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D8C784" w14:textId="77777777" w:rsidR="002A67E8" w:rsidRDefault="00FC1B6A">
      <w:pPr>
        <w:spacing w:after="300"/>
        <w:jc w:val="center"/>
      </w:pPr>
      <w:bookmarkStart w:id="0" w:name="_GoBack"/>
      <w:bookmarkEnd w:id="0"/>
      <w:r>
        <w:rPr>
          <w:b/>
          <w:bCs/>
          <w:sz w:val="30"/>
          <w:szCs w:val="30"/>
        </w:rPr>
        <w:t>TOYO Second Quarter and First Half 2026 Earnings Script</w:t>
      </w:r>
    </w:p>
    <w:p w14:paraId="2E6AB293" w14:textId="77777777" w:rsidR="002A67E8" w:rsidRDefault="00FC1B6A">
      <w:pPr>
        <w:spacing w:before="320" w:after="140"/>
      </w:pPr>
      <w:r>
        <w:rPr>
          <w:b/>
          <w:bCs/>
          <w:sz w:val="24"/>
          <w:szCs w:val="24"/>
        </w:rPr>
        <w:t>OPERATOR</w:t>
      </w:r>
    </w:p>
    <w:p w14:paraId="4E517DE7" w14:textId="77777777" w:rsidR="002A67E8" w:rsidRPr="006940A4" w:rsidRDefault="00FC1B6A">
      <w:pPr>
        <w:spacing w:after="200"/>
        <w:rPr>
          <w:sz w:val="24"/>
          <w:szCs w:val="24"/>
        </w:rPr>
      </w:pPr>
      <w:r>
        <w:rPr>
          <w:sz w:val="24"/>
          <w:szCs w:val="24"/>
        </w:rPr>
        <w:t>Good morning, and welcome to TOYO's Second Quarter and First Half 2026 Results conference call. (Operator Instructions) Please note that this call is being recorded.</w:t>
      </w:r>
    </w:p>
    <w:p w14:paraId="2757F238" w14:textId="77777777" w:rsidR="002A67E8" w:rsidRPr="006940A4" w:rsidRDefault="00FC1B6A">
      <w:pPr>
        <w:spacing w:after="200"/>
        <w:rPr>
          <w:sz w:val="24"/>
          <w:szCs w:val="24"/>
        </w:rPr>
      </w:pPr>
      <w:r>
        <w:rPr>
          <w:sz w:val="24"/>
          <w:szCs w:val="24"/>
        </w:rPr>
        <w:t>I will now turn the conference over to Crocker Coulson, Investor Relations for TOYO Co., Ltd. Mr. Coulson, the floor is yours.</w:t>
      </w:r>
    </w:p>
    <w:p w14:paraId="73F40603" w14:textId="77777777" w:rsidR="002A67E8" w:rsidRDefault="00FC1B6A">
      <w:pPr>
        <w:spacing w:before="320" w:after="140"/>
      </w:pPr>
      <w:r>
        <w:rPr>
          <w:b/>
          <w:bCs/>
          <w:sz w:val="24"/>
          <w:szCs w:val="24"/>
        </w:rPr>
        <w:t>CROCKER COULSON, INVESTOR RELATIONS</w:t>
      </w:r>
    </w:p>
    <w:p w14:paraId="73979FB7" w14:textId="77777777" w:rsidR="002A67E8" w:rsidRPr="006940A4" w:rsidRDefault="00FC1B6A">
      <w:pPr>
        <w:spacing w:after="200"/>
        <w:rPr>
          <w:sz w:val="24"/>
          <w:szCs w:val="24"/>
        </w:rPr>
      </w:pPr>
      <w:r>
        <w:rPr>
          <w:sz w:val="24"/>
          <w:szCs w:val="24"/>
        </w:rPr>
        <w:t>Thank you, Operator.</w:t>
      </w:r>
    </w:p>
    <w:p w14:paraId="1AD72EC9" w14:textId="77777777" w:rsidR="002A67E8" w:rsidRPr="006940A4" w:rsidRDefault="00FC1B6A">
      <w:pPr>
        <w:spacing w:after="200"/>
        <w:rPr>
          <w:sz w:val="24"/>
          <w:szCs w:val="24"/>
        </w:rPr>
      </w:pPr>
      <w:r>
        <w:rPr>
          <w:sz w:val="24"/>
          <w:szCs w:val="24"/>
        </w:rPr>
        <w:t>Hello, everyone, and thank you for joining us to review TOYO's Second Quarter and First Half 2026 Results. This morning, TOYO posted both the earnings release and related investor presentation to its website, investors.toyo-solar.com.</w:t>
      </w:r>
    </w:p>
    <w:p w14:paraId="4C2A9FDF" w14:textId="1778A6D2" w:rsidR="002A67E8" w:rsidRPr="006940A4" w:rsidRDefault="00FC1B6A">
      <w:pPr>
        <w:spacing w:after="200"/>
        <w:rPr>
          <w:sz w:val="24"/>
          <w:szCs w:val="24"/>
        </w:rPr>
      </w:pPr>
      <w:r>
        <w:rPr>
          <w:sz w:val="24"/>
          <w:szCs w:val="24"/>
        </w:rPr>
        <w:t xml:space="preserve">With me on the call today are Takahiko Onozuka, TOYO's Chairman and Chief Executive Officer; Rhone Resch, TOYO's Chief Strategy Officer; and Yasunari Harada, TOYO's Chief Financial Officer. </w:t>
      </w:r>
    </w:p>
    <w:p w14:paraId="1A441976" w14:textId="77777777" w:rsidR="002A67E8" w:rsidRPr="006940A4" w:rsidRDefault="00FC1B6A">
      <w:pPr>
        <w:spacing w:after="200"/>
        <w:rPr>
          <w:sz w:val="24"/>
          <w:szCs w:val="24"/>
        </w:rPr>
      </w:pPr>
      <w:r>
        <w:rPr>
          <w:sz w:val="24"/>
          <w:szCs w:val="24"/>
        </w:rPr>
        <w:t>After the prepared remarks are concluded, we will open the call for questions.</w:t>
      </w:r>
    </w:p>
    <w:p w14:paraId="4191897A" w14:textId="520A8F97" w:rsidR="002A67E8" w:rsidRPr="006940A4" w:rsidRDefault="00FC1B6A">
      <w:pPr>
        <w:spacing w:after="200"/>
        <w:rPr>
          <w:sz w:val="24"/>
          <w:szCs w:val="24"/>
        </w:rPr>
      </w:pPr>
      <w:r>
        <w:rPr>
          <w:sz w:val="24"/>
          <w:szCs w:val="24"/>
        </w:rPr>
        <w:t>Before we begin, the financial results discussed on this call for the second quarter of 2026 and the first half of 2026, and the corresponding periods of 2025, are unaudited, and some statements in this teleconference are forward-looking within the meaning of federal securities laws. Although we believe these statements are reasonable, we can give no assurance that they will prove to be accurate because they are prospective in nature.</w:t>
      </w:r>
    </w:p>
    <w:p w14:paraId="0753DD59" w14:textId="17F7885E" w:rsidR="002A67E8" w:rsidRPr="006940A4" w:rsidRDefault="00FC1B6A">
      <w:pPr>
        <w:spacing w:after="200"/>
        <w:rPr>
          <w:sz w:val="24"/>
          <w:szCs w:val="24"/>
        </w:rPr>
      </w:pPr>
      <w:r>
        <w:rPr>
          <w:sz w:val="24"/>
          <w:szCs w:val="24"/>
        </w:rPr>
        <w:t>During this call, we will also discuss certain non-GAAP financial measures, such as EBITDA and Adjusted EBITDA</w:t>
      </w:r>
      <w:commentRangeStart w:id="1"/>
      <w:ins w:id="2" w:author="Mellissak" w:date="2026-08-18T23:03:00Z">
        <w:r>
          <w:rPr>
            <w:sz w:val="24"/>
            <w:szCs w:val="24"/>
          </w:rPr>
          <w:t>, and Adjusted Net Income</w:t>
        </w:r>
        <w:commentRangeEnd w:id="1"/>
        <w:r>
          <w:rPr>
            <w:rStyle w:val="CommentReference"/>
            <w:sz w:val="24"/>
            <w:szCs w:val="24"/>
          </w:rPr>
          <w:commentReference w:id="1"/>
        </w:r>
      </w:ins>
      <w:r>
        <w:rPr>
          <w:sz w:val="24"/>
          <w:szCs w:val="24"/>
        </w:rPr>
        <w:t>. We believe these measures provide meaningful supplemental information regarding our operational performance by excluding non-cash items and one-time charges that may not be indicative of our core business. Actual results could differ materially from those we discuss today. We encourage you to review our most recent annual report on Form 20-F, 6-K and other SEC filings for risk factors that could materially impact our results.</w:t>
      </w:r>
    </w:p>
    <w:p w14:paraId="375F5282" w14:textId="77777777" w:rsidR="002A67E8" w:rsidRPr="006940A4" w:rsidRDefault="00FC1B6A">
      <w:pPr>
        <w:spacing w:after="200"/>
        <w:rPr>
          <w:sz w:val="24"/>
          <w:szCs w:val="24"/>
        </w:rPr>
      </w:pPr>
      <w:r>
        <w:rPr>
          <w:sz w:val="24"/>
          <w:szCs w:val="24"/>
        </w:rPr>
        <w:t>With those formalities out of the way, it's now my great pleasure to turn it over to Onozuka-san, TOYO's Chairman and Chief Executive Officer.</w:t>
      </w:r>
    </w:p>
    <w:p w14:paraId="5EED2163" w14:textId="77777777" w:rsidR="002A67E8" w:rsidRPr="006940A4" w:rsidRDefault="00FC1B6A">
      <w:pPr>
        <w:spacing w:after="200"/>
        <w:rPr>
          <w:sz w:val="24"/>
          <w:szCs w:val="24"/>
        </w:rPr>
      </w:pPr>
      <w:r>
        <w:rPr>
          <w:sz w:val="24"/>
          <w:szCs w:val="24"/>
        </w:rPr>
        <w:t>Onozuka-san, please go ahead.</w:t>
      </w:r>
    </w:p>
    <w:p w14:paraId="4A26BCD7" w14:textId="77777777" w:rsidR="002A67E8" w:rsidRDefault="00FC1B6A">
      <w:pPr>
        <w:spacing w:before="240" w:after="120"/>
      </w:pPr>
      <w:r>
        <w:rPr>
          <w:b/>
          <w:bCs/>
          <w:sz w:val="22"/>
          <w:szCs w:val="22"/>
        </w:rPr>
        <w:t>TOYO Operational Update</w:t>
      </w:r>
    </w:p>
    <w:p w14:paraId="4B2750D5" w14:textId="77777777" w:rsidR="002A67E8" w:rsidRDefault="00FC1B6A">
      <w:pPr>
        <w:spacing w:before="320" w:after="140"/>
      </w:pPr>
      <w:r>
        <w:rPr>
          <w:b/>
          <w:bCs/>
          <w:sz w:val="24"/>
          <w:szCs w:val="24"/>
        </w:rPr>
        <w:t>Takahiko Onozuka, Chairman and CEO</w:t>
      </w:r>
    </w:p>
    <w:p w14:paraId="3E54D538" w14:textId="77777777" w:rsidR="002A67E8" w:rsidRPr="006940A4" w:rsidRDefault="00FC1B6A">
      <w:pPr>
        <w:spacing w:after="200"/>
        <w:rPr>
          <w:sz w:val="24"/>
          <w:szCs w:val="24"/>
        </w:rPr>
      </w:pPr>
      <w:r>
        <w:rPr>
          <w:sz w:val="24"/>
          <w:szCs w:val="24"/>
        </w:rPr>
        <w:t>Thank you, Crocker.</w:t>
      </w:r>
    </w:p>
    <w:p w14:paraId="57849704" w14:textId="77777777" w:rsidR="002A67E8" w:rsidRPr="006940A4" w:rsidRDefault="00FC1B6A">
      <w:pPr>
        <w:spacing w:after="200"/>
        <w:rPr>
          <w:sz w:val="24"/>
          <w:szCs w:val="24"/>
        </w:rPr>
      </w:pPr>
      <w:r>
        <w:rPr>
          <w:sz w:val="24"/>
          <w:szCs w:val="24"/>
        </w:rPr>
        <w:t>We are very pleased with our first-half 2026 results, which reflect the continued strength of our global manufacturing platform and the growing demand we're seeing across our markets.</w:t>
      </w:r>
    </w:p>
    <w:p w14:paraId="14A24DD8" w14:textId="77777777" w:rsidR="002A67E8" w:rsidRPr="006940A4" w:rsidRDefault="00FC1B6A">
      <w:pPr>
        <w:spacing w:after="200"/>
        <w:rPr>
          <w:sz w:val="24"/>
          <w:szCs w:val="24"/>
        </w:rPr>
      </w:pPr>
      <w:r>
        <w:rPr>
          <w:sz w:val="24"/>
          <w:szCs w:val="24"/>
        </w:rPr>
        <w:t>Let me walk you through the headline numbers at a high level.</w:t>
      </w:r>
    </w:p>
    <w:p w14:paraId="319125B2" w14:textId="1CE8359F" w:rsidR="002A67E8" w:rsidRPr="006940A4" w:rsidRDefault="00FC1B6A">
      <w:pPr>
        <w:spacing w:after="200"/>
        <w:rPr>
          <w:sz w:val="24"/>
          <w:szCs w:val="24"/>
        </w:rPr>
      </w:pPr>
      <w:r>
        <w:rPr>
          <w:sz w:val="24"/>
          <w:szCs w:val="24"/>
        </w:rPr>
        <w:lastRenderedPageBreak/>
        <w:t>Revenue for the first half of 2026 was approximately $261.0 million, an increase of 87.6% year-over-year from $139.1 million in the first half of 2025. The increase was primarily driven by higher solar cell and solar module sales, together with the commencement of OEM services. Revenue from end customers in the United States increased 153.9% to approximately $210.5 million and represented 80.7% of first-half revenue.</w:t>
      </w:r>
    </w:p>
    <w:p w14:paraId="285FE96B" w14:textId="7D4BF6A2" w:rsidR="002A67E8" w:rsidRPr="006940A4" w:rsidRDefault="00FC1B6A">
      <w:pPr>
        <w:spacing w:after="200"/>
        <w:rPr>
          <w:sz w:val="24"/>
          <w:szCs w:val="24"/>
        </w:rPr>
      </w:pPr>
      <w:r>
        <w:rPr>
          <w:sz w:val="24"/>
          <w:szCs w:val="24"/>
        </w:rPr>
        <w:t>Gross margin for the first half of 2026 expanded to 32.5%, up from 16.6% in the prior-year period, reflecting expanded production capacity, improved production efficiencies, and a greater mix of higher-average-selling-price U.S. sales.</w:t>
      </w:r>
    </w:p>
    <w:p w14:paraId="028A79DA" w14:textId="4C9BD6E2" w:rsidR="002A67E8" w:rsidRPr="006940A4" w:rsidRDefault="00FC1B6A">
      <w:pPr>
        <w:spacing w:after="200"/>
        <w:rPr>
          <w:sz w:val="24"/>
          <w:szCs w:val="24"/>
        </w:rPr>
      </w:pPr>
      <w:r>
        <w:rPr>
          <w:sz w:val="24"/>
          <w:szCs w:val="24"/>
        </w:rPr>
        <w:t>Net income for the first half of 2026 was approximately $45.8 million, compared to $2.5 million in the first half of 2025. Earnings per share, basic and diluted, of $1.21 and $1.20, respectively, compared to $0.08 in the first half of 2025.</w:t>
      </w:r>
    </w:p>
    <w:p w14:paraId="15715AB8" w14:textId="54A58AC0" w:rsidR="002A67E8" w:rsidRPr="006940A4" w:rsidRDefault="00FC1B6A">
      <w:pPr>
        <w:spacing w:after="200"/>
        <w:rPr>
          <w:sz w:val="24"/>
          <w:szCs w:val="24"/>
        </w:rPr>
      </w:pPr>
      <w:r>
        <w:rPr>
          <w:sz w:val="24"/>
          <w:szCs w:val="24"/>
        </w:rPr>
        <w:t>For the second quarter of 2026, revenue was approximately $118.2 million, up 35.0% year-over-year, with net income for the second quarter of 2026 of approximately $17.4 million, compared to $6.2 million in the second quarter of last year.</w:t>
      </w:r>
    </w:p>
    <w:p w14:paraId="38B1F301" w14:textId="30746752" w:rsidR="002A67E8" w:rsidRPr="006940A4" w:rsidRDefault="00FC1B6A">
      <w:pPr>
        <w:spacing w:after="200"/>
        <w:rPr>
          <w:sz w:val="24"/>
          <w:szCs w:val="24"/>
        </w:rPr>
      </w:pPr>
      <w:r>
        <w:rPr>
          <w:sz w:val="24"/>
          <w:szCs w:val="24"/>
        </w:rPr>
        <w:t xml:space="preserve">The recent Section 232 determination by the Trump Administration on polysilicon and its derivatives is, on balance, a positive development for TOYO and for U.S. solar manufacturing. In the U.S. market, we expect it to support stronger module pricing, and we anticipate that solar cells produced at our Ethiopia facility will be eligible for relief under the framework now taking shape </w:t>
      </w:r>
      <w:commentRangeStart w:id="4"/>
      <w:r>
        <w:rPr>
          <w:color w:val="EE0000"/>
          <w:sz w:val="24"/>
          <w:szCs w:val="24"/>
        </w:rPr>
        <w:t xml:space="preserve">[CONFIRM]. </w:t>
      </w:r>
      <w:commentRangeEnd w:id="4"/>
      <w:r>
        <w:rPr>
          <w:rStyle w:val="CommentReference"/>
          <w:sz w:val="24"/>
          <w:szCs w:val="24"/>
        </w:rPr>
        <w:commentReference w:id="4"/>
      </w:r>
      <w:r>
        <w:rPr>
          <w:sz w:val="24"/>
          <w:szCs w:val="24"/>
        </w:rPr>
        <w:t>We are engaged with the Department of Commerce as those terms are finalized, so while we are optimistic about the net effect on our second-half and year end 2026 results, we are not yet in a position to quantify it. We will provide further updates as more clarity emerges.</w:t>
      </w:r>
    </w:p>
    <w:p w14:paraId="0AFE2952" w14:textId="5115DDC3" w:rsidR="002A67E8" w:rsidRPr="006940A4" w:rsidRDefault="00FC1B6A" w:rsidP="009C7935">
      <w:pPr>
        <w:spacing w:after="200"/>
        <w:rPr>
          <w:sz w:val="24"/>
          <w:szCs w:val="24"/>
        </w:rPr>
      </w:pPr>
      <w:commentRangeStart w:id="5"/>
      <w:r>
        <w:rPr>
          <w:sz w:val="24"/>
          <w:szCs w:val="24"/>
        </w:rPr>
        <w:t>As you'll see in our results, trade policy uncertainty also affected the pace of some shipments from our Ethiopia facility during the quarter. Rhone will speak to that in a moment, but I want to be clear up front that this reflects a timing issue tied to an active regulatory process and, in our view, not a change in underlying customer demand.</w:t>
      </w:r>
      <w:commentRangeEnd w:id="5"/>
      <w:r>
        <w:rPr>
          <w:rStyle w:val="CommentReference"/>
          <w:sz w:val="24"/>
          <w:szCs w:val="24"/>
        </w:rPr>
        <w:commentReference w:id="5"/>
      </w:r>
    </w:p>
    <w:p w14:paraId="5383E33D" w14:textId="304F0E9A" w:rsidR="002A67E8" w:rsidRPr="006940A4" w:rsidRDefault="00FC1B6A">
      <w:pPr>
        <w:spacing w:after="200"/>
        <w:rPr>
          <w:sz w:val="24"/>
          <w:szCs w:val="24"/>
        </w:rPr>
      </w:pPr>
      <w:r>
        <w:rPr>
          <w:sz w:val="24"/>
          <w:szCs w:val="24"/>
        </w:rPr>
        <w:t>At the same time, we're excited to move forward with the expansion of our heterojunction, or HJT, solar cell capacity in Humble, Texas — a project we believe will be crucial not just for TOYO, but for the broader push to build a secure, competitive U.S. solar manufacturing base. I will now turn the call over to our CSO, Rhone Resch, to walk through that project in more detail, along with our broader strategy and the policy environment.</w:t>
      </w:r>
    </w:p>
    <w:p w14:paraId="05B17AB3" w14:textId="77777777" w:rsidR="002A67E8" w:rsidRDefault="00FC1B6A">
      <w:pPr>
        <w:spacing w:before="320" w:after="140"/>
      </w:pPr>
      <w:r>
        <w:rPr>
          <w:b/>
          <w:bCs/>
          <w:sz w:val="24"/>
          <w:szCs w:val="24"/>
        </w:rPr>
        <w:t>Rhone Resch, CSO</w:t>
      </w:r>
    </w:p>
    <w:p w14:paraId="04BCC8D9" w14:textId="77777777" w:rsidR="002A67E8" w:rsidRPr="006940A4" w:rsidRDefault="00FC1B6A">
      <w:pPr>
        <w:spacing w:after="200"/>
        <w:rPr>
          <w:sz w:val="24"/>
          <w:szCs w:val="24"/>
        </w:rPr>
      </w:pPr>
      <w:r>
        <w:rPr>
          <w:sz w:val="24"/>
          <w:szCs w:val="24"/>
        </w:rPr>
        <w:t>Thank you, Onozuka-san. Good morning, everyone.</w:t>
      </w:r>
    </w:p>
    <w:p w14:paraId="5971D990" w14:textId="77777777" w:rsidR="002A67E8" w:rsidRPr="006940A4" w:rsidRDefault="00FC1B6A">
      <w:pPr>
        <w:spacing w:after="200"/>
        <w:rPr>
          <w:sz w:val="24"/>
          <w:szCs w:val="24"/>
        </w:rPr>
      </w:pPr>
      <w:r>
        <w:rPr>
          <w:sz w:val="24"/>
          <w:szCs w:val="24"/>
        </w:rPr>
        <w:t>I'd like to spend a bit more time today on a few things: the Section 232 policy environment, a related trade matter I want to address directly, our HJT cell expansion in Humble, Texas, and where all of this fits into our broader U.S. manufacturing strategy.</w:t>
      </w:r>
    </w:p>
    <w:p w14:paraId="7FB45402" w14:textId="77777777" w:rsidR="002A67E8" w:rsidRPr="006940A4" w:rsidRDefault="00FC1B6A">
      <w:pPr>
        <w:spacing w:before="240" w:after="120"/>
        <w:rPr>
          <w:sz w:val="24"/>
          <w:szCs w:val="24"/>
        </w:rPr>
      </w:pPr>
      <w:r>
        <w:rPr>
          <w:b/>
          <w:bCs/>
          <w:sz w:val="24"/>
          <w:szCs w:val="24"/>
        </w:rPr>
        <w:t>Section 232 and the Policy Environment</w:t>
      </w:r>
    </w:p>
    <w:p w14:paraId="4407C3BE" w14:textId="77777777" w:rsidR="002A67E8" w:rsidRPr="006940A4" w:rsidRDefault="00FC1B6A">
      <w:pPr>
        <w:spacing w:after="200"/>
        <w:rPr>
          <w:sz w:val="24"/>
          <w:szCs w:val="24"/>
        </w:rPr>
      </w:pPr>
      <w:r>
        <w:rPr>
          <w:sz w:val="24"/>
          <w:szCs w:val="24"/>
        </w:rPr>
        <w:t>As many of you know, the Section 232 investigation originally focused on polysilicon, but was expanded to cover the full stack — ingots, wafers, cells, and modules. That determination has now been made, and it's a significant development for the entire U.S. solar industry, not just for TOYO.</w:t>
      </w:r>
    </w:p>
    <w:p w14:paraId="78ED22F7" w14:textId="07DDFED0" w:rsidR="002A67E8" w:rsidRPr="006940A4" w:rsidRDefault="00FC1B6A">
      <w:pPr>
        <w:spacing w:after="200"/>
        <w:rPr>
          <w:sz w:val="24"/>
          <w:szCs w:val="24"/>
        </w:rPr>
      </w:pPr>
      <w:r>
        <w:rPr>
          <w:sz w:val="24"/>
          <w:szCs w:val="24"/>
        </w:rPr>
        <w:lastRenderedPageBreak/>
        <w:t>TOYO supports building a secure, competitive American solar supply chain, and we're putting capital behind it. We are engaged with the Department of Commerce as it develops the implementing framework, including provisions that could support continued U.S. investment during the transition. Based on these discussions, we believe that TOYO is exceptionally well aligned with the priorities of the Trump Administration, including bringing the next generation of high-performance commercial scale solar cells onshore, bolstering demand for domestic polysilicon, and potential upstream investments in areas where the U.S. solar supply chain has a significant deficit and where TOYO brings unique experience and capabilities for a Non-Foreign Entity of Concern</w:t>
      </w:r>
      <w:r>
        <w:rPr>
          <w:rFonts w:hint="eastAsia"/>
          <w:sz w:val="24"/>
          <w:szCs w:val="24"/>
        </w:rPr>
        <w:t xml:space="preserve">, or </w:t>
      </w:r>
      <w:r>
        <w:rPr>
          <w:sz w:val="24"/>
          <w:szCs w:val="24"/>
        </w:rPr>
        <w:t>non-FEOC, proven supplier. Those discussions are ongoing, and we expect to have more clarity in the coming months.</w:t>
      </w:r>
    </w:p>
    <w:p w14:paraId="3C6360DB" w14:textId="0009D1DB" w:rsidR="002A67E8" w:rsidRPr="006940A4" w:rsidRDefault="00FC1B6A">
      <w:pPr>
        <w:spacing w:after="200"/>
        <w:rPr>
          <w:sz w:val="24"/>
          <w:szCs w:val="24"/>
        </w:rPr>
      </w:pPr>
      <w:r>
        <w:rPr>
          <w:sz w:val="24"/>
          <w:szCs w:val="24"/>
        </w:rPr>
        <w:t>Separately, TOYO welcomed the Section 232 determination on polysilicon, and reaffirmed our commitment to the $357 million HJT facility investment that I'll describe in a moment. We view this policy direction as validating the strategy we've been pursuing for some time — building a transparent, non-FEOC, allied-nation supply chain here in the United States.</w:t>
      </w:r>
    </w:p>
    <w:p w14:paraId="4B87869A" w14:textId="7AA56C69" w:rsidR="002A67E8" w:rsidRPr="006940A4" w:rsidRDefault="00FC1B6A">
      <w:pPr>
        <w:spacing w:before="240" w:after="120"/>
        <w:rPr>
          <w:sz w:val="24"/>
          <w:szCs w:val="24"/>
        </w:rPr>
      </w:pPr>
      <w:r>
        <w:rPr>
          <w:b/>
          <w:bCs/>
          <w:sz w:val="24"/>
          <w:szCs w:val="24"/>
        </w:rPr>
        <w:t xml:space="preserve">Ethiopia Anti-Circumvention Inquiry </w:t>
      </w:r>
    </w:p>
    <w:p w14:paraId="2943A201" w14:textId="77777777" w:rsidR="002A67E8" w:rsidRPr="006940A4" w:rsidRDefault="00FC1B6A">
      <w:pPr>
        <w:spacing w:after="200"/>
        <w:rPr>
          <w:sz w:val="24"/>
          <w:szCs w:val="24"/>
        </w:rPr>
      </w:pPr>
      <w:r>
        <w:rPr>
          <w:sz w:val="24"/>
          <w:szCs w:val="24"/>
        </w:rPr>
        <w:t>I also want to address a related trade matter directly, since I know it's on some of your minds. In July, the Department of Commerce initiated an anti-circumvention inquiry looking at whether certain Ethiopia-origin solar cells are being used to circumvent existing antidumping and countervailing duty orders on Chinese-origin cells. TOYO is named in that inquiry, along with one other Ethiopian producer.</w:t>
      </w:r>
    </w:p>
    <w:p w14:paraId="22AAD4F6" w14:textId="7CA051E5" w:rsidR="002A67E8" w:rsidRPr="006940A4" w:rsidRDefault="00FC1B6A">
      <w:pPr>
        <w:spacing w:after="200"/>
        <w:rPr>
          <w:sz w:val="24"/>
          <w:szCs w:val="24"/>
        </w:rPr>
      </w:pPr>
      <w:commentRangeStart w:id="6"/>
      <w:r>
        <w:rPr>
          <w:sz w:val="24"/>
          <w:szCs w:val="24"/>
        </w:rPr>
        <w:t>Our position on this has been consistent, and I'll restate it here: our current Ethiopian production does not use any Chinese-origin wafers. For this current production, our polysilicon is sourced from non-Chinese suppliers — from Korean-owned OCI Company Ltd, with production in Malaysia, and, more recently, in the majority, from a U.S.-based polysilicon supplier. Our facility in Ethiopia employs approximately 1,800 people running a complete wafer-to-cell manufacturing process  — this is substantial manufacturing, not minimal pass-through assembly. We intend to demonstrate that fully to the Commerce Department as this inquiry proceeds, and we'll share more as we're able to.</w:t>
      </w:r>
      <w:commentRangeEnd w:id="6"/>
      <w:r>
        <w:rPr>
          <w:rStyle w:val="CommentReference"/>
          <w:sz w:val="24"/>
          <w:szCs w:val="24"/>
        </w:rPr>
        <w:commentReference w:id="6"/>
      </w:r>
    </w:p>
    <w:p w14:paraId="5FFA306C" w14:textId="77777777" w:rsidR="002A67E8" w:rsidRPr="006940A4" w:rsidRDefault="00FC1B6A">
      <w:pPr>
        <w:spacing w:before="240" w:after="120"/>
        <w:rPr>
          <w:sz w:val="24"/>
          <w:szCs w:val="24"/>
        </w:rPr>
      </w:pPr>
      <w:r>
        <w:rPr>
          <w:b/>
          <w:bCs/>
          <w:sz w:val="24"/>
          <w:szCs w:val="24"/>
        </w:rPr>
        <w:t>HJT Cell Expansion — Humble, Texas</w:t>
      </w:r>
    </w:p>
    <w:p w14:paraId="1C207B53" w14:textId="0F6B4FE5" w:rsidR="002A67E8" w:rsidRPr="006940A4" w:rsidRDefault="00FC1B6A">
      <w:pPr>
        <w:spacing w:after="200"/>
        <w:rPr>
          <w:sz w:val="24"/>
          <w:szCs w:val="24"/>
        </w:rPr>
      </w:pPr>
      <w:r>
        <w:rPr>
          <w:sz w:val="24"/>
          <w:szCs w:val="24"/>
        </w:rPr>
        <w:t>Turning to our HJT project: we are investing $357 million in a new advanced heterojunction, or HJT, solar cell facility in Humble, Texas. HJT is one of the highest-efficiency solar cell technologies available today, and this facility is designed for approximately 1.5 gigawatts of annual production capacity once complete.</w:t>
      </w:r>
    </w:p>
    <w:p w14:paraId="2527DBB2" w14:textId="5C3994EA" w:rsidR="002A67E8" w:rsidRPr="006940A4" w:rsidRDefault="00FC1B6A">
      <w:pPr>
        <w:spacing w:after="200"/>
        <w:rPr>
          <w:sz w:val="24"/>
          <w:szCs w:val="24"/>
        </w:rPr>
      </w:pPr>
      <w:r>
        <w:rPr>
          <w:sz w:val="24"/>
          <w:szCs w:val="24"/>
        </w:rPr>
        <w:t xml:space="preserve">We are targeting a 20-month construction timeline, with pilot production targeted for the </w:t>
      </w:r>
      <w:commentRangeStart w:id="7"/>
      <w:r>
        <w:rPr>
          <w:sz w:val="24"/>
          <w:szCs w:val="24"/>
        </w:rPr>
        <w:t>first quarter of 2028</w:t>
      </w:r>
      <w:commentRangeEnd w:id="7"/>
      <w:r>
        <w:rPr>
          <w:rStyle w:val="CommentReference"/>
          <w:sz w:val="24"/>
          <w:szCs w:val="24"/>
        </w:rPr>
        <w:commentReference w:id="7"/>
      </w:r>
      <w:r>
        <w:rPr>
          <w:sz w:val="24"/>
          <w:szCs w:val="24"/>
        </w:rPr>
        <w:t>. At full operation, we expect this facility to create approximately 400 direct manufacturing jobs, in addition to construction and supplier jobs during the build-out.</w:t>
      </w:r>
    </w:p>
    <w:p w14:paraId="05240C84" w14:textId="22EB3E4B" w:rsidR="002A67E8" w:rsidRPr="006940A4" w:rsidRDefault="00FC1B6A">
      <w:pPr>
        <w:spacing w:after="200"/>
        <w:rPr>
          <w:sz w:val="24"/>
          <w:szCs w:val="24"/>
        </w:rPr>
      </w:pPr>
      <w:r>
        <w:rPr>
          <w:sz w:val="24"/>
          <w:szCs w:val="24"/>
        </w:rPr>
        <w:t>This project is progressing as planned. We have the equipment secured and are advancing through the permitting process and are finalizing contractor agreements. We look forward to providing additional construction and milestone updates as we move further into execution.</w:t>
      </w:r>
    </w:p>
    <w:p w14:paraId="5300D70E" w14:textId="77777777" w:rsidR="002A67E8" w:rsidRPr="006940A4" w:rsidRDefault="00FC1B6A">
      <w:pPr>
        <w:spacing w:before="240" w:after="120"/>
        <w:rPr>
          <w:sz w:val="24"/>
          <w:szCs w:val="24"/>
        </w:rPr>
      </w:pPr>
      <w:r>
        <w:rPr>
          <w:b/>
          <w:bCs/>
          <w:sz w:val="24"/>
          <w:szCs w:val="24"/>
        </w:rPr>
        <w:t>Broader U.S. Manufacturing Strategy</w:t>
      </w:r>
    </w:p>
    <w:p w14:paraId="62470947" w14:textId="2725FB7E" w:rsidR="002A67E8" w:rsidRPr="006940A4" w:rsidRDefault="00FC1B6A">
      <w:pPr>
        <w:spacing w:after="200"/>
        <w:rPr>
          <w:sz w:val="24"/>
          <w:szCs w:val="24"/>
        </w:rPr>
      </w:pPr>
      <w:r>
        <w:rPr>
          <w:sz w:val="24"/>
          <w:szCs w:val="24"/>
        </w:rPr>
        <w:t xml:space="preserve">Stepping back, our U.S. solar module manufacturing capacity in Houston remains on track toward 2 gigawatts coming online next month in September, building on the 1 gigawatt already operating today. Combined with our planned 1.5 gigawatts of HJT solar cell capacity in Humble, TOYO is building a U.S. manufacturing platform that spans modules, cells, and beyond — a meaningful and differentiated integrated footprint here in the United States, and one we intend to keep expanding. We are holding an </w:t>
      </w:r>
      <w:r>
        <w:rPr>
          <w:sz w:val="24"/>
          <w:szCs w:val="24"/>
        </w:rPr>
        <w:lastRenderedPageBreak/>
        <w:t>analyst day onsite at our Humble facility on October 6</w:t>
      </w:r>
      <w:r>
        <w:rPr>
          <w:sz w:val="24"/>
          <w:szCs w:val="24"/>
          <w:vertAlign w:val="superscript"/>
        </w:rPr>
        <w:t>th</w:t>
      </w:r>
      <w:r>
        <w:rPr>
          <w:sz w:val="24"/>
          <w:szCs w:val="24"/>
        </w:rPr>
        <w:t xml:space="preserve"> and we encourage all interested investors to come visit. </w:t>
      </w:r>
    </w:p>
    <w:p w14:paraId="5A3BD6C9" w14:textId="0663E3EE" w:rsidR="002A67E8" w:rsidRPr="006940A4" w:rsidRDefault="00FC1B6A">
      <w:pPr>
        <w:spacing w:after="200"/>
        <w:rPr>
          <w:sz w:val="24"/>
          <w:szCs w:val="24"/>
        </w:rPr>
      </w:pPr>
      <w:r>
        <w:rPr>
          <w:sz w:val="24"/>
          <w:szCs w:val="24"/>
        </w:rPr>
        <w:t>We’re also pleased to share that, based on a third-party compliance analysis announced on July 21</w:t>
      </w:r>
      <w:r>
        <w:rPr>
          <w:sz w:val="24"/>
          <w:szCs w:val="24"/>
          <w:vertAlign w:val="superscript"/>
        </w:rPr>
        <w:t>st</w:t>
      </w:r>
      <w:r>
        <w:rPr>
          <w:sz w:val="24"/>
          <w:szCs w:val="24"/>
        </w:rPr>
        <w:t>, our U.S. subsidiary, Toyo Solar Texas LLC, expects to qualify for Section 45X Advanced Manufacturing Production Credits for the tax year 2025 — another proof point for the value of the investments we've been making in U.S. manufacturing. And we are in the process of obtaining a similar third-party tax compliance report covering our 2026 tax credits</w:t>
      </w:r>
      <w:del w:id="8" w:author="Mellissak" w:date="2026-08-18T23:03:00Z">
        <w:r>
          <w:rPr>
            <w:sz w:val="24"/>
            <w:szCs w:val="24"/>
          </w:rPr>
          <w:delText xml:space="preserve">, </w:delText>
        </w:r>
        <w:commentRangeStart w:id="9"/>
        <w:r>
          <w:rPr>
            <w:sz w:val="24"/>
            <w:szCs w:val="24"/>
          </w:rPr>
          <w:delText>which we expect to be valued in the tens of millions of dollars</w:delText>
        </w:r>
      </w:del>
      <w:commentRangeEnd w:id="9"/>
      <w:r>
        <w:rPr>
          <w:rStyle w:val="CommentReference"/>
        </w:rPr>
        <w:commentReference w:id="9"/>
      </w:r>
      <w:r>
        <w:rPr>
          <w:sz w:val="24"/>
          <w:szCs w:val="24"/>
        </w:rPr>
        <w:t>.</w:t>
      </w:r>
    </w:p>
    <w:p w14:paraId="44ABCFBC" w14:textId="4AF6001C" w:rsidR="002A67E8" w:rsidRPr="006940A4" w:rsidRDefault="00FC1B6A">
      <w:pPr>
        <w:spacing w:after="200"/>
        <w:rPr>
          <w:sz w:val="24"/>
          <w:szCs w:val="24"/>
        </w:rPr>
      </w:pPr>
      <w:r>
        <w:rPr>
          <w:sz w:val="24"/>
          <w:szCs w:val="24"/>
        </w:rPr>
        <w:t>As a company backed by one of America's closest allies, we believe TOYO is well positioned to be a long-term partner in rebuilding advanced solar manufacturing capability here in the United States. Our brand position of “Engineered in Japan. Built in America” is one that resonated well with the current Administration and elected officials of both parties. We're building this step by step, and we look forward to providing further updates as we progress.</w:t>
      </w:r>
    </w:p>
    <w:p w14:paraId="0E4D3CA9" w14:textId="77777777" w:rsidR="002A67E8" w:rsidRPr="006940A4" w:rsidRDefault="00FC1B6A">
      <w:pPr>
        <w:spacing w:after="200"/>
        <w:rPr>
          <w:sz w:val="24"/>
          <w:szCs w:val="24"/>
        </w:rPr>
      </w:pPr>
      <w:r>
        <w:rPr>
          <w:sz w:val="24"/>
          <w:szCs w:val="24"/>
        </w:rPr>
        <w:t>I will now turn the call over to our CFO, Yasunari Harada, to review our financial results in more detail.</w:t>
      </w:r>
    </w:p>
    <w:p w14:paraId="441CDF4F" w14:textId="77777777" w:rsidR="002A67E8" w:rsidRPr="006940A4" w:rsidRDefault="00FC1B6A">
      <w:pPr>
        <w:spacing w:before="320" w:after="140"/>
        <w:rPr>
          <w:sz w:val="24"/>
          <w:szCs w:val="24"/>
        </w:rPr>
      </w:pPr>
      <w:r>
        <w:rPr>
          <w:b/>
          <w:bCs/>
          <w:sz w:val="24"/>
          <w:szCs w:val="24"/>
        </w:rPr>
        <w:t>Yasunari Harada, CFO</w:t>
      </w:r>
    </w:p>
    <w:p w14:paraId="22AFB138" w14:textId="77777777" w:rsidR="002A67E8" w:rsidRPr="006940A4" w:rsidRDefault="00FC1B6A">
      <w:pPr>
        <w:spacing w:after="200"/>
        <w:rPr>
          <w:sz w:val="24"/>
          <w:szCs w:val="24"/>
        </w:rPr>
      </w:pPr>
      <w:r>
        <w:rPr>
          <w:sz w:val="24"/>
          <w:szCs w:val="24"/>
        </w:rPr>
        <w:t>Thank you, Rhone.</w:t>
      </w:r>
    </w:p>
    <w:p w14:paraId="492E6AD0" w14:textId="77777777" w:rsidR="002A67E8" w:rsidRPr="006940A4" w:rsidRDefault="00FC1B6A">
      <w:pPr>
        <w:spacing w:after="200"/>
        <w:rPr>
          <w:sz w:val="24"/>
          <w:szCs w:val="24"/>
        </w:rPr>
      </w:pPr>
      <w:r>
        <w:rPr>
          <w:sz w:val="24"/>
          <w:szCs w:val="24"/>
        </w:rPr>
        <w:t>Before I begin, I'd like to say that I'm very glad to be joining today's call — this is my first earnings call since joining TOYO as CFO on July 1st, and I look forward to getting to know many of you on the line.</w:t>
      </w:r>
    </w:p>
    <w:p w14:paraId="14C4939E" w14:textId="77777777" w:rsidR="002A67E8" w:rsidRPr="006940A4" w:rsidRDefault="00FC1B6A">
      <w:pPr>
        <w:spacing w:before="240" w:after="120"/>
        <w:rPr>
          <w:sz w:val="24"/>
          <w:szCs w:val="24"/>
        </w:rPr>
      </w:pPr>
      <w:r>
        <w:rPr>
          <w:b/>
          <w:bCs/>
          <w:sz w:val="24"/>
          <w:szCs w:val="24"/>
        </w:rPr>
        <w:t>Financial Performance</w:t>
      </w:r>
    </w:p>
    <w:p w14:paraId="545FD702" w14:textId="0C9D353A" w:rsidR="002A67E8" w:rsidRPr="006940A4" w:rsidRDefault="00FC1B6A">
      <w:pPr>
        <w:spacing w:after="200"/>
        <w:rPr>
          <w:sz w:val="24"/>
          <w:szCs w:val="24"/>
        </w:rPr>
      </w:pPr>
      <w:r>
        <w:rPr>
          <w:sz w:val="24"/>
          <w:szCs w:val="24"/>
        </w:rPr>
        <w:t xml:space="preserve">Let me start with the second quarter of 2026. </w:t>
      </w:r>
      <w:r>
        <w:rPr>
          <w:b/>
          <w:bCs/>
          <w:sz w:val="24"/>
          <w:szCs w:val="24"/>
        </w:rPr>
        <w:t>Revenue</w:t>
      </w:r>
      <w:r>
        <w:rPr>
          <w:sz w:val="24"/>
          <w:szCs w:val="24"/>
        </w:rPr>
        <w:t xml:space="preserve"> for Q2 2026 was approximately $118.2 million, representing year-over-year growth of 35.0% from $87.6 million in Q2 2025. The increase was primarily driven by </w:t>
      </w:r>
      <w:r>
        <w:rPr>
          <w:rFonts w:hint="eastAsia"/>
          <w:sz w:val="24"/>
          <w:szCs w:val="24"/>
        </w:rPr>
        <w:t>increased</w:t>
      </w:r>
      <w:r>
        <w:rPr>
          <w:sz w:val="24"/>
          <w:szCs w:val="24"/>
        </w:rPr>
        <w:t xml:space="preserve"> solar module </w:t>
      </w:r>
      <w:r>
        <w:rPr>
          <w:rFonts w:hint="eastAsia"/>
          <w:sz w:val="24"/>
          <w:szCs w:val="24"/>
        </w:rPr>
        <w:t>sales and</w:t>
      </w:r>
      <w:r>
        <w:rPr>
          <w:sz w:val="24"/>
          <w:szCs w:val="24"/>
        </w:rPr>
        <w:t xml:space="preserve"> OEM service</w:t>
      </w:r>
      <w:r>
        <w:rPr>
          <w:rFonts w:hint="eastAsia"/>
          <w:sz w:val="24"/>
          <w:szCs w:val="24"/>
        </w:rPr>
        <w:t xml:space="preserve"> revenue</w:t>
      </w:r>
      <w:r>
        <w:rPr>
          <w:sz w:val="24"/>
          <w:szCs w:val="24"/>
        </w:rPr>
        <w:t xml:space="preserve">, partially offset by </w:t>
      </w:r>
      <w:r>
        <w:rPr>
          <w:rFonts w:hint="eastAsia"/>
          <w:sz w:val="24"/>
          <w:szCs w:val="24"/>
        </w:rPr>
        <w:t>lower</w:t>
      </w:r>
      <w:r>
        <w:rPr>
          <w:sz w:val="24"/>
          <w:szCs w:val="24"/>
        </w:rPr>
        <w:t xml:space="preserve"> solar</w:t>
      </w:r>
      <w:r>
        <w:rPr>
          <w:rFonts w:hint="eastAsia"/>
          <w:sz w:val="24"/>
          <w:szCs w:val="24"/>
        </w:rPr>
        <w:t xml:space="preserve"> </w:t>
      </w:r>
      <w:r>
        <w:rPr>
          <w:sz w:val="24"/>
          <w:szCs w:val="24"/>
        </w:rPr>
        <w:t xml:space="preserve">cell </w:t>
      </w:r>
      <w:r>
        <w:rPr>
          <w:rFonts w:hint="eastAsia"/>
          <w:sz w:val="24"/>
          <w:szCs w:val="24"/>
        </w:rPr>
        <w:t>sales during the quarter</w:t>
      </w:r>
      <w:r>
        <w:rPr>
          <w:sz w:val="24"/>
          <w:szCs w:val="24"/>
        </w:rPr>
        <w:t>.</w:t>
      </w:r>
    </w:p>
    <w:p w14:paraId="7BC853EB" w14:textId="77777777" w:rsidR="002A67E8" w:rsidRPr="006940A4" w:rsidRDefault="00FC1B6A">
      <w:pPr>
        <w:spacing w:after="200"/>
        <w:rPr>
          <w:sz w:val="24"/>
          <w:szCs w:val="24"/>
        </w:rPr>
      </w:pPr>
      <w:r>
        <w:rPr>
          <w:b/>
          <w:bCs/>
          <w:sz w:val="24"/>
          <w:szCs w:val="24"/>
        </w:rPr>
        <w:t>Cost of revenues</w:t>
      </w:r>
      <w:r>
        <w:rPr>
          <w:sz w:val="24"/>
          <w:szCs w:val="24"/>
        </w:rPr>
        <w:t xml:space="preserve"> was approximately $81.2 million in Q2 2026, compared to $69.3 million in Q2 2025.</w:t>
      </w:r>
    </w:p>
    <w:p w14:paraId="4F4869AA" w14:textId="77777777" w:rsidR="002A67E8" w:rsidRPr="006940A4" w:rsidRDefault="00FC1B6A">
      <w:pPr>
        <w:spacing w:after="200"/>
        <w:rPr>
          <w:sz w:val="24"/>
          <w:szCs w:val="24"/>
        </w:rPr>
      </w:pPr>
      <w:r>
        <w:rPr>
          <w:b/>
          <w:bCs/>
          <w:sz w:val="24"/>
          <w:szCs w:val="24"/>
        </w:rPr>
        <w:t>Gross profit</w:t>
      </w:r>
      <w:r>
        <w:rPr>
          <w:sz w:val="24"/>
          <w:szCs w:val="24"/>
        </w:rPr>
        <w:t xml:space="preserve"> was approximately $37.0 million — an increase of 102.2% from $18.3 million in Q2 2025.</w:t>
      </w:r>
    </w:p>
    <w:p w14:paraId="280A6C03" w14:textId="20934900" w:rsidR="002A67E8" w:rsidRPr="006940A4" w:rsidRDefault="00FC1B6A">
      <w:pPr>
        <w:spacing w:after="200"/>
        <w:rPr>
          <w:sz w:val="24"/>
          <w:szCs w:val="24"/>
        </w:rPr>
      </w:pPr>
      <w:r>
        <w:rPr>
          <w:b/>
          <w:bCs/>
          <w:sz w:val="24"/>
          <w:szCs w:val="24"/>
        </w:rPr>
        <w:t>Gross margin</w:t>
      </w:r>
      <w:r>
        <w:rPr>
          <w:sz w:val="24"/>
          <w:szCs w:val="24"/>
        </w:rPr>
        <w:t xml:space="preserve"> improved to 31.3% in Q2 2026 from 20.9% in Q2 2025.</w:t>
      </w:r>
    </w:p>
    <w:p w14:paraId="32DE6CFB" w14:textId="0DC3A246" w:rsidR="002A67E8" w:rsidRPr="007E2746" w:rsidRDefault="00FC1B6A">
      <w:pPr>
        <w:spacing w:after="200"/>
        <w:rPr>
          <w:sz w:val="24"/>
          <w:szCs w:val="24"/>
        </w:rPr>
      </w:pPr>
      <w:r>
        <w:rPr>
          <w:sz w:val="24"/>
          <w:szCs w:val="24"/>
        </w:rPr>
        <w:t xml:space="preserve">Total </w:t>
      </w:r>
      <w:r>
        <w:rPr>
          <w:b/>
          <w:bCs/>
          <w:sz w:val="24"/>
          <w:szCs w:val="24"/>
        </w:rPr>
        <w:t>operating expenses</w:t>
      </w:r>
      <w:r>
        <w:rPr>
          <w:sz w:val="24"/>
          <w:szCs w:val="24"/>
        </w:rPr>
        <w:t xml:space="preserve"> for Q2 2026 were approximately $14.4 million, compared to $7.3 million in Q2 2025 — including $1.6 million in </w:t>
      </w:r>
      <w:r>
        <w:rPr>
          <w:b/>
          <w:bCs/>
          <w:sz w:val="24"/>
          <w:szCs w:val="24"/>
        </w:rPr>
        <w:t>selling and marketing</w:t>
      </w:r>
      <w:r>
        <w:rPr>
          <w:sz w:val="24"/>
          <w:szCs w:val="24"/>
        </w:rPr>
        <w:t xml:space="preserve"> expenses for Q2 2026, compared to $2.1 million for Q2 2025, and $12.8 million in </w:t>
      </w:r>
      <w:r>
        <w:rPr>
          <w:b/>
          <w:bCs/>
          <w:sz w:val="24"/>
          <w:szCs w:val="24"/>
        </w:rPr>
        <w:t xml:space="preserve">general and administrative expenses </w:t>
      </w:r>
      <w:r>
        <w:rPr>
          <w:sz w:val="24"/>
          <w:szCs w:val="24"/>
        </w:rPr>
        <w:t>for Q2 2026, compared to $5.3 million for Q2 2025.</w:t>
      </w:r>
    </w:p>
    <w:p w14:paraId="1A07B460" w14:textId="77777777" w:rsidR="002A67E8" w:rsidRPr="006940A4" w:rsidRDefault="00FC1B6A">
      <w:pPr>
        <w:spacing w:after="200"/>
        <w:rPr>
          <w:sz w:val="24"/>
          <w:szCs w:val="24"/>
        </w:rPr>
      </w:pPr>
      <w:r>
        <w:rPr>
          <w:b/>
          <w:bCs/>
          <w:sz w:val="24"/>
          <w:szCs w:val="24"/>
        </w:rPr>
        <w:t>Net income</w:t>
      </w:r>
      <w:r>
        <w:rPr>
          <w:sz w:val="24"/>
          <w:szCs w:val="24"/>
        </w:rPr>
        <w:t xml:space="preserve"> for Q2 2026 was approximately $17.4 million, compared to $6.2 million in Q2 2025.</w:t>
      </w:r>
    </w:p>
    <w:p w14:paraId="349F7C86" w14:textId="5DCFABD4" w:rsidR="002A67E8" w:rsidRPr="006940A4" w:rsidRDefault="00FC1B6A">
      <w:pPr>
        <w:spacing w:after="200"/>
        <w:rPr>
          <w:sz w:val="24"/>
          <w:szCs w:val="24"/>
        </w:rPr>
      </w:pPr>
      <w:r>
        <w:rPr>
          <w:b/>
          <w:bCs/>
          <w:sz w:val="24"/>
          <w:szCs w:val="24"/>
        </w:rPr>
        <w:t>Earnings per share</w:t>
      </w:r>
      <w:r>
        <w:rPr>
          <w:sz w:val="24"/>
          <w:szCs w:val="24"/>
        </w:rPr>
        <w:t>, basic and diluted, for Q2 2026 was $0.46 and $0.45, respectively, compared to $0.16 for both basic and diluted in Q2 2025.</w:t>
      </w:r>
    </w:p>
    <w:p w14:paraId="6578FC9D" w14:textId="77777777" w:rsidR="002A67E8" w:rsidRPr="006940A4" w:rsidRDefault="00FC1B6A">
      <w:pPr>
        <w:spacing w:after="200"/>
        <w:rPr>
          <w:sz w:val="24"/>
          <w:szCs w:val="24"/>
        </w:rPr>
      </w:pPr>
      <w:r>
        <w:rPr>
          <w:sz w:val="24"/>
          <w:szCs w:val="24"/>
        </w:rPr>
        <w:t>Turning to the first half of 2026:</w:t>
      </w:r>
    </w:p>
    <w:p w14:paraId="64B4053C" w14:textId="454AEB83" w:rsidR="002A67E8" w:rsidRPr="006940A4" w:rsidRDefault="00FC1B6A">
      <w:pPr>
        <w:spacing w:after="200"/>
        <w:rPr>
          <w:sz w:val="24"/>
          <w:szCs w:val="24"/>
        </w:rPr>
      </w:pPr>
      <w:r>
        <w:rPr>
          <w:b/>
          <w:bCs/>
          <w:sz w:val="24"/>
          <w:szCs w:val="24"/>
        </w:rPr>
        <w:t>Revenue</w:t>
      </w:r>
      <w:r>
        <w:rPr>
          <w:sz w:val="24"/>
          <w:szCs w:val="24"/>
        </w:rPr>
        <w:t xml:space="preserve"> was approximately $261.0 million for the first half of 2026, representing year-over-year growth of 87.6% from $139.1 million in the first half of 2025. The increase was primarily driven by higher solar cell sales,</w:t>
      </w:r>
      <w:r>
        <w:rPr>
          <w:rFonts w:hint="eastAsia"/>
          <w:sz w:val="24"/>
          <w:szCs w:val="24"/>
        </w:rPr>
        <w:t xml:space="preserve"> </w:t>
      </w:r>
      <w:r>
        <w:rPr>
          <w:sz w:val="24"/>
          <w:szCs w:val="24"/>
        </w:rPr>
        <w:t>solar module sales, and OEM service revenue</w:t>
      </w:r>
      <w:r>
        <w:rPr>
          <w:rFonts w:hint="eastAsia"/>
          <w:sz w:val="24"/>
          <w:szCs w:val="24"/>
        </w:rPr>
        <w:t>.</w:t>
      </w:r>
      <w:r>
        <w:rPr>
          <w:sz w:val="24"/>
          <w:szCs w:val="24"/>
        </w:rPr>
        <w:t xml:space="preserve"> </w:t>
      </w:r>
      <w:r>
        <w:rPr>
          <w:b/>
          <w:bCs/>
          <w:sz w:val="24"/>
          <w:szCs w:val="24"/>
        </w:rPr>
        <w:t>Cost of revenues</w:t>
      </w:r>
      <w:r>
        <w:rPr>
          <w:sz w:val="24"/>
          <w:szCs w:val="24"/>
        </w:rPr>
        <w:t xml:space="preserve"> was </w:t>
      </w:r>
      <w:r>
        <w:rPr>
          <w:sz w:val="24"/>
          <w:szCs w:val="24"/>
        </w:rPr>
        <w:lastRenderedPageBreak/>
        <w:t>approximately $176.2 million for the first half of 2026, compared to $116.0 million in the first half of 2025.</w:t>
      </w:r>
    </w:p>
    <w:p w14:paraId="6939CDF3" w14:textId="187FC90B" w:rsidR="002A67E8" w:rsidRPr="006940A4" w:rsidRDefault="00FC1B6A">
      <w:pPr>
        <w:spacing w:after="200"/>
        <w:rPr>
          <w:sz w:val="24"/>
          <w:szCs w:val="24"/>
        </w:rPr>
      </w:pPr>
      <w:r>
        <w:rPr>
          <w:b/>
          <w:bCs/>
          <w:sz w:val="24"/>
          <w:szCs w:val="24"/>
        </w:rPr>
        <w:t>Gross profit</w:t>
      </w:r>
      <w:r>
        <w:rPr>
          <w:sz w:val="24"/>
          <w:szCs w:val="24"/>
        </w:rPr>
        <w:t xml:space="preserve"> was approximately $84.7 million for the first half of 2026 — an increase of 267.0% from $23.1 million in the first half of 2025.</w:t>
      </w:r>
    </w:p>
    <w:p w14:paraId="699EC67B" w14:textId="27F5D680" w:rsidR="002A67E8" w:rsidRPr="006940A4" w:rsidRDefault="00FC1B6A">
      <w:pPr>
        <w:spacing w:after="200"/>
        <w:rPr>
          <w:sz w:val="24"/>
          <w:szCs w:val="24"/>
        </w:rPr>
      </w:pPr>
      <w:r>
        <w:rPr>
          <w:b/>
          <w:bCs/>
          <w:sz w:val="24"/>
          <w:szCs w:val="24"/>
        </w:rPr>
        <w:t>Gross margin</w:t>
      </w:r>
      <w:r>
        <w:rPr>
          <w:sz w:val="24"/>
          <w:szCs w:val="24"/>
        </w:rPr>
        <w:t xml:space="preserve"> nearly doubled — to 32.5% for the first half of 2026, from 16.6% for the first half of 2025.</w:t>
      </w:r>
    </w:p>
    <w:p w14:paraId="0B314968" w14:textId="7CE5D100" w:rsidR="002A67E8" w:rsidRPr="006940A4" w:rsidRDefault="00FC1B6A">
      <w:pPr>
        <w:spacing w:after="200"/>
        <w:rPr>
          <w:sz w:val="24"/>
          <w:szCs w:val="24"/>
        </w:rPr>
      </w:pPr>
      <w:r>
        <w:rPr>
          <w:b/>
          <w:bCs/>
          <w:sz w:val="24"/>
          <w:szCs w:val="24"/>
        </w:rPr>
        <w:t>Total operating expenses</w:t>
      </w:r>
      <w:r>
        <w:rPr>
          <w:sz w:val="24"/>
          <w:szCs w:val="24"/>
        </w:rPr>
        <w:t xml:space="preserve"> for the first half of 2026 were approximately $25.9 million, compared to $13.4 million for the first half of 2025, including $3.6 million in selling and marketing expenses and $22.3 million in general and administrative expenses — the increase in general and administrative expenses primarily reflects the scale-up of operations at our Houston, Texas solar module facility and increased headcount to support growth.</w:t>
      </w:r>
    </w:p>
    <w:p w14:paraId="4D383073" w14:textId="29DAD376" w:rsidR="0037051F" w:rsidRPr="006940A4" w:rsidRDefault="00FC1B6A" w:rsidP="0037051F">
      <w:pPr>
        <w:spacing w:after="200"/>
        <w:rPr>
          <w:sz w:val="24"/>
          <w:szCs w:val="24"/>
        </w:rPr>
      </w:pPr>
      <w:r>
        <w:rPr>
          <w:b/>
          <w:bCs/>
          <w:sz w:val="24"/>
          <w:szCs w:val="24"/>
        </w:rPr>
        <w:t>Non-GAAP EBITDA</w:t>
      </w:r>
      <w:r>
        <w:rPr>
          <w:sz w:val="24"/>
          <w:szCs w:val="24"/>
        </w:rPr>
        <w:t xml:space="preserve"> for the first half of 2026 was </w:t>
      </w:r>
      <w:r>
        <w:rPr>
          <w:sz w:val="24"/>
          <w:szCs w:val="24"/>
          <w:highlight w:val="yellow"/>
        </w:rPr>
        <w:t>$82.1 million</w:t>
      </w:r>
      <w:r>
        <w:rPr>
          <w:sz w:val="24"/>
          <w:szCs w:val="24"/>
        </w:rPr>
        <w:t xml:space="preserve">, compared to </w:t>
      </w:r>
      <w:r>
        <w:rPr>
          <w:sz w:val="24"/>
          <w:szCs w:val="24"/>
          <w:highlight w:val="yellow"/>
        </w:rPr>
        <w:t>$21.5</w:t>
      </w:r>
      <w:r>
        <w:rPr>
          <w:sz w:val="24"/>
          <w:szCs w:val="24"/>
        </w:rPr>
        <w:t xml:space="preserve"> million in the first half of 2025. The improvement was driven by our revenue scale-up, the gross margin increases from 16.6% to 32.5%</w:t>
      </w:r>
      <w:del w:id="11" w:author="Mellissak" w:date="2026-08-18T23:03:00Z">
        <w:r>
          <w:rPr>
            <w:sz w:val="24"/>
            <w:szCs w:val="24"/>
          </w:rPr>
          <w:delText>, and disciplined operating cost management.</w:delText>
        </w:r>
      </w:del>
      <w:commentRangeStart w:id="12"/>
      <w:ins w:id="13" w:author="Mellissak" w:date="2026-08-18T23:03:00Z">
        <w:r>
          <w:rPr>
            <w:sz w:val="24"/>
            <w:szCs w:val="24"/>
          </w:rPr>
          <w:t>.</w:t>
        </w:r>
        <w:commentRangeEnd w:id="12"/>
        <w:r>
          <w:rPr>
            <w:rStyle w:val="CommentReference"/>
            <w:sz w:val="24"/>
            <w:szCs w:val="24"/>
          </w:rPr>
          <w:commentReference w:id="12"/>
        </w:r>
      </w:ins>
    </w:p>
    <w:p w14:paraId="1A079377" w14:textId="6542D590" w:rsidR="000A325E" w:rsidRPr="006940A4" w:rsidRDefault="00FC1B6A">
      <w:pPr>
        <w:spacing w:after="200"/>
        <w:rPr>
          <w:sz w:val="24"/>
          <w:szCs w:val="24"/>
        </w:rPr>
      </w:pPr>
      <w:r>
        <w:rPr>
          <w:b/>
          <w:bCs/>
          <w:sz w:val="24"/>
          <w:szCs w:val="24"/>
        </w:rPr>
        <w:t xml:space="preserve">Non-GAAP Adjusted </w:t>
      </w:r>
      <w:r>
        <w:rPr>
          <w:rFonts w:hint="eastAsia"/>
          <w:b/>
          <w:bCs/>
          <w:sz w:val="24"/>
          <w:szCs w:val="24"/>
        </w:rPr>
        <w:t>EBITDA</w:t>
      </w:r>
      <w:r>
        <w:rPr>
          <w:sz w:val="24"/>
          <w:szCs w:val="24"/>
        </w:rPr>
        <w:t xml:space="preserve"> for the first half of 2026 was </w:t>
      </w:r>
      <w:r>
        <w:rPr>
          <w:sz w:val="24"/>
          <w:szCs w:val="24"/>
          <w:highlight w:val="yellow"/>
        </w:rPr>
        <w:t>$82.3 million</w:t>
      </w:r>
      <w:r>
        <w:rPr>
          <w:sz w:val="24"/>
          <w:szCs w:val="24"/>
        </w:rPr>
        <w:t xml:space="preserve">, compared to </w:t>
      </w:r>
      <w:r>
        <w:rPr>
          <w:sz w:val="24"/>
          <w:szCs w:val="24"/>
          <w:highlight w:val="yellow"/>
        </w:rPr>
        <w:t>$22.8</w:t>
      </w:r>
      <w:r>
        <w:rPr>
          <w:rFonts w:hint="eastAsia"/>
          <w:sz w:val="24"/>
          <w:szCs w:val="24"/>
          <w:highlight w:val="yellow"/>
        </w:rPr>
        <w:t xml:space="preserve"> </w:t>
      </w:r>
      <w:r>
        <w:rPr>
          <w:sz w:val="24"/>
          <w:szCs w:val="24"/>
          <w:highlight w:val="yellow"/>
        </w:rPr>
        <w:t>million</w:t>
      </w:r>
      <w:r>
        <w:rPr>
          <w:sz w:val="24"/>
          <w:szCs w:val="24"/>
        </w:rPr>
        <w:t xml:space="preserve"> for the first half of 2025. </w:t>
      </w:r>
    </w:p>
    <w:p w14:paraId="784CEF63" w14:textId="0243201B" w:rsidR="002A67E8" w:rsidRPr="006940A4" w:rsidRDefault="00FC1B6A">
      <w:pPr>
        <w:spacing w:after="200"/>
        <w:rPr>
          <w:sz w:val="24"/>
          <w:szCs w:val="24"/>
        </w:rPr>
      </w:pPr>
      <w:r>
        <w:rPr>
          <w:b/>
          <w:bCs/>
          <w:sz w:val="24"/>
          <w:szCs w:val="24"/>
        </w:rPr>
        <w:t>Net income</w:t>
      </w:r>
      <w:r>
        <w:rPr>
          <w:sz w:val="24"/>
          <w:szCs w:val="24"/>
        </w:rPr>
        <w:t xml:space="preserve"> for the first half of 2026 was approximately $45.8 million, compared to $2.5 million in the first half of 2025, and net income attributable to TOYO shareholders was $45.8 million for the first half of 2026, compared to $3.5 million in the first half of 2025. Non-GAAP Adjusted net income for the first half of 2026 was $46 million, compared to $3.9 million in the first half of 2025. </w:t>
      </w:r>
    </w:p>
    <w:p w14:paraId="58672565" w14:textId="5782D334" w:rsidR="00495CD2" w:rsidRPr="006940A4" w:rsidRDefault="00495CD2" w:rsidP="00495CD2">
      <w:pPr>
        <w:spacing w:after="200"/>
        <w:rPr>
          <w:sz w:val="24"/>
          <w:szCs w:val="24"/>
        </w:rPr>
      </w:pPr>
      <w:r>
        <w:rPr>
          <w:b/>
          <w:bCs/>
          <w:sz w:val="24"/>
          <w:szCs w:val="24"/>
        </w:rPr>
        <w:t xml:space="preserve">Earnings per share, basic and diluted </w:t>
      </w:r>
      <w:r>
        <w:rPr>
          <w:sz w:val="24"/>
          <w:szCs w:val="24"/>
        </w:rPr>
        <w:t>for the first half of 2026 was $1.21 and $1.20, respectively, compared to $0.08 in the first half of 2025.</w:t>
      </w:r>
    </w:p>
    <w:p w14:paraId="25FA1D60" w14:textId="685A8619" w:rsidR="002A67E8" w:rsidRDefault="00FC1B6A">
      <w:pPr>
        <w:spacing w:after="200"/>
        <w:rPr>
          <w:sz w:val="24"/>
          <w:szCs w:val="24"/>
        </w:rPr>
      </w:pPr>
      <w:r>
        <w:rPr>
          <w:sz w:val="24"/>
          <w:szCs w:val="24"/>
        </w:rPr>
        <w:t xml:space="preserve">As of June 30, 2026, the Company held $123.4 million in </w:t>
      </w:r>
      <w:r>
        <w:rPr>
          <w:b/>
          <w:bCs/>
          <w:sz w:val="24"/>
          <w:szCs w:val="24"/>
        </w:rPr>
        <w:t>cash and restricted cash</w:t>
      </w:r>
      <w:r>
        <w:rPr>
          <w:sz w:val="24"/>
          <w:szCs w:val="24"/>
        </w:rPr>
        <w:t>, including non-current restricted cash. This compares to $58.9 million as of December 31, 2025. Our working capital deficit also narrowed to $21.5 million at June 30, 2026 from $123.9 million at December 31, 2025.</w:t>
      </w:r>
    </w:p>
    <w:p w14:paraId="3FEF4370" w14:textId="21C5F7A0" w:rsidR="00A54D0A" w:rsidRPr="006940A4" w:rsidRDefault="00A54D0A">
      <w:pPr>
        <w:spacing w:after="200"/>
        <w:rPr>
          <w:sz w:val="24"/>
          <w:szCs w:val="24"/>
        </w:rPr>
      </w:pPr>
      <w:r>
        <w:rPr>
          <w:sz w:val="24"/>
          <w:szCs w:val="24"/>
        </w:rPr>
        <w:t>We generated cash from operations of $61.4 million and incurred capital expenditures of $27.8 million for the first half of 2026.</w:t>
      </w:r>
    </w:p>
    <w:p w14:paraId="0745B276" w14:textId="3F29F092" w:rsidR="002A67E8" w:rsidRDefault="00FC1B6A">
      <w:pPr>
        <w:spacing w:after="200"/>
        <w:rPr>
          <w:sz w:val="24"/>
          <w:szCs w:val="24"/>
        </w:rPr>
      </w:pPr>
      <w:r>
        <w:rPr>
          <w:sz w:val="24"/>
          <w:szCs w:val="24"/>
        </w:rPr>
        <w:t>During the first half of 2026, we raised approximately $52.6 million in net proceeds — $47.1 million from a registered direct offering that closed on June 25, and approximately $5.5 million from at-the-market offerings. Separately, following the June 2026 Russell index reconstitution, TOYO was added to both the Russell 3000® Index and the Russell Microcap® Index, which we view as a meaningful step toward broader institutional visibility.</w:t>
      </w:r>
    </w:p>
    <w:p w14:paraId="335B5177" w14:textId="64716AC9" w:rsidR="00907DDB" w:rsidRPr="00A54D0A" w:rsidRDefault="00907DDB">
      <w:pPr>
        <w:spacing w:after="200"/>
        <w:rPr>
          <w:b/>
          <w:bCs/>
          <w:sz w:val="24"/>
          <w:szCs w:val="24"/>
        </w:rPr>
      </w:pPr>
      <w:r>
        <w:rPr>
          <w:sz w:val="24"/>
          <w:szCs w:val="24"/>
        </w:rPr>
        <w:t xml:space="preserve">The policy environment right now brings both challenges and opportunities for our business. </w:t>
      </w:r>
      <w:del w:id="14" w:author="Mellissak" w:date="2026-08-18T23:03:00Z">
        <w:r>
          <w:rPr>
            <w:sz w:val="24"/>
            <w:szCs w:val="24"/>
          </w:rPr>
          <w:delText>We're</w:delText>
        </w:r>
      </w:del>
      <w:ins w:id="15" w:author="Mellissak" w:date="2026-08-18T23:03:00Z">
        <w:r>
          <w:rPr>
            <w:sz w:val="24"/>
            <w:szCs w:val="24"/>
          </w:rPr>
          <w:t>We are</w:t>
        </w:r>
      </w:ins>
      <w:r>
        <w:rPr>
          <w:sz w:val="24"/>
          <w:szCs w:val="24"/>
        </w:rPr>
        <w:t xml:space="preserve"> in constructive talks with the Department of Commerce on the Section 232 framework. </w:t>
      </w:r>
      <w:del w:id="16" w:author="Mellissak" w:date="2026-08-18T23:03:00Z">
        <w:r>
          <w:rPr>
            <w:sz w:val="24"/>
            <w:szCs w:val="24"/>
          </w:rPr>
          <w:delText>We're</w:delText>
        </w:r>
      </w:del>
      <w:ins w:id="17" w:author="Mellissak" w:date="2026-08-18T23:03:00Z">
        <w:r>
          <w:rPr>
            <w:sz w:val="24"/>
            <w:szCs w:val="24"/>
          </w:rPr>
          <w:t>We are</w:t>
        </w:r>
      </w:ins>
      <w:r>
        <w:rPr>
          <w:sz w:val="24"/>
          <w:szCs w:val="24"/>
        </w:rPr>
        <w:t xml:space="preserve"> hopeful for a good outcome that limits the impact on our results, but we </w:t>
      </w:r>
      <w:del w:id="18" w:author="Mellissak" w:date="2026-08-18T23:03:00Z">
        <w:r>
          <w:rPr>
            <w:sz w:val="24"/>
            <w:szCs w:val="24"/>
          </w:rPr>
          <w:delText>won't</w:delText>
        </w:r>
      </w:del>
      <w:ins w:id="19" w:author="Mellissak" w:date="2026-08-18T23:03:00Z">
        <w:r>
          <w:rPr>
            <w:sz w:val="24"/>
            <w:szCs w:val="24"/>
          </w:rPr>
          <w:t>will not</w:t>
        </w:r>
      </w:ins>
      <w:r>
        <w:rPr>
          <w:sz w:val="24"/>
          <w:szCs w:val="24"/>
        </w:rPr>
        <w:t xml:space="preserve"> know the final terms until those talks are done. Right now, we can't say how this will affect our guidance. </w:t>
      </w:r>
      <w:del w:id="20" w:author="Mellissak" w:date="2026-08-18T23:03:00Z">
        <w:r>
          <w:rPr>
            <w:sz w:val="24"/>
            <w:szCs w:val="24"/>
          </w:rPr>
          <w:delText>We'll</w:delText>
        </w:r>
      </w:del>
      <w:ins w:id="21" w:author="Mellissak" w:date="2026-08-18T23:03:00Z">
        <w:r>
          <w:rPr>
            <w:sz w:val="24"/>
            <w:szCs w:val="24"/>
          </w:rPr>
          <w:t>We will</w:t>
        </w:r>
      </w:ins>
      <w:r>
        <w:rPr>
          <w:sz w:val="24"/>
          <w:szCs w:val="24"/>
        </w:rPr>
        <w:t xml:space="preserve"> update you once we know more.</w:t>
      </w:r>
    </w:p>
    <w:p w14:paraId="17DC1064" w14:textId="77777777" w:rsidR="002A67E8" w:rsidRPr="006940A4" w:rsidRDefault="00FC1B6A">
      <w:pPr>
        <w:spacing w:after="200"/>
        <w:rPr>
          <w:sz w:val="24"/>
          <w:szCs w:val="24"/>
        </w:rPr>
      </w:pPr>
      <w:r>
        <w:rPr>
          <w:sz w:val="24"/>
          <w:szCs w:val="24"/>
        </w:rPr>
        <w:t>That concludes the financial review.</w:t>
      </w:r>
    </w:p>
    <w:p w14:paraId="706D96A8" w14:textId="77777777" w:rsidR="002A67E8" w:rsidRDefault="00FC1B6A">
      <w:pPr>
        <w:spacing w:before="320" w:after="140"/>
      </w:pPr>
      <w:r>
        <w:rPr>
          <w:b/>
          <w:bCs/>
          <w:sz w:val="24"/>
          <w:szCs w:val="24"/>
        </w:rPr>
        <w:t>Crocker Coulson, Investor Relations</w:t>
      </w:r>
    </w:p>
    <w:p w14:paraId="37398C10" w14:textId="77777777" w:rsidR="002A67E8" w:rsidRPr="006940A4" w:rsidRDefault="00FC1B6A">
      <w:pPr>
        <w:spacing w:after="200"/>
        <w:rPr>
          <w:sz w:val="24"/>
          <w:szCs w:val="24"/>
        </w:rPr>
      </w:pPr>
      <w:r>
        <w:rPr>
          <w:sz w:val="24"/>
          <w:szCs w:val="24"/>
        </w:rPr>
        <w:lastRenderedPageBreak/>
        <w:t>Operator, we are ready for Q&amp;A. Please provide instructions as to how listeners can ask questions. Thanks!</w:t>
      </w:r>
    </w:p>
    <w:p w14:paraId="35BF2458" w14:textId="77777777" w:rsidR="002A67E8" w:rsidRDefault="00FC1B6A">
      <w:pPr>
        <w:spacing w:after="240"/>
        <w:jc w:val="center"/>
      </w:pPr>
      <w:r>
        <w:rPr>
          <w:b/>
          <w:bCs/>
          <w:sz w:val="26"/>
          <w:szCs w:val="26"/>
        </w:rPr>
        <w:t>QUESTION AND ANSWER</w:t>
      </w:r>
    </w:p>
    <w:p w14:paraId="00E21858" w14:textId="77777777" w:rsidR="002A67E8" w:rsidRDefault="00FC1B6A">
      <w:pPr>
        <w:spacing w:before="320" w:after="140"/>
      </w:pPr>
      <w:r>
        <w:rPr>
          <w:b/>
          <w:bCs/>
          <w:sz w:val="24"/>
          <w:szCs w:val="24"/>
        </w:rPr>
        <w:t>OPERATOR</w:t>
      </w:r>
    </w:p>
    <w:p w14:paraId="7CCC894F" w14:textId="77777777" w:rsidR="002A67E8" w:rsidRPr="006940A4" w:rsidRDefault="00FC1B6A">
      <w:pPr>
        <w:spacing w:after="200"/>
        <w:rPr>
          <w:sz w:val="24"/>
          <w:szCs w:val="24"/>
        </w:rPr>
      </w:pPr>
      <w:r>
        <w:rPr>
          <w:sz w:val="24"/>
          <w:szCs w:val="24"/>
        </w:rPr>
        <w:t>Our first question will come from -</w:t>
      </w:r>
    </w:p>
    <w:p w14:paraId="4DBC9562" w14:textId="77777777" w:rsidR="002A67E8" w:rsidRPr="006940A4" w:rsidRDefault="00FC1B6A">
      <w:pPr>
        <w:spacing w:after="300"/>
        <w:rPr>
          <w:sz w:val="24"/>
          <w:szCs w:val="24"/>
        </w:rPr>
      </w:pPr>
      <w:r>
        <w:rPr>
          <w:sz w:val="24"/>
          <w:szCs w:val="24"/>
        </w:rPr>
        <w:t>........</w:t>
      </w:r>
    </w:p>
    <w:p w14:paraId="56BBB561" w14:textId="77777777" w:rsidR="002A67E8" w:rsidRPr="006940A4" w:rsidRDefault="00FC1B6A">
      <w:pPr>
        <w:spacing w:after="200"/>
        <w:rPr>
          <w:sz w:val="24"/>
          <w:szCs w:val="24"/>
        </w:rPr>
      </w:pPr>
      <w:r>
        <w:rPr>
          <w:sz w:val="24"/>
          <w:szCs w:val="24"/>
        </w:rPr>
        <w:t>I will now turn it back to Crocker for closing remarks.</w:t>
      </w:r>
    </w:p>
    <w:p w14:paraId="7A2A2FD6" w14:textId="77777777" w:rsidR="002A67E8" w:rsidRDefault="00FC1B6A">
      <w:pPr>
        <w:spacing w:after="240"/>
        <w:jc w:val="center"/>
      </w:pPr>
      <w:r>
        <w:rPr>
          <w:b/>
          <w:bCs/>
          <w:sz w:val="26"/>
          <w:szCs w:val="26"/>
        </w:rPr>
        <w:t>CLOSING REMARKS</w:t>
      </w:r>
    </w:p>
    <w:p w14:paraId="3F7A30A2" w14:textId="77777777" w:rsidR="002A67E8" w:rsidRDefault="00FC1B6A">
      <w:pPr>
        <w:spacing w:before="320" w:after="140"/>
      </w:pPr>
      <w:r>
        <w:rPr>
          <w:b/>
          <w:bCs/>
          <w:sz w:val="24"/>
          <w:szCs w:val="24"/>
        </w:rPr>
        <w:t>Crocker Coulson, Investor Relations</w:t>
      </w:r>
    </w:p>
    <w:p w14:paraId="4DA8957C" w14:textId="7554855A" w:rsidR="002A67E8" w:rsidRPr="006940A4" w:rsidRDefault="00FC1B6A">
      <w:pPr>
        <w:spacing w:after="200"/>
        <w:rPr>
          <w:sz w:val="24"/>
          <w:szCs w:val="24"/>
        </w:rPr>
      </w:pPr>
      <w:r>
        <w:rPr>
          <w:sz w:val="24"/>
          <w:szCs w:val="24"/>
        </w:rPr>
        <w:t xml:space="preserve">Thank you. </w:t>
      </w:r>
    </w:p>
    <w:p w14:paraId="577B9FB2" w14:textId="77777777" w:rsidR="002A67E8" w:rsidRPr="006940A4" w:rsidRDefault="00FC1B6A">
      <w:pPr>
        <w:spacing w:after="200"/>
        <w:rPr>
          <w:sz w:val="24"/>
          <w:szCs w:val="24"/>
        </w:rPr>
      </w:pPr>
      <w:r>
        <w:rPr>
          <w:sz w:val="24"/>
          <w:szCs w:val="24"/>
        </w:rPr>
        <w:t>We appreciate you taking the time to join us on the call today. As you can tell, the whole team is very excited about what's ahead for TOYO in the coming years. Please reach out to us with any questions for management that we couldn't cover on today's call, or if you would like to visit with management on future trips to meet investors.</w:t>
      </w:r>
    </w:p>
    <w:p w14:paraId="3CAA4DD9" w14:textId="77777777" w:rsidR="002A67E8" w:rsidRPr="006940A4" w:rsidRDefault="00FC1B6A">
      <w:pPr>
        <w:spacing w:after="200"/>
        <w:rPr>
          <w:sz w:val="24"/>
          <w:szCs w:val="24"/>
        </w:rPr>
      </w:pPr>
      <w:r>
        <w:rPr>
          <w:sz w:val="24"/>
          <w:szCs w:val="24"/>
        </w:rPr>
        <w:t>Thank you.</w:t>
      </w:r>
    </w:p>
    <w:p w14:paraId="4D865333" w14:textId="77777777" w:rsidR="002C4615" w:rsidRDefault="002C4615">
      <w:pPr>
        <w:rPr>
          <w:sz w:val="24"/>
        </w:rPr>
      </w:pPr>
    </w:p>
    <w:p w14:paraId="353297CE" w14:textId="77777777" w:rsidR="002C4615" w:rsidRDefault="002C4615">
      <w:pPr>
        <w:rPr>
          <w:sz w:val="24"/>
        </w:rPr>
      </w:pPr>
    </w:p>
    <w:sectPr w:rsidR="002C4615">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Eiger, Ze'-ev D." w:date="2026-08-18T22:09:00Z" w:initials="EZeD">
    <w:p w14:paraId="55E911C6" w14:textId="47D528AD" w:rsidR="000D44D3" w:rsidRDefault="000D44D3">
      <w:pPr>
        <w:pStyle w:val="CommentText"/>
        <w:rPr>
          <w:color w:val="0000FF"/>
          <w:u w:val="single"/>
        </w:rPr>
      </w:pPr>
      <w:bookmarkStart w:id="3" w:name="_cp_change_1"/>
      <w:r>
        <w:rPr>
          <w:rStyle w:val="CommentReference"/>
          <w:color w:val="0000FF"/>
          <w:u w:val="single" w:color="0000FF"/>
        </w:rPr>
        <w:annotationRef/>
      </w:r>
      <w:r>
        <w:rPr>
          <w:color w:val="0000FF"/>
          <w:u w:val="single" w:color="0000FF"/>
        </w:rPr>
        <w:t>Add back since it is still mentioned later in the script.</w:t>
      </w:r>
    </w:p>
    <w:bookmarkEnd w:id="3"/>
  </w:comment>
  <w:comment w:id="4" w:author="Wang, Chenyi" w:date="2026-08-17T23:26:00Z" w:initials="CW">
    <w:p w14:paraId="6DFC2F38" w14:textId="77777777" w:rsidR="007C0C5D" w:rsidRDefault="007C0C5D" w:rsidP="007C0C5D">
      <w:pPr>
        <w:pStyle w:val="CommentText"/>
      </w:pPr>
      <w:r>
        <w:rPr>
          <w:rStyle w:val="CommentReference"/>
        </w:rPr>
        <w:annotationRef/>
      </w:r>
      <w:r>
        <w:t>Please update</w:t>
      </w:r>
    </w:p>
  </w:comment>
  <w:comment w:id="5" w:author="Crocker Coulson" w:date="2026-08-14T11:58:00Z" w:initials="CC">
    <w:p w14:paraId="4502E83C" w14:textId="77777777" w:rsidR="00D757C3" w:rsidRDefault="00FC1B6A">
      <w:r>
        <w:rPr>
          <w:rStyle w:val="CommentReference"/>
        </w:rPr>
        <w:annotationRef/>
      </w:r>
      <w:r>
        <w:rPr>
          <w:color w:val="000000"/>
        </w:rPr>
        <w:t>Square this 'timing / regulatory process' attribution with the 6-K. Note 16 now discloses CBP forced-labor detention notices (May 27-28) on Ethiopian cells, and finished goods built to $46.6M from $17.2M a year ago. A holder reading the 6-K may tie the shipment moderation to the detentions, not only the circumvention timeline. Counsel should clear the causal framing, and we should not overstate 'no change in demand.' A reactive CBP answer is in the Q&amp;A prep -- do not raise proactively.</w:t>
      </w:r>
    </w:p>
  </w:comment>
  <w:comment w:id="6" w:author="Crocker Coulson" w:date="2026-08-14T15:35:00Z" w:initials="CC">
    <w:p w14:paraId="1384F3C5" w14:textId="77777777" w:rsidR="0023321B" w:rsidRDefault="00FC1B6A">
      <w:r>
        <w:rPr>
          <w:rStyle w:val="CommentReference"/>
        </w:rPr>
        <w:annotationRef/>
      </w:r>
      <w:r>
        <w:rPr>
          <w:color w:val="000000"/>
        </w:rPr>
        <w:t>HOLD per Rhone (Aug 14): do not finalize the AD/CVD / circumvention language — Rhone is preparing a separate consolidated response pending a factual and legal review of the wafer sourcing chronology, polysilicon sourcing, historical entries, VSUN activity and pre-initiation exposure. Keep the polysilicon claim period-bounded to current production. Separately, the 6-K (Note 16) discloses CBP forced-labor detentions and a finished-goods build to $46.6M; a reactive Q&amp;A is prepared — do not raise proactively.</w:t>
      </w:r>
    </w:p>
  </w:comment>
  <w:comment w:id="7" w:author="Eiger, Ze'-ev D." w:date="2026-08-18T00:27:00Z" w:initials="EZeD">
    <w:p w14:paraId="6B01ACD4" w14:textId="2824A030" w:rsidR="009459A2" w:rsidRDefault="009459A2">
      <w:pPr>
        <w:pStyle w:val="CommentText"/>
      </w:pPr>
      <w:r>
        <w:rPr>
          <w:rStyle w:val="CommentReference"/>
        </w:rPr>
        <w:annotationRef/>
      </w:r>
      <w:r>
        <w:t>Earnings release says late 2027 or early 2028.</w:t>
      </w:r>
    </w:p>
  </w:comment>
  <w:comment w:id="9" w:author="Eiger, Ze'-ev D." w:date="2026-08-18T00:29:00Z" w:initials="EZeD">
    <w:p w14:paraId="70F6903A" w14:textId="77777777" w:rsidR="00A4793C" w:rsidRDefault="00A4793C">
      <w:pPr>
        <w:pStyle w:val="CommentText"/>
        <w:rPr>
          <w:strike/>
          <w:color w:val="FF0000"/>
        </w:rPr>
      </w:pPr>
      <w:bookmarkStart w:id="10" w:name="_cp_change_5"/>
      <w:r>
        <w:rPr>
          <w:rStyle w:val="CommentReference"/>
          <w:strike/>
          <w:color w:val="FF0000"/>
          <w:u w:color="FF0000"/>
        </w:rPr>
        <w:annotationRef/>
      </w:r>
      <w:r>
        <w:rPr>
          <w:strike/>
          <w:color w:val="FF0000"/>
          <w:u w:color="FF0000"/>
        </w:rPr>
        <w:t>Not mentioned in earnings release.</w:t>
      </w:r>
    </w:p>
    <w:bookmarkEnd w:id="10"/>
  </w:comment>
  <w:comment w:id="12" w:author="Wang, Chenyi" w:date="2026-08-17T23:55:00Z" w:initials="CW">
    <w:p w14:paraId="295347C9" w14:textId="77777777" w:rsidR="00D124B3" w:rsidRDefault="00D124B3" w:rsidP="00D124B3">
      <w:pPr>
        <w:pStyle w:val="CommentText"/>
      </w:pPr>
      <w:r>
        <w:rPr>
          <w:rStyle w:val="CommentReference"/>
        </w:rPr>
        <w:annotationRef/>
      </w:r>
      <w:r>
        <w:t>Not supported - consider deleting.  Operating expenses increased from $13.4m to $25.9m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5E911C6" w15:done="0"/>
  <w15:commentEx w15:paraId="6DFC2F38" w15:done="0"/>
  <w15:commentEx w15:paraId="4502E83C" w15:done="0"/>
  <w15:commentEx w15:paraId="1384F3C5" w15:done="0"/>
  <w15:commentEx w15:paraId="6B01ACD4" w15:done="0"/>
  <w15:commentEx w15:paraId="70F6903A" w15:done="0"/>
  <w15:commentEx w15:paraId="295347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2F5686" w16cex:dateUtc="2026-08-19T02:09:00Z"/>
  <w16cex:commentExtensible w16cex:durableId="3576761F" w16cex:dateUtc="2026-08-18T03:26:00Z"/>
  <w16cex:commentExtensible w16cex:durableId="7F37A2FD" w16cex:dateUtc="2026-08-14T11:58:00Z"/>
  <w16cex:commentExtensible w16cex:durableId="0A894EB5" w16cex:dateUtc="2026-08-14T15:35:00Z"/>
  <w16cex:commentExtensible w16cex:durableId="00DB4A5C" w16cex:dateUtc="2026-08-14T11:05:00Z"/>
  <w16cex:commentExtensible w16cex:durableId="2E2E258D" w16cex:dateUtc="2026-08-18T04:27:00Z"/>
  <w16cex:commentExtensible w16cex:durableId="2E2E25FD" w16cex:dateUtc="2026-08-18T04:29:00Z"/>
  <w16cex:commentExtensible w16cex:durableId="6A1224E0" w16cex:dateUtc="2026-08-18T03:55:00Z"/>
  <w16cex:commentExtensible w16cex:durableId="2F1BB033" w16cex:dateUtc="2026-08-18T03: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5E911C6" w16cid:durableId="2E2F5686"/>
  <w16cid:commentId w16cid:paraId="6DFC2F38" w16cid:durableId="3576761F"/>
  <w16cid:commentId w16cid:paraId="4502E83C" w16cid:durableId="7F37A2FD"/>
  <w16cid:commentId w16cid:paraId="1384F3C5" w16cid:durableId="0A894EB5"/>
  <w16cid:commentId w16cid:paraId="6B01ACD4" w16cid:durableId="2E2E258D"/>
  <w16cid:commentId w16cid:paraId="70F6903A" w16cid:durableId="2E2F655B"/>
  <w16cid:commentId w16cid:paraId="295347C9" w16cid:durableId="6A1224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62B116" w14:textId="77777777" w:rsidR="008F44D8" w:rsidRDefault="008F44D8" w:rsidP="003E45B2">
      <w:r>
        <w:separator/>
      </w:r>
    </w:p>
  </w:endnote>
  <w:endnote w:type="continuationSeparator" w:id="0">
    <w:p w14:paraId="608279D1" w14:textId="77777777" w:rsidR="008F44D8" w:rsidRDefault="008F44D8" w:rsidP="003E4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A4B54B" w14:textId="77777777" w:rsidR="008F44D8" w:rsidRDefault="008F44D8" w:rsidP="003E45B2">
      <w:r>
        <w:separator/>
      </w:r>
    </w:p>
  </w:footnote>
  <w:footnote w:type="continuationSeparator" w:id="0">
    <w:p w14:paraId="2271E486" w14:textId="77777777" w:rsidR="008F44D8" w:rsidRDefault="008F44D8" w:rsidP="003E45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7A24A6"/>
    <w:multiLevelType w:val="hybridMultilevel"/>
    <w:tmpl w:val="6D8C2ADE"/>
    <w:lvl w:ilvl="0" w:tplc="0C78A684">
      <w:start w:val="1"/>
      <w:numFmt w:val="bullet"/>
      <w:lvlText w:val="●"/>
      <w:lvlJc w:val="left"/>
      <w:pPr>
        <w:ind w:left="720" w:hanging="360"/>
      </w:pPr>
    </w:lvl>
    <w:lvl w:ilvl="1" w:tplc="B566A080">
      <w:start w:val="1"/>
      <w:numFmt w:val="bullet"/>
      <w:lvlText w:val="○"/>
      <w:lvlJc w:val="left"/>
      <w:pPr>
        <w:ind w:left="1440" w:hanging="360"/>
      </w:pPr>
    </w:lvl>
    <w:lvl w:ilvl="2" w:tplc="E4763DDA">
      <w:start w:val="1"/>
      <w:numFmt w:val="bullet"/>
      <w:lvlText w:val="■"/>
      <w:lvlJc w:val="left"/>
      <w:pPr>
        <w:ind w:left="2160" w:hanging="360"/>
      </w:pPr>
    </w:lvl>
    <w:lvl w:ilvl="3" w:tplc="336CFE42">
      <w:start w:val="1"/>
      <w:numFmt w:val="bullet"/>
      <w:lvlText w:val="●"/>
      <w:lvlJc w:val="left"/>
      <w:pPr>
        <w:ind w:left="2880" w:hanging="360"/>
      </w:pPr>
    </w:lvl>
    <w:lvl w:ilvl="4" w:tplc="B22E34A2">
      <w:start w:val="1"/>
      <w:numFmt w:val="bullet"/>
      <w:lvlText w:val="○"/>
      <w:lvlJc w:val="left"/>
      <w:pPr>
        <w:ind w:left="3600" w:hanging="360"/>
      </w:pPr>
    </w:lvl>
    <w:lvl w:ilvl="5" w:tplc="A32654D2">
      <w:start w:val="1"/>
      <w:numFmt w:val="bullet"/>
      <w:lvlText w:val="■"/>
      <w:lvlJc w:val="left"/>
      <w:pPr>
        <w:ind w:left="4320" w:hanging="360"/>
      </w:pPr>
    </w:lvl>
    <w:lvl w:ilvl="6" w:tplc="525AE088">
      <w:start w:val="1"/>
      <w:numFmt w:val="bullet"/>
      <w:lvlText w:val="●"/>
      <w:lvlJc w:val="left"/>
      <w:pPr>
        <w:ind w:left="5040" w:hanging="360"/>
      </w:pPr>
    </w:lvl>
    <w:lvl w:ilvl="7" w:tplc="668A56A6">
      <w:start w:val="1"/>
      <w:numFmt w:val="bullet"/>
      <w:lvlText w:val="●"/>
      <w:lvlJc w:val="left"/>
      <w:pPr>
        <w:ind w:left="5760" w:hanging="360"/>
      </w:pPr>
    </w:lvl>
    <w:lvl w:ilvl="8" w:tplc="71D4405C">
      <w:start w:val="1"/>
      <w:numFmt w:val="bullet"/>
      <w:lvlText w:val="●"/>
      <w:lvlJc w:val="left"/>
      <w:pPr>
        <w:ind w:left="6480" w:hanging="360"/>
      </w:pPr>
    </w:lvl>
  </w:abstractNum>
  <w:num w:numId="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iger, Ze'-ev D.">
    <w15:presenceInfo w15:providerId="AD" w15:userId="S::zeiger@rc.com::3636ffd6-70f0-4511-a162-9b2922f50465"/>
  </w15:person>
  <w15:person w15:author="Wang, Chenyi">
    <w15:presenceInfo w15:providerId="AD" w15:userId="S::cwang@rc.com::7191e2a3-1165-4a12-9e43-c87c91b9370a"/>
  </w15:person>
  <w15:person w15:author="Crocker Coulson">
    <w15:presenceInfo w15:providerId="Windows Live" w15:userId="78936ddaaac5b9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7E8"/>
    <w:rsid w:val="00034248"/>
    <w:rsid w:val="000750E0"/>
    <w:rsid w:val="00080A08"/>
    <w:rsid w:val="00091082"/>
    <w:rsid w:val="000A325E"/>
    <w:rsid w:val="000D44D3"/>
    <w:rsid w:val="000E12AB"/>
    <w:rsid w:val="00157FD0"/>
    <w:rsid w:val="001A43F0"/>
    <w:rsid w:val="001A5CD8"/>
    <w:rsid w:val="001B1C8E"/>
    <w:rsid w:val="001C0D41"/>
    <w:rsid w:val="00224E62"/>
    <w:rsid w:val="0023321B"/>
    <w:rsid w:val="002555D6"/>
    <w:rsid w:val="00264A5B"/>
    <w:rsid w:val="002A67E8"/>
    <w:rsid w:val="002B0192"/>
    <w:rsid w:val="002C4615"/>
    <w:rsid w:val="0037051F"/>
    <w:rsid w:val="00372C0F"/>
    <w:rsid w:val="00380DE2"/>
    <w:rsid w:val="003E45B2"/>
    <w:rsid w:val="00495CD2"/>
    <w:rsid w:val="00514E0F"/>
    <w:rsid w:val="00637FE1"/>
    <w:rsid w:val="006940A4"/>
    <w:rsid w:val="006C2CD1"/>
    <w:rsid w:val="0075523D"/>
    <w:rsid w:val="007A3854"/>
    <w:rsid w:val="007C0C5D"/>
    <w:rsid w:val="007D7513"/>
    <w:rsid w:val="007E2746"/>
    <w:rsid w:val="007E300B"/>
    <w:rsid w:val="008A17AF"/>
    <w:rsid w:val="008F44D8"/>
    <w:rsid w:val="009012AB"/>
    <w:rsid w:val="00907DDB"/>
    <w:rsid w:val="00943E3F"/>
    <w:rsid w:val="009459A2"/>
    <w:rsid w:val="00962554"/>
    <w:rsid w:val="009C7935"/>
    <w:rsid w:val="00A46283"/>
    <w:rsid w:val="00A4793C"/>
    <w:rsid w:val="00A54D0A"/>
    <w:rsid w:val="00A77A7C"/>
    <w:rsid w:val="00BA5D5D"/>
    <w:rsid w:val="00C97312"/>
    <w:rsid w:val="00D124B3"/>
    <w:rsid w:val="00D201A6"/>
    <w:rsid w:val="00D371BB"/>
    <w:rsid w:val="00D61584"/>
    <w:rsid w:val="00D757C3"/>
    <w:rsid w:val="00D93C00"/>
    <w:rsid w:val="00DB1178"/>
    <w:rsid w:val="00E65A3A"/>
    <w:rsid w:val="00EE6982"/>
    <w:rsid w:val="00FC1B6A"/>
    <w:rsid w:val="00FF48FE"/>
  </w:rsids>
  <m:mathPr>
    <m:mathFont m:val="Cambria Math"/>
    <m:brkBin m:val="before"/>
    <m:brkBinSub m:val="--"/>
    <m:smallFrac m:val="0"/>
    <m:dispDef/>
    <m:lMargin m:val="0"/>
    <m:rMargin m:val="0"/>
    <m:defJc m:val="centerGroup"/>
    <m:wrapIndent m:val="1440"/>
    <m:intLim m:val="subSup"/>
    <m:naryLim m:val="undOvr"/>
  </m:mathPr>
  <w:themeFontLang w:val="en-HK"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0E34A"/>
  <w15:docId w15:val="{08C11EC5-E9B1-4A2B-8DB9-50EA2A5E2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HK" w:eastAsia="zh-CN"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BalloonTextChar">
    <w:name w:val="Balloon Text Char"/>
    <w:basedOn w:val="DefaultParagraphFont"/>
    <w:link w:val="BalloonText"/>
    <w:uiPriority w:val="99"/>
    <w:semiHidden/>
    <w:rsid w:val="00962554"/>
    <w:rPr>
      <w:rFonts w:ascii="Segoe UI" w:hAnsi="Segoe UI" w:cs="Angsana New"/>
      <w:sz w:val="18"/>
      <w:szCs w:val="22"/>
    </w:rPr>
  </w:style>
  <w:style w:type="paragraph" w:styleId="Title">
    <w:name w:val="Title"/>
    <w:uiPriority w:val="10"/>
    <w:qFormat/>
    <w:rPr>
      <w:sz w:val="56"/>
      <w:szCs w:val="56"/>
    </w:rPr>
  </w:style>
  <w:style w:type="paragraph" w:customStyle="1" w:styleId="Strong1">
    <w:name w:val="Strong1"/>
    <w:qFormat/>
    <w:rPr>
      <w:b/>
      <w:bCs/>
    </w:rPr>
  </w:style>
  <w:style w:type="character" w:styleId="EndnoteReference">
    <w:name w:val="endnote reference"/>
    <w:uiPriority w:val="99"/>
    <w:semiHidden/>
    <w:unhideWhenUsed/>
    <w:rPr>
      <w:vertAlign w:val="superscript"/>
    </w:rPr>
  </w:style>
  <w:style w:type="paragraph" w:styleId="ListParagraph">
    <w:name w:val="List Paragraph"/>
    <w:qFormat/>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1C0D41"/>
    <w:rPr>
      <w:sz w:val="16"/>
      <w:szCs w:val="16"/>
    </w:rPr>
  </w:style>
  <w:style w:type="paragraph" w:styleId="CommentText">
    <w:name w:val="annotation text"/>
    <w:basedOn w:val="Normal"/>
    <w:link w:val="CommentTextChar"/>
    <w:uiPriority w:val="99"/>
    <w:unhideWhenUsed/>
    <w:rsid w:val="001C0D41"/>
    <w:rPr>
      <w:rFonts w:cs="Angsana New"/>
      <w:szCs w:val="25"/>
    </w:rPr>
  </w:style>
  <w:style w:type="character" w:customStyle="1" w:styleId="CommentTextChar">
    <w:name w:val="Comment Text Char"/>
    <w:basedOn w:val="DefaultParagraphFont"/>
    <w:link w:val="CommentText"/>
    <w:uiPriority w:val="99"/>
    <w:rsid w:val="001C0D41"/>
    <w:rPr>
      <w:rFonts w:cs="Angsana New"/>
      <w:szCs w:val="25"/>
    </w:rPr>
  </w:style>
  <w:style w:type="paragraph" w:styleId="CommentSubject">
    <w:name w:val="annotation subject"/>
    <w:basedOn w:val="CommentText"/>
    <w:next w:val="CommentText"/>
    <w:link w:val="CommentSubjectChar"/>
    <w:uiPriority w:val="99"/>
    <w:semiHidden/>
    <w:unhideWhenUsed/>
    <w:rsid w:val="001C0D41"/>
    <w:rPr>
      <w:b/>
      <w:bCs/>
    </w:rPr>
  </w:style>
  <w:style w:type="character" w:customStyle="1" w:styleId="CommentSubjectChar">
    <w:name w:val="Comment Subject Char"/>
    <w:basedOn w:val="CommentTextChar"/>
    <w:link w:val="CommentSubject"/>
    <w:uiPriority w:val="99"/>
    <w:semiHidden/>
    <w:rsid w:val="001C0D41"/>
    <w:rPr>
      <w:rFonts w:cs="Angsana New"/>
      <w:b/>
      <w:bCs/>
      <w:szCs w:val="25"/>
    </w:rPr>
  </w:style>
  <w:style w:type="paragraph" w:styleId="Header">
    <w:name w:val="header"/>
    <w:basedOn w:val="Normal"/>
    <w:link w:val="HeaderChar"/>
    <w:uiPriority w:val="99"/>
    <w:unhideWhenUsed/>
    <w:rsid w:val="003E45B2"/>
    <w:pPr>
      <w:tabs>
        <w:tab w:val="center" w:pos="4513"/>
        <w:tab w:val="right" w:pos="9026"/>
      </w:tabs>
    </w:pPr>
    <w:rPr>
      <w:rFonts w:cs="Angsana New"/>
      <w:szCs w:val="25"/>
    </w:rPr>
  </w:style>
  <w:style w:type="character" w:customStyle="1" w:styleId="HeaderChar">
    <w:name w:val="Header Char"/>
    <w:basedOn w:val="DefaultParagraphFont"/>
    <w:link w:val="Header"/>
    <w:uiPriority w:val="99"/>
    <w:rsid w:val="003E45B2"/>
    <w:rPr>
      <w:rFonts w:cs="Angsana New"/>
      <w:szCs w:val="25"/>
    </w:rPr>
  </w:style>
  <w:style w:type="paragraph" w:styleId="Footer">
    <w:name w:val="footer"/>
    <w:basedOn w:val="Normal"/>
    <w:link w:val="FooterChar"/>
    <w:uiPriority w:val="99"/>
    <w:unhideWhenUsed/>
    <w:rsid w:val="003E45B2"/>
    <w:pPr>
      <w:tabs>
        <w:tab w:val="center" w:pos="4513"/>
        <w:tab w:val="right" w:pos="9026"/>
      </w:tabs>
    </w:pPr>
    <w:rPr>
      <w:rFonts w:cs="Angsana New"/>
      <w:szCs w:val="25"/>
    </w:rPr>
  </w:style>
  <w:style w:type="character" w:customStyle="1" w:styleId="FooterChar">
    <w:name w:val="Footer Char"/>
    <w:basedOn w:val="DefaultParagraphFont"/>
    <w:link w:val="Footer"/>
    <w:uiPriority w:val="99"/>
    <w:rsid w:val="003E45B2"/>
    <w:rPr>
      <w:rFonts w:cs="Angsana New"/>
      <w:szCs w:val="25"/>
    </w:rPr>
  </w:style>
  <w:style w:type="paragraph" w:styleId="Revision">
    <w:name w:val="Revision"/>
    <w:hidden/>
    <w:uiPriority w:val="99"/>
    <w:semiHidden/>
    <w:rsid w:val="003E45B2"/>
    <w:rPr>
      <w:rFonts w:cs="Angsana New"/>
      <w:szCs w:val="25"/>
    </w:rPr>
  </w:style>
  <w:style w:type="paragraph" w:styleId="BalloonText">
    <w:name w:val="Balloon Text"/>
    <w:basedOn w:val="Normal"/>
    <w:link w:val="BalloonTextChar"/>
    <w:uiPriority w:val="99"/>
    <w:semiHidden/>
    <w:unhideWhenUsed/>
    <w:rsid w:val="00962554"/>
    <w:rPr>
      <w:rFonts w:ascii="Segoe UI" w:hAnsi="Segoe UI" w:cs="Angsana New"/>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9e8292e-eb8d-461f-9417-beecf1cb49e4}" enabled="0" method="" siteId="{19e8292e-eb8d-461f-9417-beecf1cb49e4}" removed="1"/>
</clbl:labelList>
</file>

<file path=docProps/app.xml><?xml version="1.0" encoding="utf-8"?>
<Properties xmlns="http://schemas.openxmlformats.org/officeDocument/2006/extended-properties" xmlns:vt="http://schemas.openxmlformats.org/officeDocument/2006/docPropsVTypes">
  <Template>Normal</Template>
  <Pages>6</Pages>
  <Words>2593</Words>
  <Characters>13592</Characters>
  <DocSecurity>0</DocSecurity>
  <Lines>209</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16089</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