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593BF5" w14:textId="77777777" w:rsidR="00A8121B" w:rsidRDefault="00A8121B">
      <w:pPr>
        <w:spacing w:after="300"/>
        <w:jc w:val="center"/>
        <w:rPr>
          <w:b/>
          <w:bCs/>
          <w:sz w:val="30"/>
          <w:szCs w:val="30"/>
        </w:rPr>
      </w:pPr>
      <w:bookmarkStart w:id="0" w:name="_GoBack"/>
      <w:bookmarkEnd w:id="0"/>
    </w:p>
    <w:p w14:paraId="795AAD64" w14:textId="77777777" w:rsidR="00A8121B" w:rsidRPr="004E34D7" w:rsidRDefault="00463EBD">
      <w:pPr>
        <w:spacing w:after="300"/>
        <w:jc w:val="center"/>
        <w:rPr>
          <w:lang w:val="en-HK"/>
        </w:rPr>
      </w:pPr>
      <w:r>
        <w:rPr>
          <w:b/>
          <w:bCs/>
          <w:sz w:val="30"/>
          <w:szCs w:val="30"/>
          <w:lang w:val="en-HK"/>
        </w:rPr>
        <w:t>TOYO Co., Ltd Announces Unaudited and Unreviewed Second Quarter and First Half 2026 Financial Results</w:t>
      </w:r>
    </w:p>
    <w:p w14:paraId="26BAC666" w14:textId="1490060E" w:rsidR="00A8121B" w:rsidRPr="004E34D7" w:rsidRDefault="00463EBD">
      <w:pPr>
        <w:spacing w:after="200"/>
        <w:rPr>
          <w:lang w:val="en-HK"/>
        </w:rPr>
      </w:pPr>
      <w:r>
        <w:rPr>
          <w:lang w:val="en-HK"/>
        </w:rPr>
        <w:t xml:space="preserve">TOKYO, Japan, </w:t>
      </w:r>
      <w:r>
        <w:rPr>
          <w:color w:val="000000" w:themeColor="text1"/>
          <w:lang w:val="en-HK"/>
        </w:rPr>
        <w:t>August 19, 2026</w:t>
      </w:r>
      <w:r>
        <w:rPr>
          <w:lang w:val="en-HK"/>
        </w:rPr>
        <w:t xml:space="preserve"> – TOYO Co., Ltd (Nasdaq: TOYO) (OTC: TOYWF) (“TOYO</w:t>
      </w:r>
      <w:ins w:id="1" w:author="Mellissak" w:date="2026-08-18T22:36:00Z">
        <w:r>
          <w:rPr>
            <w:lang w:val="en-HK"/>
          </w:rPr>
          <w:t>,”</w:t>
        </w:r>
        <w:r>
          <w:rPr>
            <w:lang w:val="en-HK"/>
          </w:rPr>
          <w:t xml:space="preserve"> “we</w:t>
        </w:r>
      </w:ins>
      <w:r>
        <w:rPr>
          <w:lang w:val="en-HK"/>
        </w:rPr>
        <w:t>” or the “Company”), a solar solution company, today announced its unaudited and unreviewed financial results for the second quarter of 2026 and the six months ended June 30, 2026.</w:t>
      </w:r>
    </w:p>
    <w:p w14:paraId="6659EE46" w14:textId="77777777" w:rsidR="00A8121B" w:rsidRDefault="00463EBD">
      <w:pPr>
        <w:spacing w:before="300" w:after="150"/>
      </w:pPr>
      <w:r>
        <w:rPr>
          <w:b/>
          <w:bCs/>
          <w:color w:val="1A3D6F"/>
          <w:sz w:val="24"/>
          <w:szCs w:val="24"/>
        </w:rPr>
        <w:t>First Half 2026 Financial Highlights</w:t>
      </w:r>
    </w:p>
    <w:p w14:paraId="2316EE9D" w14:textId="77777777" w:rsidR="00A8121B" w:rsidRPr="004E34D7" w:rsidRDefault="00463EBD">
      <w:pPr>
        <w:pStyle w:val="ListParagraph"/>
        <w:numPr>
          <w:ilvl w:val="0"/>
          <w:numId w:val="1"/>
        </w:numPr>
        <w:spacing w:after="90"/>
        <w:rPr>
          <w:lang w:val="en-HK"/>
        </w:rPr>
      </w:pPr>
      <w:r>
        <w:rPr>
          <w:lang w:val="en-HK"/>
        </w:rPr>
        <w:t>2.6 GW of solar cells delivered, a</w:t>
      </w:r>
      <w:r>
        <w:rPr>
          <w:lang w:val="en-HK"/>
        </w:rPr>
        <w:t>n increase of 62.5% year-over-year</w:t>
      </w:r>
    </w:p>
    <w:p w14:paraId="41CCC830" w14:textId="77777777" w:rsidR="00A8121B" w:rsidRPr="004E34D7" w:rsidRDefault="00463EBD">
      <w:pPr>
        <w:pStyle w:val="ListParagraph"/>
        <w:numPr>
          <w:ilvl w:val="0"/>
          <w:numId w:val="1"/>
        </w:numPr>
        <w:spacing w:after="90"/>
        <w:rPr>
          <w:lang w:val="en-HK"/>
        </w:rPr>
      </w:pPr>
      <w:r>
        <w:rPr>
          <w:lang w:val="en-HK"/>
        </w:rPr>
        <w:t>191.5 MW of solar modules delivered; module production capacity had not yet come online in the first half of 2025</w:t>
      </w:r>
    </w:p>
    <w:p w14:paraId="6828BA65" w14:textId="77777777" w:rsidR="00A8121B" w:rsidRPr="004E34D7" w:rsidRDefault="00463EBD">
      <w:pPr>
        <w:pStyle w:val="ListParagraph"/>
        <w:numPr>
          <w:ilvl w:val="0"/>
          <w:numId w:val="1"/>
        </w:numPr>
        <w:spacing w:after="90"/>
        <w:rPr>
          <w:lang w:val="en-HK"/>
        </w:rPr>
      </w:pPr>
      <w:r>
        <w:rPr>
          <w:lang w:val="en-HK"/>
        </w:rPr>
        <w:t>Revenues of $261.0 million, an increase of 87.6% year-over-year</w:t>
      </w:r>
    </w:p>
    <w:p w14:paraId="7D83902D" w14:textId="77777777" w:rsidR="00A8121B" w:rsidRPr="004E34D7" w:rsidRDefault="00463EBD">
      <w:pPr>
        <w:pStyle w:val="ListParagraph"/>
        <w:numPr>
          <w:ilvl w:val="0"/>
          <w:numId w:val="1"/>
        </w:numPr>
        <w:spacing w:after="90"/>
        <w:rPr>
          <w:lang w:val="en-HK"/>
        </w:rPr>
      </w:pPr>
      <w:r>
        <w:rPr>
          <w:lang w:val="en-HK"/>
        </w:rPr>
        <w:t xml:space="preserve">Net income of </w:t>
      </w:r>
      <w:r>
        <w:rPr>
          <w:b/>
          <w:bCs/>
          <w:lang w:val="en-HK"/>
        </w:rPr>
        <w:t>$</w:t>
      </w:r>
      <w:r>
        <w:rPr>
          <w:lang w:val="en-HK"/>
        </w:rPr>
        <w:t>45.8 million, compared to $2</w:t>
      </w:r>
      <w:r>
        <w:rPr>
          <w:lang w:val="en-HK"/>
        </w:rPr>
        <w:t>.5 million in the first half of 2025, an increase of 1,731.6% year-over-year</w:t>
      </w:r>
    </w:p>
    <w:p w14:paraId="3B3F063C" w14:textId="77777777" w:rsidR="00A8121B" w:rsidRPr="004E34D7" w:rsidRDefault="00463EBD">
      <w:pPr>
        <w:pStyle w:val="ListParagraph"/>
        <w:numPr>
          <w:ilvl w:val="0"/>
          <w:numId w:val="1"/>
        </w:numPr>
        <w:spacing w:after="90"/>
        <w:rPr>
          <w:lang w:val="en-HK"/>
        </w:rPr>
      </w:pPr>
      <w:r>
        <w:rPr>
          <w:lang w:val="en-HK"/>
        </w:rPr>
        <w:t>EBITDA (Non-GAAP) of $82.1 million, compared to $</w:t>
      </w:r>
      <w:r>
        <w:rPr>
          <w:rFonts w:hint="eastAsia"/>
          <w:lang w:val="en-HK"/>
        </w:rPr>
        <w:t>21.5</w:t>
      </w:r>
      <w:r>
        <w:rPr>
          <w:lang w:val="en-HK"/>
        </w:rPr>
        <w:t xml:space="preserve"> million in the first half of 2025, an increase of 282.3% year-over-year</w:t>
      </w:r>
    </w:p>
    <w:p w14:paraId="7BDEF73F" w14:textId="77777777" w:rsidR="00A8121B" w:rsidRPr="004E34D7" w:rsidRDefault="00463EBD">
      <w:pPr>
        <w:pStyle w:val="ListParagraph"/>
        <w:numPr>
          <w:ilvl w:val="0"/>
          <w:numId w:val="1"/>
        </w:numPr>
        <w:spacing w:after="90"/>
        <w:rPr>
          <w:lang w:val="en-HK"/>
        </w:rPr>
      </w:pPr>
      <w:r>
        <w:rPr>
          <w:lang w:val="en-HK"/>
        </w:rPr>
        <w:t>Adjusted EBITDA (Non-GAAP) of $82.3 million, compared</w:t>
      </w:r>
      <w:r>
        <w:rPr>
          <w:lang w:val="en-HK"/>
        </w:rPr>
        <w:t xml:space="preserve"> to $</w:t>
      </w:r>
      <w:r>
        <w:rPr>
          <w:rFonts w:hint="eastAsia"/>
          <w:lang w:val="en-HK"/>
        </w:rPr>
        <w:t>22.8</w:t>
      </w:r>
      <w:r>
        <w:rPr>
          <w:lang w:val="en-HK"/>
        </w:rPr>
        <w:t xml:space="preserve"> million in the first half of 2025, an increase of 260.2% year-over-year</w:t>
      </w:r>
    </w:p>
    <w:p w14:paraId="61B5BA52" w14:textId="77777777" w:rsidR="00A8121B" w:rsidRPr="004E34D7" w:rsidRDefault="00463EBD">
      <w:pPr>
        <w:pStyle w:val="ListParagraph"/>
        <w:numPr>
          <w:ilvl w:val="0"/>
          <w:numId w:val="1"/>
        </w:numPr>
        <w:spacing w:after="90"/>
        <w:rPr>
          <w:lang w:val="en-HK"/>
        </w:rPr>
      </w:pPr>
      <w:r>
        <w:rPr>
          <w:lang w:val="en-HK"/>
        </w:rPr>
        <w:t>Adjusted Net Income (Non-GAAP) of $46.0 million, compared to $3.9 million in the first half of 2025, an increase of 1,090.6% year-over-year</w:t>
      </w:r>
    </w:p>
    <w:p w14:paraId="6DE6E5FF" w14:textId="2E0C3983" w:rsidR="00A8121B" w:rsidRPr="004E34D7" w:rsidRDefault="00463EBD">
      <w:pPr>
        <w:pStyle w:val="ListParagraph"/>
        <w:numPr>
          <w:ilvl w:val="0"/>
          <w:numId w:val="1"/>
        </w:numPr>
        <w:spacing w:after="90"/>
        <w:rPr>
          <w:lang w:val="en-HK"/>
        </w:rPr>
      </w:pPr>
      <w:r>
        <w:rPr>
          <w:lang w:val="en-HK"/>
        </w:rPr>
        <w:t>Earnings per share, basic and dilu</w:t>
      </w:r>
      <w:r>
        <w:rPr>
          <w:lang w:val="en-HK"/>
        </w:rPr>
        <w:t>ted, of $1.21 and $1.20, respectively, compared to $0.08 in the first half of 2025</w:t>
      </w:r>
    </w:p>
    <w:p w14:paraId="4E124898" w14:textId="77777777" w:rsidR="00A8121B" w:rsidRPr="004E34D7" w:rsidRDefault="00463EBD">
      <w:pPr>
        <w:pStyle w:val="ListParagraph"/>
        <w:numPr>
          <w:ilvl w:val="0"/>
          <w:numId w:val="1"/>
        </w:numPr>
        <w:spacing w:after="90"/>
        <w:rPr>
          <w:lang w:val="en-HK"/>
        </w:rPr>
      </w:pPr>
      <w:r>
        <w:rPr>
          <w:lang w:val="en-HK"/>
        </w:rPr>
        <w:t>Raised approximately $52.6 million in aggregate net proceeds from a registered direct offering and at-the-market offerings during the first half of 2026</w:t>
      </w:r>
    </w:p>
    <w:p w14:paraId="3C4AF7FF" w14:textId="77777777" w:rsidR="00A8121B" w:rsidRPr="004E34D7" w:rsidRDefault="00463EBD">
      <w:pPr>
        <w:spacing w:after="200"/>
        <w:rPr>
          <w:lang w:val="en-HK"/>
        </w:rPr>
      </w:pPr>
      <w:commentRangeStart w:id="2"/>
      <w:r>
        <w:rPr>
          <w:lang w:val="en-HK"/>
        </w:rPr>
        <w:t>“We are very pleased</w:t>
      </w:r>
      <w:r>
        <w:rPr>
          <w:lang w:val="en-HK"/>
        </w:rPr>
        <w:t xml:space="preserve"> with our first-half 2026 results, which reflect the continued strength of our global manufacturing platform and the growing demand we’re seeing across our markets,” said Takahiko Onozuka, Chairman and CEO of TOYO. “Following the recent Section 232 determi</w:t>
      </w:r>
      <w:r>
        <w:rPr>
          <w:lang w:val="en-HK"/>
        </w:rPr>
        <w:t>nation on polysilicon and its derivatives, we do expect an impact on our second-half results, though the magnitude is not yet certain, as we are currently in discussion with the Department of Commerce on a framework that would help address it. We will prov</w:t>
      </w:r>
      <w:r>
        <w:rPr>
          <w:lang w:val="en-HK"/>
        </w:rPr>
        <w:t>ide further updates as more clarity emerges.”</w:t>
      </w:r>
    </w:p>
    <w:p w14:paraId="2318CC74" w14:textId="23809A51" w:rsidR="00A8121B" w:rsidRPr="004E34D7" w:rsidRDefault="00463EBD">
      <w:pPr>
        <w:spacing w:after="200"/>
        <w:rPr>
          <w:lang w:val="en-HK"/>
        </w:rPr>
      </w:pPr>
      <w:r>
        <w:rPr>
          <w:lang w:val="en-HK"/>
        </w:rPr>
        <w:t>“TOYO supports building a secure, competitive American solar supply chain, and we’re putting capital behind it,” said Rhone Resch, Chief Strategy Officer of TOYO. “That includes our integrated solar manufacturi</w:t>
      </w:r>
      <w:r>
        <w:rPr>
          <w:lang w:val="en-HK"/>
        </w:rPr>
        <w:t xml:space="preserve">ng campus in Humble, Texas, in the greater Houston area, comprising our 2 GW solar module facility and the new 1.5 GW advanced </w:t>
      </w:r>
      <w:ins w:id="3" w:author="Mellissak" w:date="2026-08-18T22:36:00Z">
        <w:r>
          <w:rPr>
            <w:lang w:val="en-HK"/>
          </w:rPr>
          <w:t>heterojunction (</w:t>
        </w:r>
      </w:ins>
      <w:r>
        <w:rPr>
          <w:lang w:val="en-HK"/>
        </w:rPr>
        <w:t>HJT</w:t>
      </w:r>
      <w:ins w:id="4" w:author="Mellissak" w:date="2026-08-18T22:36:00Z">
        <w:r>
          <w:rPr>
            <w:lang w:val="en-HK"/>
          </w:rPr>
          <w:t>)</w:t>
        </w:r>
      </w:ins>
      <w:r>
        <w:rPr>
          <w:lang w:val="en-HK"/>
        </w:rPr>
        <w:t xml:space="preserve"> solar cell facility on the same site. We are working with the Department of Commerce on an investment offset</w:t>
      </w:r>
      <w:r>
        <w:rPr>
          <w:lang w:val="en-HK"/>
        </w:rPr>
        <w:t xml:space="preserve"> that would support this buildout while keeping cell supply available to U.S. solar module makers. TOYO remains committed to growing U.S. solar manufacturing, supporting American jobs, and building a secure, non-FEOC </w:t>
      </w:r>
      <w:ins w:id="5" w:author="Mellissak" w:date="2026-08-18T22:36:00Z">
        <w:r>
          <w:rPr>
            <w:lang w:val="en-HK"/>
          </w:rPr>
          <w:t>(</w:t>
        </w:r>
        <w:r>
          <w:t>Non-Foreign Entity of Concern</w:t>
        </w:r>
        <w:r>
          <w:rPr>
            <w:lang w:val="en-HK"/>
          </w:rPr>
          <w:t xml:space="preserve">) </w:t>
        </w:r>
      </w:ins>
      <w:r>
        <w:rPr>
          <w:lang w:val="en-HK"/>
        </w:rPr>
        <w:t xml:space="preserve">supply </w:t>
      </w:r>
      <w:r>
        <w:rPr>
          <w:lang w:val="en-HK"/>
        </w:rPr>
        <w:t>chain.”</w:t>
      </w:r>
      <w:commentRangeEnd w:id="2"/>
      <w:r>
        <w:rPr>
          <w:rStyle w:val="CommentReference"/>
          <w:sz w:val="20"/>
          <w:szCs w:val="20"/>
          <w:lang w:val="en-HK"/>
        </w:rPr>
        <w:commentReference w:id="2"/>
      </w:r>
    </w:p>
    <w:p w14:paraId="2BC2D1D7" w14:textId="77777777" w:rsidR="00A8121B" w:rsidRPr="004E34D7" w:rsidRDefault="00A8121B">
      <w:pPr>
        <w:spacing w:after="90"/>
        <w:rPr>
          <w:lang w:val="en-HK"/>
        </w:rPr>
      </w:pPr>
    </w:p>
    <w:p w14:paraId="2E77CADC" w14:textId="77777777" w:rsidR="00A8121B" w:rsidRDefault="00463EBD">
      <w:pPr>
        <w:spacing w:before="300" w:after="150"/>
      </w:pPr>
      <w:r>
        <w:rPr>
          <w:b/>
          <w:bCs/>
          <w:sz w:val="24"/>
          <w:szCs w:val="24"/>
        </w:rPr>
        <w:t>Recent Developments</w:t>
      </w:r>
    </w:p>
    <w:p w14:paraId="44AE1304" w14:textId="77777777" w:rsidR="00A8121B" w:rsidRPr="004E34D7" w:rsidRDefault="00463EBD">
      <w:pPr>
        <w:pStyle w:val="ListParagraph"/>
        <w:numPr>
          <w:ilvl w:val="0"/>
          <w:numId w:val="1"/>
        </w:numPr>
        <w:spacing w:after="90"/>
        <w:rPr>
          <w:lang w:val="en-HK"/>
        </w:rPr>
      </w:pPr>
      <w:r>
        <w:rPr>
          <w:lang w:val="en-HK"/>
        </w:rPr>
        <w:t>Registered Direct Offering: On June 25, 2026, the Company closed a registered direct offering with certain institutional investors for gross proceeds of $50.0 million and net proceeds of approximately $47.1 million.</w:t>
      </w:r>
    </w:p>
    <w:p w14:paraId="651C6A06" w14:textId="77777777" w:rsidR="00A8121B" w:rsidRPr="004E34D7" w:rsidRDefault="00463EBD">
      <w:pPr>
        <w:pStyle w:val="ListParagraph"/>
        <w:numPr>
          <w:ilvl w:val="0"/>
          <w:numId w:val="1"/>
        </w:numPr>
        <w:spacing w:after="90"/>
        <w:rPr>
          <w:lang w:val="en-HK"/>
        </w:rPr>
      </w:pPr>
      <w:r>
        <w:rPr>
          <w:lang w:val="en-HK"/>
        </w:rPr>
        <w:t>At-the-Market Offering: As of June 30, 2026, the Company had raised approximately $5.5 million in net proceeds from at-the-market offerings under its at-the-market equity program with Roth Capital Partners, LLC and H.C. Wainwright &amp; Co., LLC.</w:t>
      </w:r>
    </w:p>
    <w:p w14:paraId="0E1C65C3" w14:textId="77777777" w:rsidR="00A8121B" w:rsidRPr="004E34D7" w:rsidRDefault="00463EBD">
      <w:pPr>
        <w:pStyle w:val="ListParagraph"/>
        <w:numPr>
          <w:ilvl w:val="0"/>
          <w:numId w:val="1"/>
        </w:numPr>
        <w:spacing w:after="90"/>
        <w:rPr>
          <w:lang w:val="en-HK"/>
        </w:rPr>
      </w:pPr>
      <w:r>
        <w:rPr>
          <w:lang w:val="en-HK"/>
        </w:rPr>
        <w:t>Russell Index</w:t>
      </w:r>
      <w:r>
        <w:rPr>
          <w:lang w:val="en-HK"/>
        </w:rPr>
        <w:t xml:space="preserve"> Inclusion: Effective following the June 2026 annual reconstitution, TOYO was added to the Russell 3000® Index and the Russell Microcap® Index.</w:t>
      </w:r>
    </w:p>
    <w:p w14:paraId="7278ADCC" w14:textId="77777777" w:rsidR="00A8121B" w:rsidRPr="004E34D7" w:rsidRDefault="00463EBD">
      <w:pPr>
        <w:pStyle w:val="ListParagraph"/>
        <w:numPr>
          <w:ilvl w:val="0"/>
          <w:numId w:val="1"/>
        </w:numPr>
        <w:spacing w:after="90"/>
        <w:rPr>
          <w:lang w:val="en-HK"/>
        </w:rPr>
      </w:pPr>
      <w:r>
        <w:rPr>
          <w:lang w:val="en-HK"/>
        </w:rPr>
        <w:t>CFO Transition: Effective July 1, 2026, Yasunari Harada was appointed Chief Financial Officer, succeeding Taewoo</w:t>
      </w:r>
      <w:r>
        <w:rPr>
          <w:lang w:val="en-HK"/>
        </w:rPr>
        <w:t xml:space="preserve"> (Raymond) Chung who resigned effective June 30, 2026.</w:t>
      </w:r>
    </w:p>
    <w:p w14:paraId="1AB061A6" w14:textId="77777777" w:rsidR="00A8121B" w:rsidRPr="004E34D7" w:rsidRDefault="00463EBD">
      <w:pPr>
        <w:pStyle w:val="ListParagraph"/>
        <w:numPr>
          <w:ilvl w:val="0"/>
          <w:numId w:val="1"/>
        </w:numPr>
        <w:spacing w:after="90"/>
        <w:rPr>
          <w:lang w:val="en-HK"/>
        </w:rPr>
      </w:pPr>
      <w:r>
        <w:rPr>
          <w:lang w:val="en-HK"/>
        </w:rPr>
        <w:lastRenderedPageBreak/>
        <w:t>Section 45X Tax Credit Eligibility: Toyo Solar Texas LLC expects to qualify for Section 45X Advanced Manufacturing Production Credits for the tax year 2025, based on a third-party tax compliance analys</w:t>
      </w:r>
      <w:r>
        <w:rPr>
          <w:lang w:val="en-HK"/>
        </w:rPr>
        <w:t>is announced on July 21, 2026.</w:t>
      </w:r>
    </w:p>
    <w:p w14:paraId="0147C786" w14:textId="1F04FB49" w:rsidR="00A8121B" w:rsidRPr="004E34D7" w:rsidRDefault="00463EBD">
      <w:pPr>
        <w:pStyle w:val="ListParagraph"/>
        <w:numPr>
          <w:ilvl w:val="0"/>
          <w:numId w:val="1"/>
        </w:numPr>
        <w:spacing w:after="90"/>
        <w:rPr>
          <w:lang w:val="en-HK"/>
        </w:rPr>
      </w:pPr>
      <w:r>
        <w:rPr>
          <w:lang w:val="en-HK"/>
        </w:rPr>
        <w:t xml:space="preserve"> </w:t>
      </w:r>
      <w:r>
        <w:rPr>
          <w:bCs/>
          <w:lang w:val="en-HK"/>
        </w:rPr>
        <w:t>"Houston-Area Module Capacity Expansion: Construction of the Company's second 1 GW module production line, located in Humble, Texas in the greater Houston area, is nearing completion, with production expected to begin in Sep</w:t>
      </w:r>
      <w:r>
        <w:rPr>
          <w:bCs/>
          <w:lang w:val="en-HK"/>
        </w:rPr>
        <w:t>tember 2026. Once operational, the new line will bring total module manufacturing capacity at the site to approximately 2 GW</w:t>
      </w:r>
      <w:r>
        <w:rPr>
          <w:lang w:val="en-HK"/>
        </w:rPr>
        <w:t>.</w:t>
      </w:r>
    </w:p>
    <w:p w14:paraId="39BE1A0D" w14:textId="7087A7F2" w:rsidR="00A8121B" w:rsidRPr="004E34D7" w:rsidRDefault="00463EBD">
      <w:pPr>
        <w:pStyle w:val="ListParagraph"/>
        <w:numPr>
          <w:ilvl w:val="0"/>
          <w:numId w:val="1"/>
        </w:numPr>
        <w:spacing w:after="90"/>
        <w:rPr>
          <w:lang w:val="en-HK"/>
        </w:rPr>
      </w:pPr>
      <w:r>
        <w:rPr>
          <w:bCs/>
          <w:lang w:val="en-HK"/>
        </w:rPr>
        <w:t>HJT Cell Manufacturing Line:</w:t>
      </w:r>
      <w:r>
        <w:rPr>
          <w:b/>
          <w:lang w:val="en-HK"/>
        </w:rPr>
        <w:t xml:space="preserve"> </w:t>
      </w:r>
      <w:r>
        <w:rPr>
          <w:lang w:val="en-HK"/>
        </w:rPr>
        <w:t xml:space="preserve">TOYO's previously announced 1.5 GW advanced </w:t>
      </w:r>
      <w:del w:id="6" w:author="Mellissak" w:date="2026-08-18T22:36:00Z">
        <w:r>
          <w:rPr>
            <w:lang w:val="en-HK"/>
          </w:rPr>
          <w:delText>heterojunction (</w:delText>
        </w:r>
      </w:del>
      <w:r>
        <w:rPr>
          <w:lang w:val="en-HK"/>
        </w:rPr>
        <w:t>HJT</w:t>
      </w:r>
      <w:del w:id="7" w:author="Mellissak" w:date="2026-08-18T22:36:00Z">
        <w:r>
          <w:rPr>
            <w:lang w:val="en-HK"/>
          </w:rPr>
          <w:delText xml:space="preserve">) </w:delText>
        </w:r>
      </w:del>
      <w:r>
        <w:rPr>
          <w:lang w:val="en-HK"/>
        </w:rPr>
        <w:t xml:space="preserve"> solar cell manufacturing line — a $</w:t>
      </w:r>
      <w:r>
        <w:rPr>
          <w:lang w:val="en-HK"/>
        </w:rPr>
        <w:t>357 million investment, located on the same Humble, Texas site as the Company's solar module plant — is progressing on schedule. TOYO reaffirms that the line will enter pilot production no later than the first quarter of 2028.</w:t>
      </w:r>
    </w:p>
    <w:p w14:paraId="7B9EDE90" w14:textId="77777777" w:rsidR="00A8121B" w:rsidRPr="004E34D7" w:rsidRDefault="00463EBD">
      <w:pPr>
        <w:pStyle w:val="ListParagraph"/>
        <w:numPr>
          <w:ilvl w:val="0"/>
          <w:numId w:val="1"/>
        </w:numPr>
        <w:spacing w:after="90"/>
        <w:rPr>
          <w:lang w:val="en-HK"/>
        </w:rPr>
      </w:pPr>
      <w:r>
        <w:rPr>
          <w:lang w:val="en-HK"/>
        </w:rPr>
        <w:t>Section 232 Polysilicon Deter</w:t>
      </w:r>
      <w:r>
        <w:rPr>
          <w:lang w:val="en-HK"/>
        </w:rPr>
        <w:t>mination: TOYO welcomed the Section 232 determination of the Trump Administration on polysilicon, reaffirming TOYO’s $357 million HJT facility investment in Humble, Texas.</w:t>
      </w:r>
    </w:p>
    <w:p w14:paraId="04C9F16C" w14:textId="77777777" w:rsidR="00A8121B" w:rsidRPr="004E34D7" w:rsidRDefault="00A8121B">
      <w:pPr>
        <w:spacing w:before="300" w:after="150"/>
        <w:rPr>
          <w:b/>
          <w:bCs/>
          <w:color w:val="1A3D6F"/>
          <w:sz w:val="24"/>
          <w:szCs w:val="24"/>
          <w:lang w:val="en-HK"/>
        </w:rPr>
      </w:pPr>
    </w:p>
    <w:p w14:paraId="271AF48F" w14:textId="77777777" w:rsidR="00A8121B" w:rsidRPr="004E34D7" w:rsidRDefault="00463EBD">
      <w:pPr>
        <w:spacing w:before="300" w:after="150"/>
        <w:rPr>
          <w:lang w:val="en-HK"/>
        </w:rPr>
      </w:pPr>
      <w:r>
        <w:rPr>
          <w:b/>
          <w:bCs/>
          <w:sz w:val="24"/>
          <w:szCs w:val="24"/>
          <w:lang w:val="en-HK"/>
        </w:rPr>
        <w:t>Unaudited Second Quarter 2026 Results</w:t>
      </w:r>
    </w:p>
    <w:p w14:paraId="00330D26" w14:textId="77777777" w:rsidR="00A8121B" w:rsidRPr="004E34D7" w:rsidRDefault="00463EBD">
      <w:pPr>
        <w:spacing w:after="200"/>
        <w:rPr>
          <w:lang w:val="en-HK"/>
        </w:rPr>
      </w:pPr>
      <w:r>
        <w:rPr>
          <w:lang w:val="en-HK"/>
        </w:rPr>
        <w:t xml:space="preserve">Revenues for the second quarter of 2026 were </w:t>
      </w:r>
      <w:r>
        <w:rPr>
          <w:lang w:val="en-HK"/>
        </w:rPr>
        <w:t>approximately $118.2 million, an increase of 35.0% from $87.6 million in the same period in 2025, primarily reflecting approximately $31.7 million of solar module sales contributed during the second quarter by the Company's newly operational module facilit</w:t>
      </w:r>
      <w:r>
        <w:rPr>
          <w:lang w:val="en-HK"/>
        </w:rPr>
        <w:t>y in Texas.</w:t>
      </w:r>
    </w:p>
    <w:p w14:paraId="30BED55A" w14:textId="77777777" w:rsidR="00A8121B" w:rsidRPr="004E34D7" w:rsidRDefault="00463EBD">
      <w:pPr>
        <w:spacing w:after="200"/>
        <w:rPr>
          <w:lang w:val="en-HK"/>
        </w:rPr>
      </w:pPr>
      <w:r>
        <w:rPr>
          <w:lang w:val="en-HK"/>
        </w:rPr>
        <w:t>Cost of revenues was approximately $81.2 million for the second quarter of 2026, compared to $69.3 million for the same period in 2025.</w:t>
      </w:r>
    </w:p>
    <w:p w14:paraId="240BB6F0" w14:textId="77777777" w:rsidR="00A8121B" w:rsidRPr="004E34D7" w:rsidRDefault="00463EBD">
      <w:pPr>
        <w:spacing w:after="200"/>
        <w:rPr>
          <w:lang w:val="en-HK"/>
        </w:rPr>
      </w:pPr>
      <w:r>
        <w:rPr>
          <w:lang w:val="en-HK"/>
        </w:rPr>
        <w:t xml:space="preserve">Gross profit was approximately $37.0 million for the second quarter of 2026, an increase of 102.2% compared </w:t>
      </w:r>
      <w:r>
        <w:rPr>
          <w:lang w:val="en-HK"/>
        </w:rPr>
        <w:t>to $18.3 million for the same period in 2025. Gross margin improved to 31.3% for the second quarter of 2026 from 20.9% in the second quarter of 2025.</w:t>
      </w:r>
    </w:p>
    <w:p w14:paraId="7075D579" w14:textId="77777777" w:rsidR="00A8121B" w:rsidRPr="004E34D7" w:rsidRDefault="00463EBD">
      <w:pPr>
        <w:spacing w:after="200"/>
        <w:rPr>
          <w:lang w:val="en-HK"/>
        </w:rPr>
      </w:pPr>
      <w:r>
        <w:rPr>
          <w:lang w:val="en-HK"/>
        </w:rPr>
        <w:t>Total operating expenses increased to approximately $14.4 million for the second quarter of 2026 from $7.3</w:t>
      </w:r>
      <w:r>
        <w:rPr>
          <w:lang w:val="en-HK"/>
        </w:rPr>
        <w:t xml:space="preserve"> million for the same period in 2025.</w:t>
      </w:r>
    </w:p>
    <w:p w14:paraId="738B7D50" w14:textId="77777777" w:rsidR="00A8121B" w:rsidRPr="004E34D7" w:rsidRDefault="00463EBD">
      <w:pPr>
        <w:pStyle w:val="ListParagraph"/>
        <w:numPr>
          <w:ilvl w:val="0"/>
          <w:numId w:val="1"/>
        </w:numPr>
        <w:spacing w:after="90"/>
        <w:rPr>
          <w:lang w:val="en-HK"/>
        </w:rPr>
      </w:pPr>
      <w:r>
        <w:rPr>
          <w:lang w:val="en-HK"/>
        </w:rPr>
        <w:t>Selling and marketing expenses were $1.6 million for the second quarter of 2026, compared to $2.1 million for the same period in 2025.</w:t>
      </w:r>
    </w:p>
    <w:p w14:paraId="495357BA" w14:textId="77777777" w:rsidR="00A8121B" w:rsidRPr="004E34D7" w:rsidRDefault="00463EBD">
      <w:pPr>
        <w:pStyle w:val="ListParagraph"/>
        <w:numPr>
          <w:ilvl w:val="0"/>
          <w:numId w:val="1"/>
        </w:numPr>
        <w:spacing w:after="90"/>
        <w:rPr>
          <w:lang w:val="en-HK"/>
        </w:rPr>
      </w:pPr>
      <w:r>
        <w:rPr>
          <w:lang w:val="en-HK"/>
        </w:rPr>
        <w:t>General and administrative expenses were $12.8 million for the second quarter of 20</w:t>
      </w:r>
      <w:r>
        <w:rPr>
          <w:lang w:val="en-HK"/>
        </w:rPr>
        <w:t>26, compared to $5.3 million for the same period in 2025.</w:t>
      </w:r>
    </w:p>
    <w:p w14:paraId="1D59698B" w14:textId="77777777" w:rsidR="00A8121B" w:rsidRPr="004E34D7" w:rsidRDefault="00463EBD">
      <w:pPr>
        <w:spacing w:after="200"/>
        <w:rPr>
          <w:lang w:val="en-HK"/>
        </w:rPr>
      </w:pPr>
      <w:r>
        <w:rPr>
          <w:lang w:val="en-HK"/>
        </w:rPr>
        <w:t>Income from operations was approximately $22.6 million for the second quarter of 2026, compared to $10.9 million for the same period in 2025.</w:t>
      </w:r>
    </w:p>
    <w:p w14:paraId="0A32AD5A" w14:textId="77777777" w:rsidR="00A8121B" w:rsidRPr="004E34D7" w:rsidRDefault="00463EBD">
      <w:pPr>
        <w:spacing w:after="200"/>
        <w:rPr>
          <w:lang w:val="en-HK"/>
        </w:rPr>
      </w:pPr>
      <w:r>
        <w:rPr>
          <w:lang w:val="en-HK"/>
        </w:rPr>
        <w:t>Net income was approximately $17.4 million for the secon</w:t>
      </w:r>
      <w:r>
        <w:rPr>
          <w:lang w:val="en-HK"/>
        </w:rPr>
        <w:t>d quarter of 2026, compared to $6.2 million for the same period in 2025.</w:t>
      </w:r>
    </w:p>
    <w:p w14:paraId="44EF998B" w14:textId="77777777" w:rsidR="00A8121B" w:rsidRPr="004E34D7" w:rsidRDefault="00463EBD">
      <w:pPr>
        <w:spacing w:after="200"/>
        <w:rPr>
          <w:lang w:val="en-HK"/>
        </w:rPr>
      </w:pPr>
      <w:commentRangeStart w:id="8"/>
      <w:r>
        <w:rPr>
          <w:lang w:val="en-HK"/>
        </w:rPr>
        <w:t>Net income attributable to TOYO’s shareholders was $17.4 million for the second quarter of 2026, compared to $6.7 million for the same period in 2025.</w:t>
      </w:r>
      <w:commentRangeEnd w:id="8"/>
      <w:r>
        <w:rPr>
          <w:rStyle w:val="CommentReference"/>
          <w:sz w:val="20"/>
          <w:szCs w:val="20"/>
          <w:lang w:val="en-HK"/>
        </w:rPr>
        <w:commentReference w:id="8"/>
      </w:r>
    </w:p>
    <w:p w14:paraId="5530FD7B" w14:textId="77777777" w:rsidR="00A8121B" w:rsidRPr="004E34D7" w:rsidRDefault="00463EBD">
      <w:pPr>
        <w:spacing w:after="200"/>
        <w:rPr>
          <w:lang w:val="en-HK"/>
        </w:rPr>
      </w:pPr>
      <w:r>
        <w:rPr>
          <w:lang w:val="en-HK"/>
        </w:rPr>
        <w:t>Earnings per share, basic and</w:t>
      </w:r>
      <w:r>
        <w:rPr>
          <w:lang w:val="en-HK"/>
        </w:rPr>
        <w:t xml:space="preserve"> diluted, for the second quarter of 2026 were $0.46 and $0.45, respectively, compared to $0.16 for both basic and diluted in the same period in 2025.</w:t>
      </w:r>
    </w:p>
    <w:p w14:paraId="537942D5" w14:textId="77777777" w:rsidR="00A8121B" w:rsidRPr="004E34D7" w:rsidRDefault="00463EBD">
      <w:pPr>
        <w:spacing w:before="300" w:after="150"/>
        <w:rPr>
          <w:lang w:val="en-HK"/>
        </w:rPr>
      </w:pPr>
      <w:r>
        <w:rPr>
          <w:b/>
          <w:bCs/>
          <w:sz w:val="24"/>
          <w:szCs w:val="24"/>
          <w:lang w:val="en-HK"/>
        </w:rPr>
        <w:t>Unaudited First Half 2026 Results</w:t>
      </w:r>
    </w:p>
    <w:p w14:paraId="6E05B57A" w14:textId="77777777" w:rsidR="00A8121B" w:rsidRPr="004E34D7" w:rsidRDefault="00463EBD">
      <w:pPr>
        <w:spacing w:after="200"/>
        <w:rPr>
          <w:lang w:val="en-HK"/>
        </w:rPr>
      </w:pPr>
      <w:r>
        <w:rPr>
          <w:lang w:val="en-HK"/>
        </w:rPr>
        <w:t>Revenues for the six months ended June 30, 2026 were approximately $261.</w:t>
      </w:r>
      <w:r>
        <w:rPr>
          <w:lang w:val="en-HK"/>
        </w:rPr>
        <w:t xml:space="preserve">0 million, an increase of 87.6% from $139.1 million in the same period in 2025. The increase was primarily driven by higher solar cell and solar module </w:t>
      </w:r>
      <w:r>
        <w:rPr>
          <w:rFonts w:hint="eastAsia"/>
          <w:lang w:val="en-HK"/>
        </w:rPr>
        <w:t>revenue</w:t>
      </w:r>
      <w:r>
        <w:rPr>
          <w:lang w:val="en-HK"/>
        </w:rPr>
        <w:t>, including a 153.9% increase in sales to end customers in the United States, which represented $</w:t>
      </w:r>
      <w:r>
        <w:rPr>
          <w:lang w:val="en-HK"/>
        </w:rPr>
        <w:t>210.5 million, or approximately 80.7%, of first-half revenue.</w:t>
      </w:r>
    </w:p>
    <w:p w14:paraId="6C0FE9D3" w14:textId="77777777" w:rsidR="00A8121B" w:rsidRPr="004E34D7" w:rsidRDefault="00463EBD">
      <w:pPr>
        <w:spacing w:after="200"/>
        <w:rPr>
          <w:lang w:val="en-HK"/>
        </w:rPr>
      </w:pPr>
      <w:r>
        <w:rPr>
          <w:lang w:val="en-HK"/>
        </w:rPr>
        <w:t>Cost of revenues was approximately $176.2 million for the first half of 2026, compared to $116.0 million for the same period in 2025.</w:t>
      </w:r>
    </w:p>
    <w:p w14:paraId="398A420F" w14:textId="77777777" w:rsidR="00A8121B" w:rsidRPr="004E34D7" w:rsidRDefault="00463EBD">
      <w:pPr>
        <w:spacing w:after="200"/>
        <w:rPr>
          <w:lang w:val="en-HK"/>
        </w:rPr>
      </w:pPr>
      <w:r>
        <w:rPr>
          <w:lang w:val="en-HK"/>
        </w:rPr>
        <w:lastRenderedPageBreak/>
        <w:t>Gross profit was approximately $84.7 million for the first h</w:t>
      </w:r>
      <w:r>
        <w:rPr>
          <w:lang w:val="en-HK"/>
        </w:rPr>
        <w:t>alf of 2026, an increase of 267.0% compared to $23.1 million for the same period in 2025. Gross margin improved to 32.5% for the first half of 2026 from 16.6% in the first half of 2025, primarily reflecting expanded production capacity and improved product</w:t>
      </w:r>
      <w:r>
        <w:rPr>
          <w:lang w:val="en-HK"/>
        </w:rPr>
        <w:t>ion efficiencies.</w:t>
      </w:r>
    </w:p>
    <w:p w14:paraId="0814FD6A" w14:textId="77777777" w:rsidR="00A8121B" w:rsidRPr="004E34D7" w:rsidRDefault="00463EBD">
      <w:pPr>
        <w:spacing w:after="200"/>
        <w:rPr>
          <w:lang w:val="en-HK"/>
        </w:rPr>
      </w:pPr>
      <w:r>
        <w:rPr>
          <w:lang w:val="en-HK"/>
        </w:rPr>
        <w:t>Total operating expenses increased to approximately $25.9 million for the first half of 2026 from $13.4 million for the same period in 2025.</w:t>
      </w:r>
    </w:p>
    <w:p w14:paraId="284A7552" w14:textId="77777777" w:rsidR="00A8121B" w:rsidRPr="004E34D7" w:rsidRDefault="00463EBD">
      <w:pPr>
        <w:pStyle w:val="ListParagraph"/>
        <w:numPr>
          <w:ilvl w:val="0"/>
          <w:numId w:val="1"/>
        </w:numPr>
        <w:spacing w:after="90"/>
        <w:rPr>
          <w:lang w:val="en-HK"/>
        </w:rPr>
      </w:pPr>
      <w:r>
        <w:rPr>
          <w:lang w:val="en-HK"/>
        </w:rPr>
        <w:t xml:space="preserve">Selling and marketing expenses were $3.6 million for the first half of 2026, compared to $2.5 </w:t>
      </w:r>
      <w:r>
        <w:rPr>
          <w:lang w:val="en-HK"/>
        </w:rPr>
        <w:t>million for the same period in 2025.</w:t>
      </w:r>
    </w:p>
    <w:p w14:paraId="4B838BE7" w14:textId="77777777" w:rsidR="00A8121B" w:rsidRPr="004E34D7" w:rsidRDefault="00463EBD">
      <w:pPr>
        <w:pStyle w:val="ListParagraph"/>
        <w:numPr>
          <w:ilvl w:val="0"/>
          <w:numId w:val="1"/>
        </w:numPr>
        <w:spacing w:after="90"/>
        <w:rPr>
          <w:lang w:val="en-HK"/>
        </w:rPr>
      </w:pPr>
      <w:r>
        <w:rPr>
          <w:lang w:val="en-HK"/>
        </w:rPr>
        <w:t xml:space="preserve">General and administrative expenses were $22.3 million for the first half of 2026, compared to $10.9 million for the same period in 2025, primarily reflecting the scale-up of operations at the Company’s Houston module </w:t>
      </w:r>
      <w:r>
        <w:rPr>
          <w:lang w:val="en-HK"/>
        </w:rPr>
        <w:t>facility and increased headcount to support growth.</w:t>
      </w:r>
    </w:p>
    <w:p w14:paraId="109AF0D7" w14:textId="77777777" w:rsidR="00A8121B" w:rsidRPr="004E34D7" w:rsidRDefault="00463EBD">
      <w:pPr>
        <w:spacing w:after="200"/>
        <w:rPr>
          <w:lang w:val="en-HK"/>
        </w:rPr>
      </w:pPr>
      <w:r>
        <w:rPr>
          <w:lang w:val="en-HK"/>
        </w:rPr>
        <w:t>Income from operations was approximately $58.8 million for the first half of 2026, an increase of 507.9% compared to $9.7 million for the same period in 2025.</w:t>
      </w:r>
    </w:p>
    <w:p w14:paraId="23162C5E" w14:textId="77777777" w:rsidR="00A8121B" w:rsidRPr="004E34D7" w:rsidRDefault="00463EBD">
      <w:pPr>
        <w:spacing w:after="200"/>
        <w:rPr>
          <w:lang w:val="en-HK"/>
        </w:rPr>
      </w:pPr>
      <w:r>
        <w:rPr>
          <w:lang w:val="en-HK"/>
        </w:rPr>
        <w:t>Net income was approximately $45.8 million fo</w:t>
      </w:r>
      <w:r>
        <w:rPr>
          <w:lang w:val="en-HK"/>
        </w:rPr>
        <w:t>r the first half of 2026, compared to $2.5 million for the same period in 2025.</w:t>
      </w:r>
    </w:p>
    <w:p w14:paraId="24B0D7D5" w14:textId="77777777" w:rsidR="00A8121B" w:rsidRPr="004E34D7" w:rsidRDefault="00463EBD">
      <w:pPr>
        <w:spacing w:after="200"/>
        <w:rPr>
          <w:lang w:val="en-HK"/>
        </w:rPr>
      </w:pPr>
      <w:commentRangeStart w:id="9"/>
      <w:r>
        <w:rPr>
          <w:lang w:val="en-HK"/>
        </w:rPr>
        <w:t>Net income attributable to TOYO’s shareholders was $45.8 million for the first half of 2026, compared to $3.5 million for the same period in 2025.</w:t>
      </w:r>
      <w:commentRangeEnd w:id="9"/>
      <w:r>
        <w:rPr>
          <w:rStyle w:val="CommentReference"/>
          <w:sz w:val="20"/>
          <w:szCs w:val="20"/>
          <w:lang w:val="en-HK"/>
        </w:rPr>
        <w:commentReference w:id="9"/>
      </w:r>
    </w:p>
    <w:p w14:paraId="68872E6B" w14:textId="77777777" w:rsidR="00A8121B" w:rsidRPr="004E34D7" w:rsidRDefault="00463EBD">
      <w:pPr>
        <w:spacing w:after="200"/>
        <w:rPr>
          <w:lang w:val="en-HK"/>
        </w:rPr>
      </w:pPr>
      <w:r>
        <w:rPr>
          <w:lang w:val="en-HK"/>
        </w:rPr>
        <w:t xml:space="preserve">Earnings per share, basic </w:t>
      </w:r>
      <w:r>
        <w:rPr>
          <w:lang w:val="en-HK"/>
        </w:rPr>
        <w:t>and diluted, of $1.21 and $1.20, respectively, compared to $0.08 in the first half of 2025.</w:t>
      </w:r>
    </w:p>
    <w:p w14:paraId="29441FB2" w14:textId="77777777" w:rsidR="00A8121B" w:rsidRPr="004E34D7" w:rsidRDefault="00463EBD">
      <w:pPr>
        <w:spacing w:after="200"/>
        <w:rPr>
          <w:lang w:val="en-HK"/>
        </w:rPr>
      </w:pPr>
      <w:commentRangeStart w:id="10"/>
      <w:r>
        <w:rPr>
          <w:lang w:val="en-HK"/>
        </w:rPr>
        <w:t xml:space="preserve">For the </w:t>
      </w:r>
      <w:r>
        <w:rPr>
          <w:rFonts w:hint="eastAsia"/>
          <w:lang w:val="en-HK"/>
        </w:rPr>
        <w:t>six</w:t>
      </w:r>
      <w:r>
        <w:rPr>
          <w:lang w:val="en-HK"/>
        </w:rPr>
        <w:t xml:space="preserve"> months ended June 30, 2026, the Company generated cash from operations of $61.4 million and incurred capital expenditures of $27.8 million.</w:t>
      </w:r>
    </w:p>
    <w:p w14:paraId="65BD5AEE" w14:textId="77777777" w:rsidR="00A8121B" w:rsidRPr="004E34D7" w:rsidRDefault="00463EBD">
      <w:pPr>
        <w:spacing w:after="200"/>
        <w:rPr>
          <w:lang w:val="en-HK"/>
        </w:rPr>
      </w:pPr>
      <w:r>
        <w:rPr>
          <w:lang w:val="en-HK"/>
        </w:rPr>
        <w:t>As of June 3</w:t>
      </w:r>
      <w:r>
        <w:rPr>
          <w:lang w:val="en-HK"/>
        </w:rPr>
        <w:t>0, 2026, the Company had $123.4 million in cash and restricted cash (including non-current restricted cash), compared to $58.9 million as of December 31, 2025. As of June 30, 2026, cash and cash equivalents were $103.5 million, with $6.6 million in current</w:t>
      </w:r>
      <w:r>
        <w:rPr>
          <w:lang w:val="en-HK"/>
        </w:rPr>
        <w:t xml:space="preserve"> restricted cash and $13.4 million in non-current restricted cash, primarily securing letters of credit and bank facilities.</w:t>
      </w:r>
      <w:commentRangeEnd w:id="10"/>
      <w:r>
        <w:rPr>
          <w:rStyle w:val="CommentReference"/>
          <w:sz w:val="20"/>
          <w:szCs w:val="20"/>
          <w:lang w:val="en-HK"/>
        </w:rPr>
        <w:commentReference w:id="10"/>
      </w:r>
    </w:p>
    <w:p w14:paraId="2C563900" w14:textId="77777777" w:rsidR="00A8121B" w:rsidRPr="004E34D7" w:rsidRDefault="00463EBD">
      <w:pPr>
        <w:spacing w:before="300" w:after="150"/>
        <w:rPr>
          <w:lang w:val="en-HK"/>
        </w:rPr>
      </w:pPr>
      <w:r>
        <w:rPr>
          <w:b/>
          <w:bCs/>
          <w:color w:val="1A3D6F"/>
          <w:sz w:val="24"/>
          <w:szCs w:val="24"/>
          <w:lang w:val="en-HK"/>
        </w:rPr>
        <w:t>Business Outlook</w:t>
      </w:r>
    </w:p>
    <w:p w14:paraId="343F91EF" w14:textId="77777777" w:rsidR="00A8121B" w:rsidRPr="004E34D7" w:rsidRDefault="00463EBD">
      <w:pPr>
        <w:spacing w:after="200"/>
        <w:rPr>
          <w:lang w:val="en-HK"/>
        </w:rPr>
      </w:pPr>
      <w:r>
        <w:rPr>
          <w:lang w:val="en-HK"/>
        </w:rPr>
        <w:t>“We remain confident in the underlying strength of our business, and we continue to execute on our U.S. manufac</w:t>
      </w:r>
      <w:r>
        <w:rPr>
          <w:lang w:val="en-HK"/>
        </w:rPr>
        <w:t xml:space="preserve">turing strategy. Our second module production line at our Humble, Texas campus in the greater Houston area is on track to begin production in September, bringing total module capacity there to approximately 2 GW, while our 1.5 GW HJT cell facility on that </w:t>
      </w:r>
      <w:r>
        <w:rPr>
          <w:lang w:val="en-HK"/>
        </w:rPr>
        <w:t xml:space="preserve">same site is progressing on schedule and </w:t>
      </w:r>
      <w:commentRangeStart w:id="11"/>
      <w:r>
        <w:rPr>
          <w:lang w:val="en-HK"/>
        </w:rPr>
        <w:t>we reaffirm that it will enter pilot production no later than the first quarter of 2028</w:t>
      </w:r>
      <w:commentRangeEnd w:id="11"/>
      <w:r>
        <w:rPr>
          <w:rStyle w:val="CommentReference"/>
          <w:rFonts w:cs="Angsana New"/>
        </w:rPr>
        <w:commentReference w:id="11"/>
      </w:r>
      <w:r>
        <w:rPr>
          <w:lang w:val="en-HK"/>
        </w:rPr>
        <w:t>. Together, these investments mark real progress toward a larger, increasingly integrated U.S. manufacturing platform built t</w:t>
      </w:r>
      <w:r>
        <w:rPr>
          <w:lang w:val="en-HK"/>
        </w:rPr>
        <w:t>o meet growing demand for high-performance solar products,” said Takahiko Onozuka, Chairman and CEO of TOYO.</w:t>
      </w:r>
    </w:p>
    <w:p w14:paraId="5C6D732F" w14:textId="77777777" w:rsidR="00A8121B" w:rsidRPr="004E34D7" w:rsidRDefault="00463EBD">
      <w:pPr>
        <w:spacing w:before="300" w:after="150"/>
        <w:rPr>
          <w:lang w:val="en-HK"/>
        </w:rPr>
      </w:pPr>
      <w:r>
        <w:rPr>
          <w:lang w:val="en-HK"/>
        </w:rPr>
        <w:t xml:space="preserve">“The recent Section 232 proclamation reinforces the importance of this strategy. We believe TOYO’s module operations, planned HJT capacity, use of </w:t>
      </w:r>
      <w:r>
        <w:rPr>
          <w:lang w:val="en-HK"/>
        </w:rPr>
        <w:t>American polysilicon, and broader non-FEOC supply chain align closely with the Trump Administration’s onshoring goals. While near-term implementation details remain uncertain, we view the policy direction as supportive of TOYO’s long-term position in the U</w:t>
      </w:r>
      <w:r>
        <w:rPr>
          <w:lang w:val="en-HK"/>
        </w:rPr>
        <w:t>.S. market,” said Rhone Resch, Chief Strategy Officer of TOYO.</w:t>
      </w:r>
    </w:p>
    <w:p w14:paraId="7B6CA52C" w14:textId="7D21D82A" w:rsidR="00A8121B" w:rsidRDefault="00463EBD">
      <w:pPr>
        <w:spacing w:after="200"/>
        <w:rPr>
          <w:lang w:val="en-HK"/>
        </w:rPr>
      </w:pPr>
      <w:r>
        <w:rPr>
          <w:lang w:val="en-HK"/>
        </w:rPr>
        <w:t>“The current dynamic policy environment presents both challenges and opportunities for our business. We are in constructive discussions with the Department of Commerce on the Section 232 framew</w:t>
      </w:r>
      <w:r>
        <w:rPr>
          <w:lang w:val="en-HK"/>
        </w:rPr>
        <w:t xml:space="preserve">ork, and we are working toward a favorable outcome that would limit </w:t>
      </w:r>
      <w:ins w:id="13" w:author="Mellissak" w:date="2026-08-18T22:36:00Z">
        <w:r>
          <w:rPr>
            <w:lang w:val="en-HK"/>
          </w:rPr>
          <w:t xml:space="preserve">the </w:t>
        </w:r>
      </w:ins>
      <w:r>
        <w:rPr>
          <w:lang w:val="en-HK"/>
        </w:rPr>
        <w:t xml:space="preserve">impact on our results — though we will not know the final terms until those discussions conclude. At this stage, we </w:t>
      </w:r>
      <w:del w:id="14" w:author="Mellissak" w:date="2026-08-18T22:36:00Z">
        <w:r>
          <w:rPr>
            <w:lang w:val="en-HK"/>
          </w:rPr>
          <w:delText>can't</w:delText>
        </w:r>
      </w:del>
      <w:ins w:id="15" w:author="Mellissak" w:date="2026-08-18T22:36:00Z">
        <w:r>
          <w:rPr>
            <w:lang w:val="en-HK"/>
          </w:rPr>
          <w:t>cannot</w:t>
        </w:r>
      </w:ins>
      <w:r>
        <w:rPr>
          <w:lang w:val="en-HK"/>
        </w:rPr>
        <w:t xml:space="preserve"> determine how these developments will affect our guidanc</w:t>
      </w:r>
      <w:r>
        <w:rPr>
          <w:lang w:val="en-HK"/>
        </w:rPr>
        <w:t>e, and we will update the market once we have greater visibility,” said Takahiko Onozuka, Chairman and CEO of TOYO.</w:t>
      </w:r>
    </w:p>
    <w:p w14:paraId="5AFF078C" w14:textId="77777777" w:rsidR="004346E4" w:rsidRDefault="004346E4">
      <w:pPr>
        <w:spacing w:after="200"/>
        <w:rPr>
          <w:lang w:val="en-HK"/>
        </w:rPr>
      </w:pPr>
    </w:p>
    <w:p w14:paraId="51F5EC65" w14:textId="77777777" w:rsidR="00A8121B" w:rsidRPr="004E34D7" w:rsidRDefault="00463EBD">
      <w:pPr>
        <w:spacing w:before="300" w:after="150"/>
        <w:rPr>
          <w:lang w:val="en-HK"/>
        </w:rPr>
      </w:pPr>
      <w:r>
        <w:rPr>
          <w:b/>
          <w:bCs/>
          <w:color w:val="1A3D6F"/>
          <w:sz w:val="24"/>
          <w:szCs w:val="24"/>
          <w:lang w:val="en-HK"/>
        </w:rPr>
        <w:t>Conference Call</w:t>
      </w:r>
    </w:p>
    <w:p w14:paraId="627ABA67" w14:textId="77777777" w:rsidR="00A8121B" w:rsidRPr="004E34D7" w:rsidRDefault="00463EBD">
      <w:pPr>
        <w:spacing w:after="200"/>
        <w:rPr>
          <w:lang w:val="en-HK"/>
        </w:rPr>
      </w:pPr>
      <w:r>
        <w:rPr>
          <w:lang w:val="en-HK"/>
        </w:rPr>
        <w:t>TOYO will host a webcast and conference call to discuss its second quarter and first half 2026 results on August 19, 8:30 a</w:t>
      </w:r>
      <w:r>
        <w:rPr>
          <w:lang w:val="en-HK"/>
        </w:rPr>
        <w:t>m ET. A live webcast and slide presentation will be available on TOYO’s investor relations website in the “Events” section at investors.toyo-solar.com.</w:t>
      </w:r>
    </w:p>
    <w:p w14:paraId="194DFEDA" w14:textId="77777777" w:rsidR="00A8121B" w:rsidRPr="004E34D7" w:rsidRDefault="00463EBD">
      <w:pPr>
        <w:spacing w:after="200"/>
        <w:rPr>
          <w:lang w:val="en-HK"/>
        </w:rPr>
      </w:pPr>
      <w:r>
        <w:rPr>
          <w:lang w:val="en-HK"/>
        </w:rPr>
        <w:t>The dial-in numbers for the conference call are expected to be:</w:t>
      </w:r>
    </w:p>
    <w:p w14:paraId="6036A738" w14:textId="77777777" w:rsidR="00A8121B" w:rsidRPr="004E34D7" w:rsidRDefault="00463EBD">
      <w:pPr>
        <w:pStyle w:val="ListParagraph"/>
        <w:numPr>
          <w:ilvl w:val="0"/>
          <w:numId w:val="1"/>
        </w:numPr>
        <w:spacing w:after="90"/>
        <w:rPr>
          <w:lang w:val="en-HK"/>
        </w:rPr>
      </w:pPr>
      <w:r>
        <w:rPr>
          <w:lang w:val="en-HK"/>
        </w:rPr>
        <w:lastRenderedPageBreak/>
        <w:t>Participant Toll-Free Dial-In Number: (8</w:t>
      </w:r>
      <w:r>
        <w:rPr>
          <w:lang w:val="en-HK"/>
        </w:rPr>
        <w:t>00) 715-9871</w:t>
      </w:r>
    </w:p>
    <w:p w14:paraId="2BB9E7C3" w14:textId="77777777" w:rsidR="00A8121B" w:rsidRPr="004E34D7" w:rsidRDefault="00463EBD">
      <w:pPr>
        <w:pStyle w:val="ListParagraph"/>
        <w:numPr>
          <w:ilvl w:val="0"/>
          <w:numId w:val="1"/>
        </w:numPr>
        <w:spacing w:after="90"/>
        <w:rPr>
          <w:lang w:val="en-HK"/>
        </w:rPr>
      </w:pPr>
      <w:r>
        <w:rPr>
          <w:lang w:val="en-HK"/>
        </w:rPr>
        <w:t>Participant Toll Dial-In Number: +1 (646) 307-1963</w:t>
      </w:r>
    </w:p>
    <w:p w14:paraId="15FCE435" w14:textId="77777777" w:rsidR="00A8121B" w:rsidRDefault="00463EBD">
      <w:pPr>
        <w:pStyle w:val="ListParagraph"/>
        <w:numPr>
          <w:ilvl w:val="0"/>
          <w:numId w:val="1"/>
        </w:numPr>
        <w:spacing w:after="90"/>
      </w:pPr>
      <w:r>
        <w:t>Japan – Tokyo: +81.3.4578.9081</w:t>
      </w:r>
    </w:p>
    <w:p w14:paraId="21CB79DB" w14:textId="77777777" w:rsidR="00A8121B" w:rsidRDefault="00463EBD">
      <w:pPr>
        <w:pStyle w:val="ListParagraph"/>
        <w:numPr>
          <w:ilvl w:val="0"/>
          <w:numId w:val="1"/>
        </w:numPr>
        <w:spacing w:after="90"/>
      </w:pPr>
      <w:r>
        <w:t>Conference ID: 4590776</w:t>
      </w:r>
    </w:p>
    <w:p w14:paraId="160E8DAB" w14:textId="77777777" w:rsidR="00A8121B" w:rsidRPr="004E34D7" w:rsidRDefault="00463EBD">
      <w:pPr>
        <w:spacing w:after="200"/>
        <w:rPr>
          <w:lang w:val="en-HK"/>
        </w:rPr>
      </w:pPr>
      <w:r>
        <w:rPr>
          <w:lang w:val="en-HK"/>
        </w:rPr>
        <w:t xml:space="preserve">Live Webcast: </w:t>
      </w:r>
      <w:hyperlink r:id="rId10" w:history="1">
        <w:r>
          <w:rPr>
            <w:rStyle w:val="Hyperlink"/>
            <w:color w:val="auto"/>
            <w:u w:val="none"/>
            <w:lang w:val="en-HK"/>
          </w:rPr>
          <w:t>https://events.q4inc.com/attendee/998298548</w:t>
        </w:r>
      </w:hyperlink>
      <w:r>
        <w:rPr>
          <w:lang w:val="en-HK"/>
        </w:rPr>
        <w:t xml:space="preserve"> </w:t>
      </w:r>
    </w:p>
    <w:p w14:paraId="590601FF" w14:textId="77777777" w:rsidR="00A8121B" w:rsidRPr="004E34D7" w:rsidRDefault="00A8121B">
      <w:pPr>
        <w:spacing w:after="200"/>
        <w:rPr>
          <w:lang w:val="en-HK"/>
        </w:rPr>
      </w:pPr>
    </w:p>
    <w:p w14:paraId="475D9B0F" w14:textId="77777777" w:rsidR="00A8121B" w:rsidRPr="004E34D7" w:rsidRDefault="00463EBD">
      <w:pPr>
        <w:spacing w:before="300" w:after="150"/>
        <w:rPr>
          <w:lang w:val="en-HK"/>
        </w:rPr>
      </w:pPr>
      <w:r>
        <w:rPr>
          <w:b/>
          <w:bCs/>
          <w:color w:val="1A3D6F"/>
          <w:sz w:val="24"/>
          <w:szCs w:val="24"/>
          <w:lang w:val="en-HK"/>
        </w:rPr>
        <w:t xml:space="preserve">Exchange Rate </w:t>
      </w:r>
      <w:r>
        <w:rPr>
          <w:b/>
          <w:bCs/>
          <w:color w:val="1A3D6F"/>
          <w:sz w:val="24"/>
          <w:szCs w:val="24"/>
          <w:lang w:val="en-HK"/>
        </w:rPr>
        <w:t>Information</w:t>
      </w:r>
    </w:p>
    <w:p w14:paraId="6D12624B" w14:textId="77777777" w:rsidR="00A8121B" w:rsidRPr="004E34D7" w:rsidRDefault="00463EBD">
      <w:pPr>
        <w:spacing w:after="200"/>
        <w:rPr>
          <w:lang w:val="en-HK"/>
        </w:rPr>
      </w:pPr>
      <w:r>
        <w:rPr>
          <w:lang w:val="en-HK"/>
        </w:rPr>
        <w:t xml:space="preserve">This announcement contains translations of certain Vietnamese Dong (“VND”) amounts into U.S. dollars solely for the reader’s convenience. The VND exchange rate for balance sheet items, except for equity accounts, was VND 26,311 to US$1.00, the </w:t>
      </w:r>
      <w:r>
        <w:rPr>
          <w:lang w:val="en-HK"/>
        </w:rPr>
        <w:t>exchange rate as of June 30, 2026. Translations related to items in the statements of operations and comprehensive income and statements of cash flows from VND to U.S. dollars are made at a rate of VND 26,250 to US$1.00, the average exchange rate for the s</w:t>
      </w:r>
      <w:r>
        <w:rPr>
          <w:lang w:val="en-HK"/>
        </w:rPr>
        <w:t>ix months ended June 30, 2026. The Company makes no representation that the VND or U.S. dollar amounts referenced could be converted into U.S. dollars or VND, as the case may be, at any particular rate or at all.</w:t>
      </w:r>
    </w:p>
    <w:p w14:paraId="7551BAE6" w14:textId="77777777" w:rsidR="00A8121B" w:rsidRPr="004E34D7" w:rsidRDefault="00463EBD">
      <w:pPr>
        <w:spacing w:before="300" w:after="150"/>
        <w:rPr>
          <w:lang w:val="en-HK"/>
        </w:rPr>
      </w:pPr>
      <w:r>
        <w:rPr>
          <w:b/>
          <w:bCs/>
          <w:color w:val="1A3D6F"/>
          <w:sz w:val="24"/>
          <w:szCs w:val="24"/>
          <w:lang w:val="en-HK"/>
        </w:rPr>
        <w:t>About TOYO Co., Ltd.</w:t>
      </w:r>
    </w:p>
    <w:p w14:paraId="5B7BF9DF" w14:textId="77777777" w:rsidR="00A8121B" w:rsidRPr="004E34D7" w:rsidRDefault="00463EBD">
      <w:pPr>
        <w:spacing w:after="200"/>
        <w:rPr>
          <w:lang w:val="en-HK"/>
        </w:rPr>
      </w:pPr>
      <w:r>
        <w:rPr>
          <w:lang w:val="en-HK"/>
        </w:rPr>
        <w:t xml:space="preserve">TOYO is a solar </w:t>
      </w:r>
      <w:r>
        <w:rPr>
          <w:lang w:val="en-HK"/>
        </w:rPr>
        <w:t>solutions company that is committed to becoming a full-service solar solutions provider in the global market, integrating the upstream production of wafers and silicon, midstream production of solar cells, downstream production of photovoltaic modules, and</w:t>
      </w:r>
      <w:r>
        <w:rPr>
          <w:lang w:val="en-HK"/>
        </w:rPr>
        <w:t xml:space="preserve"> potentially other stages of the solar power supply chain. TOYO is well-positioned to produce high-quality solar cells at a competitive scale and cost.</w:t>
      </w:r>
    </w:p>
    <w:p w14:paraId="3E2DC4A4" w14:textId="77777777" w:rsidR="00A8121B" w:rsidRPr="004E34D7" w:rsidRDefault="00463EBD">
      <w:pPr>
        <w:spacing w:before="300" w:after="150"/>
        <w:rPr>
          <w:lang w:val="en-HK"/>
        </w:rPr>
      </w:pPr>
      <w:r>
        <w:rPr>
          <w:b/>
          <w:bCs/>
          <w:color w:val="1A3D6F"/>
          <w:sz w:val="24"/>
          <w:szCs w:val="24"/>
          <w:lang w:val="en-HK"/>
        </w:rPr>
        <w:t>Forward-Looking Statements</w:t>
      </w:r>
    </w:p>
    <w:p w14:paraId="7CDD9F3E" w14:textId="77777777" w:rsidR="00A8121B" w:rsidRPr="004E34D7" w:rsidRDefault="00463EBD">
      <w:pPr>
        <w:spacing w:after="200"/>
        <w:rPr>
          <w:lang w:val="en-HK"/>
        </w:rPr>
      </w:pPr>
      <w:r>
        <w:rPr>
          <w:lang w:val="en-HK"/>
        </w:rPr>
        <w:t>This press release includes “forward-looking statements” within the meaning o</w:t>
      </w:r>
      <w:r>
        <w:rPr>
          <w:lang w:val="en-HK"/>
        </w:rPr>
        <w:t>f the “safe harbor” provisions of the United States Private Securities Litigation Reform Act of 1995. Forward-looking statements may be identified by the use of words such as “estimate,” “plan,” “project,” “forecast,” “intend,” “will,” “expect,” “anticipat</w:t>
      </w:r>
      <w:r>
        <w:rPr>
          <w:lang w:val="en-HK"/>
        </w:rPr>
        <w:t>e,” “believe,” “seek,” “target” or other similar expressions that predict or indicate future events or trends or that are not statements of historical matters. These forward-looking statements include, but are not limited to, statements regarding the expec</w:t>
      </w:r>
      <w:r>
        <w:rPr>
          <w:lang w:val="en-HK"/>
        </w:rPr>
        <w:t xml:space="preserve">ted growth of TOYO, the expected order delivery of TOYO, TOYO’s construction plan of manufacturing facilities, and strategies of building up an integrated value chain in the U.S. These statements are based on various assumptions, whether or not identified </w:t>
      </w:r>
      <w:r>
        <w:rPr>
          <w:lang w:val="en-HK"/>
        </w:rPr>
        <w:t>in this press release, and on the current expectations of TOYO’s management and are not predictions of actual performance.</w:t>
      </w:r>
    </w:p>
    <w:p w14:paraId="5D32FB4B" w14:textId="77777777" w:rsidR="00A8121B" w:rsidRPr="004E34D7" w:rsidRDefault="00463EBD">
      <w:pPr>
        <w:spacing w:after="200"/>
        <w:rPr>
          <w:lang w:val="en-HK"/>
        </w:rPr>
      </w:pPr>
      <w:r>
        <w:rPr>
          <w:lang w:val="en-HK"/>
        </w:rPr>
        <w:t>These statements involve risks, uncertainties, and other factors that may cause actual results, activity levels, performance, or achi</w:t>
      </w:r>
      <w:r>
        <w:rPr>
          <w:lang w:val="en-HK"/>
        </w:rPr>
        <w:t>evements to materially differ from those expressed or implied by these forward-looking statements. Although TOYO believes that it has a reasonable basis for each forward-looking statement contained in this press release, TOYO cautions you that these statem</w:t>
      </w:r>
      <w:r>
        <w:rPr>
          <w:lang w:val="en-HK"/>
        </w:rPr>
        <w:t>ents are based on a combination of facts and factors currently known and projections of the future, which are inherently uncertain. In addition, there are risks and uncertainties described in the documents filed by TOYO from time to time with the Securitie</w:t>
      </w:r>
      <w:r>
        <w:rPr>
          <w:lang w:val="en-HK"/>
        </w:rPr>
        <w:t>s and Exchange Commission (the “SEC”). These filings may identify and address other important risks and uncertainties that could cause actual events and results to differ materially from those contained in the forward-looking statements.</w:t>
      </w:r>
    </w:p>
    <w:p w14:paraId="07DF4A23" w14:textId="77777777" w:rsidR="00A8121B" w:rsidRPr="004E34D7" w:rsidRDefault="00463EBD">
      <w:pPr>
        <w:spacing w:after="200"/>
        <w:rPr>
          <w:lang w:val="en-HK"/>
        </w:rPr>
      </w:pPr>
      <w:r>
        <w:rPr>
          <w:lang w:val="en-HK"/>
        </w:rPr>
        <w:t>TOYO cannot assure</w:t>
      </w:r>
      <w:r>
        <w:rPr>
          <w:lang w:val="en-HK"/>
        </w:rPr>
        <w:t xml:space="preserve"> you that the forward-looking statements in this press release will prove to be accurate. These forward-looking statements are subject to several risks and uncertainties, including, among others, the outcome of any potential litigation, government or regul</w:t>
      </w:r>
      <w:r>
        <w:rPr>
          <w:lang w:val="en-HK"/>
        </w:rPr>
        <w:t>atory proceedings, the sales performance of TOYO, and other risks and uncertainties, including but not limited to those included under the heading “Risk Factors” of the filings of TOYO with the SEC. There may be additional risks that TOYO does not presentl</w:t>
      </w:r>
      <w:r>
        <w:rPr>
          <w:lang w:val="en-HK"/>
        </w:rPr>
        <w:t>y know or that TOYO currently believes are immaterial that could also cause actual results to differ from those contained in the forward-looking statements. In light of the significant uncertainties in these forward-looking statements, nothing in this pres</w:t>
      </w:r>
      <w:r>
        <w:rPr>
          <w:lang w:val="en-HK"/>
        </w:rPr>
        <w:t>s release should be regarded as a representation by any person that the forward-looking statements set forth herein will be achieved or that any of the contemplated results of such forward-looking statements will be achieved. The forward-looking statements</w:t>
      </w:r>
      <w:r>
        <w:rPr>
          <w:lang w:val="en-HK"/>
        </w:rPr>
        <w:t xml:space="preserve"> in this press release represent the views of TOYO as of the date of this press release. Subsequent events and developments may cause those views to change. However, while TOYO may update these forward-looking statements in the future, there is no current </w:t>
      </w:r>
      <w:r>
        <w:rPr>
          <w:lang w:val="en-HK"/>
        </w:rPr>
        <w:t xml:space="preserve">intention to do so except to the extent required by applicable law. You should, therefore, not rely on these forward-looking statements as representing the views of TOYO as </w:t>
      </w:r>
      <w:r>
        <w:rPr>
          <w:lang w:val="en-HK"/>
        </w:rPr>
        <w:lastRenderedPageBreak/>
        <w:t>of any date subsequent to the date of this press release. Except as may be required</w:t>
      </w:r>
      <w:r>
        <w:rPr>
          <w:lang w:val="en-HK"/>
        </w:rPr>
        <w:t xml:space="preserve"> by law, TOYO does not undertake any duty to update these forward-looking statements.</w:t>
      </w:r>
    </w:p>
    <w:p w14:paraId="5625283E" w14:textId="77777777" w:rsidR="00A8121B" w:rsidRPr="004E34D7" w:rsidRDefault="00463EBD">
      <w:pPr>
        <w:spacing w:before="300" w:after="150"/>
        <w:rPr>
          <w:lang w:val="en-HK"/>
        </w:rPr>
      </w:pPr>
      <w:r>
        <w:rPr>
          <w:b/>
          <w:bCs/>
          <w:sz w:val="24"/>
          <w:szCs w:val="24"/>
          <w:lang w:val="en-HK"/>
        </w:rPr>
        <w:t>Contact Information</w:t>
      </w:r>
    </w:p>
    <w:p w14:paraId="6A85B4FA" w14:textId="77777777" w:rsidR="00A8121B" w:rsidRPr="00622192" w:rsidRDefault="00463EBD">
      <w:pPr>
        <w:spacing w:after="200"/>
        <w:rPr>
          <w:lang w:val="en-HK"/>
        </w:rPr>
      </w:pPr>
      <w:r>
        <w:rPr>
          <w:lang w:val="en-HK"/>
        </w:rPr>
        <w:t>For TOYO Co., Ltd.</w:t>
      </w:r>
      <w:r>
        <w:rPr>
          <w:lang w:val="en-HK"/>
        </w:rPr>
        <w:br/>
        <w:t>IR@toyo-solar.com</w:t>
      </w:r>
    </w:p>
    <w:p w14:paraId="267CCE96" w14:textId="77777777" w:rsidR="00A8121B" w:rsidRPr="004E34D7" w:rsidRDefault="00463EBD">
      <w:pPr>
        <w:spacing w:after="200"/>
        <w:rPr>
          <w:lang w:val="en-HK"/>
        </w:rPr>
      </w:pPr>
      <w:r>
        <w:rPr>
          <w:lang w:val="en-HK"/>
        </w:rPr>
        <w:t>Crocker Coulson</w:t>
      </w:r>
      <w:r>
        <w:rPr>
          <w:lang w:val="en-HK"/>
        </w:rPr>
        <w:br/>
        <w:t>Email: crocker.coulson@aumadvisors.com</w:t>
      </w:r>
      <w:r>
        <w:rPr>
          <w:lang w:val="en-HK"/>
        </w:rPr>
        <w:br/>
        <w:t>Tel: (646) 652-7185</w:t>
      </w:r>
    </w:p>
    <w:p w14:paraId="1D0E1C52" w14:textId="77777777" w:rsidR="00A8121B" w:rsidRPr="004E34D7" w:rsidRDefault="00463EBD">
      <w:pPr>
        <w:spacing w:before="300" w:after="150"/>
        <w:rPr>
          <w:lang w:val="en-HK"/>
        </w:rPr>
      </w:pPr>
      <w:r>
        <w:rPr>
          <w:b/>
          <w:bCs/>
          <w:sz w:val="24"/>
          <w:szCs w:val="24"/>
          <w:lang w:val="en-HK"/>
        </w:rPr>
        <w:t>Non-GAAP Measures</w:t>
      </w:r>
    </w:p>
    <w:p w14:paraId="416148BC" w14:textId="77777777" w:rsidR="00A8121B" w:rsidRPr="004E34D7" w:rsidRDefault="00463EBD">
      <w:pPr>
        <w:spacing w:after="200"/>
        <w:rPr>
          <w:lang w:val="en-HK"/>
        </w:rPr>
      </w:pPr>
      <w:r>
        <w:rPr>
          <w:lang w:val="en-HK"/>
        </w:rPr>
        <w:t>Some of the financia</w:t>
      </w:r>
      <w:r>
        <w:rPr>
          <w:lang w:val="en-HK"/>
        </w:rPr>
        <w:t>l information and data contained in this press release, such as EBITDA, Adjusted EBITDA and Adjusted Net Income, have not been prepared in accordance with U.S. generally accepted accounting principles (“GAAP”). TOYO believes these non-GAAP measures of fina</w:t>
      </w:r>
      <w:r>
        <w:rPr>
          <w:lang w:val="en-HK"/>
        </w:rPr>
        <w:t>ncial results provide useful information to management and investors regarding certain financial and business trends relating to TOYO’s financial condition and results of operations. TOYO’s management uses these non-GAAP measures for trend analysis and for</w:t>
      </w:r>
      <w:r>
        <w:rPr>
          <w:lang w:val="en-HK"/>
        </w:rPr>
        <w:t xml:space="preserve"> budgeting and planning purposes. TOYO believes that the use of these non-GAAP measures provides an additional tool for investors to evaluate projected operating results and trends, as well as compare TOYO’s financial measures with those of other similar c</w:t>
      </w:r>
      <w:r>
        <w:rPr>
          <w:lang w:val="en-HK"/>
        </w:rPr>
        <w:t>ompanies, many of which also present similar non-GAAP financial measures to investors.</w:t>
      </w:r>
    </w:p>
    <w:p w14:paraId="4C30310F" w14:textId="77777777" w:rsidR="00A8121B" w:rsidRPr="004E34D7" w:rsidRDefault="00463EBD">
      <w:pPr>
        <w:spacing w:after="200"/>
        <w:rPr>
          <w:lang w:val="en-HK"/>
        </w:rPr>
      </w:pPr>
      <w:r>
        <w:rPr>
          <w:lang w:val="en-HK"/>
        </w:rPr>
        <w:t>Management of TOYO does not consider these non-GAAP measures in isolation or as an alternative to financial measures determined in accordance with GAAP. The principal li</w:t>
      </w:r>
      <w:r>
        <w:rPr>
          <w:lang w:val="en-HK"/>
        </w:rPr>
        <w:t>mitation of these non-GAAP financial measures is that they exclude significant expenses such as share-based compensation and changes in fair value of contingent consideration and income that are required by GAAP to be recorded in TOYO’s financial statement</w:t>
      </w:r>
      <w:r>
        <w:rPr>
          <w:lang w:val="en-HK"/>
        </w:rPr>
        <w:t>s. In addition, they are subject to inherent limitations as they reflect the exercise of judgments by management about which expenses and income are excluded or included in determining these non-GAAP financial measures. You should review TOYO’s audited and</w:t>
      </w:r>
      <w:r>
        <w:rPr>
          <w:lang w:val="en-HK"/>
        </w:rPr>
        <w:t xml:space="preserve"> unaudited financial statements filed with the SEC and not rely on any single financial measure to evaluate TOYO’s business, results of operations and financial condition.</w:t>
      </w:r>
    </w:p>
    <w:p w14:paraId="1C895D00" w14:textId="77777777" w:rsidR="00A8121B" w:rsidRPr="004E34D7" w:rsidRDefault="00A8121B">
      <w:pPr>
        <w:spacing w:after="200"/>
        <w:rPr>
          <w:lang w:val="en-HK"/>
        </w:rPr>
      </w:pPr>
    </w:p>
    <w:p w14:paraId="083B2A31" w14:textId="77777777" w:rsidR="00A8121B" w:rsidRDefault="00A8121B">
      <w:pPr>
        <w:spacing w:after="200"/>
        <w:rPr>
          <w:lang w:val="en-HK"/>
        </w:rPr>
      </w:pPr>
    </w:p>
    <w:p w14:paraId="76AF4C9C" w14:textId="77777777" w:rsidR="00622192" w:rsidRDefault="00622192">
      <w:pPr>
        <w:spacing w:after="200"/>
        <w:rPr>
          <w:lang w:val="en-HK"/>
        </w:rPr>
      </w:pPr>
    </w:p>
    <w:p w14:paraId="28843BD1" w14:textId="77777777" w:rsidR="00622192" w:rsidRDefault="00622192">
      <w:pPr>
        <w:spacing w:after="200"/>
        <w:rPr>
          <w:lang w:val="en-HK"/>
        </w:rPr>
      </w:pPr>
    </w:p>
    <w:p w14:paraId="7997E9CD" w14:textId="77777777" w:rsidR="00622192" w:rsidRDefault="00622192">
      <w:pPr>
        <w:spacing w:after="200"/>
        <w:rPr>
          <w:lang w:val="en-HK"/>
        </w:rPr>
      </w:pPr>
    </w:p>
    <w:p w14:paraId="69C0F457" w14:textId="77777777" w:rsidR="00622192" w:rsidRDefault="00622192">
      <w:pPr>
        <w:spacing w:after="200"/>
        <w:rPr>
          <w:lang w:val="en-HK"/>
        </w:rPr>
      </w:pPr>
    </w:p>
    <w:p w14:paraId="55CC3BB6" w14:textId="77777777" w:rsidR="00622192" w:rsidRDefault="00622192">
      <w:pPr>
        <w:spacing w:after="200"/>
        <w:rPr>
          <w:lang w:val="en-HK"/>
        </w:rPr>
      </w:pPr>
    </w:p>
    <w:p w14:paraId="199B23E8" w14:textId="77777777" w:rsidR="00622192" w:rsidRDefault="00622192">
      <w:pPr>
        <w:spacing w:after="200"/>
        <w:rPr>
          <w:lang w:val="en-HK"/>
        </w:rPr>
      </w:pPr>
    </w:p>
    <w:p w14:paraId="4C0A485C" w14:textId="77777777" w:rsidR="00622192" w:rsidRDefault="00622192">
      <w:pPr>
        <w:spacing w:after="200"/>
        <w:rPr>
          <w:lang w:val="en-HK"/>
        </w:rPr>
      </w:pPr>
    </w:p>
    <w:p w14:paraId="69143353" w14:textId="77777777" w:rsidR="00622192" w:rsidRDefault="00622192">
      <w:pPr>
        <w:spacing w:after="200"/>
        <w:rPr>
          <w:lang w:val="en-HK"/>
        </w:rPr>
      </w:pPr>
    </w:p>
    <w:p w14:paraId="2CC9A5CA" w14:textId="77777777" w:rsidR="00622192" w:rsidRDefault="00622192">
      <w:pPr>
        <w:spacing w:after="200"/>
        <w:rPr>
          <w:lang w:val="en-HK"/>
        </w:rPr>
      </w:pPr>
    </w:p>
    <w:p w14:paraId="03DC33A0" w14:textId="77777777" w:rsidR="00622192" w:rsidRDefault="00622192">
      <w:pPr>
        <w:spacing w:after="200"/>
        <w:rPr>
          <w:lang w:val="en-HK"/>
        </w:rPr>
      </w:pPr>
    </w:p>
    <w:p w14:paraId="0FB5895D" w14:textId="77777777" w:rsidR="00622192" w:rsidRDefault="00622192">
      <w:pPr>
        <w:spacing w:after="200"/>
        <w:rPr>
          <w:lang w:val="en-HK"/>
        </w:rPr>
      </w:pPr>
    </w:p>
    <w:p w14:paraId="1CFFE8D4" w14:textId="77777777" w:rsidR="00622192" w:rsidRDefault="00622192">
      <w:pPr>
        <w:spacing w:after="200"/>
        <w:rPr>
          <w:lang w:val="en-HK"/>
        </w:rPr>
      </w:pPr>
    </w:p>
    <w:p w14:paraId="16F369D7" w14:textId="77777777" w:rsidR="00622192" w:rsidRDefault="00622192">
      <w:pPr>
        <w:spacing w:after="200"/>
        <w:rPr>
          <w:lang w:val="en-HK"/>
        </w:rPr>
      </w:pPr>
    </w:p>
    <w:p w14:paraId="29DC1728" w14:textId="77777777" w:rsidR="00622192" w:rsidRPr="004E34D7" w:rsidRDefault="00622192">
      <w:pPr>
        <w:spacing w:after="200"/>
        <w:rPr>
          <w:lang w:val="en-HK"/>
        </w:rPr>
      </w:pPr>
    </w:p>
    <w:p w14:paraId="79B0443A" w14:textId="77777777" w:rsidR="00A8121B" w:rsidRPr="004E34D7" w:rsidRDefault="00A8121B">
      <w:pPr>
        <w:jc w:val="center"/>
        <w:rPr>
          <w:b/>
          <w:bCs/>
          <w:lang w:val="en-HK"/>
        </w:rPr>
      </w:pPr>
    </w:p>
    <w:p w14:paraId="53229352" w14:textId="77777777" w:rsidR="00A8121B" w:rsidRPr="004E34D7" w:rsidRDefault="00463EBD">
      <w:pPr>
        <w:jc w:val="center"/>
        <w:rPr>
          <w:lang w:val="en-HK"/>
        </w:rPr>
      </w:pPr>
      <w:r>
        <w:rPr>
          <w:b/>
          <w:bCs/>
          <w:lang w:val="en-HK"/>
        </w:rPr>
        <w:t>TOYO Co., Ltd</w:t>
      </w:r>
      <w:r>
        <w:rPr>
          <w:b/>
          <w:bCs/>
          <w:lang w:val="en-HK"/>
        </w:rPr>
        <w:br/>
        <w:t>UNAUDITED CONDENSED CONSOLIDATED STATEMENTS OF INCOME</w:t>
      </w:r>
      <w:r>
        <w:rPr>
          <w:b/>
          <w:bCs/>
          <w:lang w:val="en-HK"/>
        </w:rPr>
        <w:br/>
        <w:t>AND COMPREHENSIVE INCOME</w:t>
      </w:r>
      <w:r>
        <w:rPr>
          <w:b/>
          <w:bCs/>
          <w:lang w:val="en-HK"/>
        </w:rPr>
        <w:br/>
        <w:t>(Currency expressed in United States Dollars (“US$”), except for number of shares)</w:t>
      </w:r>
    </w:p>
    <w:p w14:paraId="707A9783" w14:textId="77777777" w:rsidR="00A8121B" w:rsidRPr="004E34D7" w:rsidRDefault="00463EBD">
      <w:pPr>
        <w:jc w:val="center"/>
        <w:rPr>
          <w:lang w:val="en-HK"/>
        </w:rPr>
      </w:pPr>
      <w:r>
        <w:rPr>
          <w:lang w:val="en-HK"/>
        </w:rPr>
        <w:t> </w:t>
      </w:r>
    </w:p>
    <w:tbl>
      <w:tblPr>
        <w:tblW w:w="5000" w:type="pct"/>
        <w:tblCellMar>
          <w:left w:w="0" w:type="dxa"/>
          <w:right w:w="0" w:type="dxa"/>
        </w:tblCellMar>
        <w:tblLook w:val="04A0" w:firstRow="1" w:lastRow="0" w:firstColumn="1" w:lastColumn="0" w:noHBand="0" w:noVBand="1"/>
      </w:tblPr>
      <w:tblGrid>
        <w:gridCol w:w="4895"/>
        <w:gridCol w:w="50"/>
        <w:gridCol w:w="114"/>
        <w:gridCol w:w="1023"/>
        <w:gridCol w:w="114"/>
        <w:gridCol w:w="114"/>
        <w:gridCol w:w="113"/>
        <w:gridCol w:w="1022"/>
        <w:gridCol w:w="67"/>
        <w:gridCol w:w="50"/>
        <w:gridCol w:w="100"/>
        <w:gridCol w:w="1067"/>
        <w:gridCol w:w="67"/>
        <w:gridCol w:w="50"/>
        <w:gridCol w:w="100"/>
        <w:gridCol w:w="1067"/>
        <w:gridCol w:w="67"/>
      </w:tblGrid>
      <w:tr w:rsidR="00A8121B" w:rsidRPr="004346E4" w14:paraId="15A0B137" w14:textId="77777777">
        <w:tc>
          <w:tcPr>
            <w:tcW w:w="0" w:type="auto"/>
            <w:noWrap/>
            <w:vAlign w:val="bottom"/>
          </w:tcPr>
          <w:p w14:paraId="2A137DEB" w14:textId="77777777" w:rsidR="00A8121B" w:rsidRPr="004E34D7" w:rsidRDefault="00463EBD">
            <w:pPr>
              <w:rPr>
                <w:lang w:val="en-HK"/>
              </w:rPr>
            </w:pPr>
            <w:r>
              <w:rPr>
                <w:lang w:val="en-HK"/>
              </w:rPr>
              <w:t> </w:t>
            </w:r>
          </w:p>
        </w:tc>
        <w:tc>
          <w:tcPr>
            <w:tcW w:w="0" w:type="auto"/>
            <w:noWrap/>
            <w:tcMar>
              <w:top w:w="0" w:type="dxa"/>
              <w:left w:w="0" w:type="dxa"/>
              <w:bottom w:w="30" w:type="dxa"/>
              <w:right w:w="0" w:type="dxa"/>
            </w:tcMar>
            <w:vAlign w:val="bottom"/>
          </w:tcPr>
          <w:p w14:paraId="48D267A1" w14:textId="77777777" w:rsidR="00A8121B" w:rsidRPr="004E34D7" w:rsidRDefault="00463EBD">
            <w:pPr>
              <w:rPr>
                <w:b/>
                <w:bCs/>
                <w:lang w:val="en-HK"/>
              </w:rPr>
            </w:pPr>
            <w:r>
              <w:rPr>
                <w:b/>
                <w:bCs/>
                <w:lang w:val="en-HK"/>
              </w:rPr>
              <w:t> </w:t>
            </w:r>
          </w:p>
        </w:tc>
        <w:tc>
          <w:tcPr>
            <w:tcW w:w="0" w:type="auto"/>
            <w:gridSpan w:val="6"/>
            <w:tcBorders>
              <w:bottom w:val="single" w:sz="12" w:space="0" w:color="000000"/>
            </w:tcBorders>
            <w:noWrap/>
            <w:vAlign w:val="bottom"/>
          </w:tcPr>
          <w:p w14:paraId="4ADE5B5D" w14:textId="77777777" w:rsidR="00A8121B" w:rsidRPr="004E34D7" w:rsidRDefault="00463EBD">
            <w:pPr>
              <w:jc w:val="center"/>
              <w:rPr>
                <w:b/>
                <w:bCs/>
                <w:lang w:val="en-HK"/>
              </w:rPr>
            </w:pPr>
            <w:r>
              <w:rPr>
                <w:b/>
                <w:bCs/>
                <w:lang w:val="en-HK"/>
              </w:rPr>
              <w:t>For the Three Months Ended</w:t>
            </w:r>
            <w:r>
              <w:rPr>
                <w:b/>
                <w:bCs/>
                <w:lang w:val="en-HK"/>
              </w:rPr>
              <w:br/>
              <w:t>June 30,</w:t>
            </w:r>
          </w:p>
        </w:tc>
        <w:tc>
          <w:tcPr>
            <w:tcW w:w="0" w:type="auto"/>
            <w:noWrap/>
            <w:tcMar>
              <w:top w:w="0" w:type="dxa"/>
              <w:left w:w="0" w:type="dxa"/>
              <w:bottom w:w="30" w:type="dxa"/>
              <w:right w:w="0" w:type="dxa"/>
            </w:tcMar>
            <w:vAlign w:val="bottom"/>
          </w:tcPr>
          <w:p w14:paraId="4F63CA63" w14:textId="77777777" w:rsidR="00A8121B" w:rsidRPr="004E34D7" w:rsidRDefault="00463EBD">
            <w:pPr>
              <w:rPr>
                <w:b/>
                <w:bCs/>
                <w:lang w:val="en-HK"/>
              </w:rPr>
            </w:pPr>
            <w:r>
              <w:rPr>
                <w:b/>
                <w:bCs/>
                <w:lang w:val="en-HK"/>
              </w:rPr>
              <w:t> </w:t>
            </w:r>
          </w:p>
        </w:tc>
        <w:tc>
          <w:tcPr>
            <w:tcW w:w="0" w:type="auto"/>
            <w:noWrap/>
            <w:tcMar>
              <w:top w:w="0" w:type="dxa"/>
              <w:left w:w="0" w:type="dxa"/>
              <w:bottom w:w="30" w:type="dxa"/>
              <w:right w:w="0" w:type="dxa"/>
            </w:tcMar>
            <w:vAlign w:val="bottom"/>
          </w:tcPr>
          <w:p w14:paraId="42581C5E" w14:textId="77777777" w:rsidR="00A8121B" w:rsidRPr="004E34D7" w:rsidRDefault="00463EBD">
            <w:pPr>
              <w:rPr>
                <w:b/>
                <w:bCs/>
                <w:lang w:val="en-HK"/>
              </w:rPr>
            </w:pPr>
            <w:r>
              <w:rPr>
                <w:b/>
                <w:bCs/>
                <w:lang w:val="en-HK"/>
              </w:rPr>
              <w:t> </w:t>
            </w:r>
          </w:p>
        </w:tc>
        <w:tc>
          <w:tcPr>
            <w:tcW w:w="0" w:type="auto"/>
            <w:gridSpan w:val="6"/>
            <w:tcBorders>
              <w:bottom w:val="single" w:sz="12" w:space="0" w:color="000000"/>
            </w:tcBorders>
            <w:noWrap/>
            <w:vAlign w:val="bottom"/>
          </w:tcPr>
          <w:p w14:paraId="49452B46" w14:textId="77777777" w:rsidR="00A8121B" w:rsidRPr="004E34D7" w:rsidRDefault="00463EBD">
            <w:pPr>
              <w:jc w:val="center"/>
              <w:rPr>
                <w:b/>
                <w:bCs/>
                <w:lang w:val="en-HK"/>
              </w:rPr>
            </w:pPr>
            <w:r>
              <w:rPr>
                <w:b/>
                <w:bCs/>
                <w:lang w:val="en-HK"/>
              </w:rPr>
              <w:t>For the Six Months Ended</w:t>
            </w:r>
            <w:r>
              <w:rPr>
                <w:b/>
                <w:bCs/>
                <w:lang w:val="en-HK"/>
              </w:rPr>
              <w:br/>
              <w:t>June 30,</w:t>
            </w:r>
          </w:p>
        </w:tc>
        <w:tc>
          <w:tcPr>
            <w:tcW w:w="0" w:type="auto"/>
            <w:noWrap/>
            <w:tcMar>
              <w:top w:w="0" w:type="dxa"/>
              <w:left w:w="0" w:type="dxa"/>
              <w:bottom w:w="30" w:type="dxa"/>
              <w:right w:w="0" w:type="dxa"/>
            </w:tcMar>
            <w:vAlign w:val="bottom"/>
          </w:tcPr>
          <w:p w14:paraId="7D99F032" w14:textId="77777777" w:rsidR="00A8121B" w:rsidRPr="004E34D7" w:rsidRDefault="00463EBD">
            <w:pPr>
              <w:rPr>
                <w:b/>
                <w:bCs/>
                <w:lang w:val="en-HK"/>
              </w:rPr>
            </w:pPr>
            <w:r>
              <w:rPr>
                <w:b/>
                <w:bCs/>
                <w:lang w:val="en-HK"/>
              </w:rPr>
              <w:t> </w:t>
            </w:r>
          </w:p>
        </w:tc>
      </w:tr>
      <w:tr w:rsidR="00A8121B" w14:paraId="621A4C8D" w14:textId="77777777">
        <w:tc>
          <w:tcPr>
            <w:tcW w:w="0" w:type="auto"/>
            <w:vAlign w:val="bottom"/>
          </w:tcPr>
          <w:p w14:paraId="50BB58FB" w14:textId="77777777" w:rsidR="00A8121B" w:rsidRPr="004E34D7" w:rsidRDefault="00463EBD">
            <w:pPr>
              <w:rPr>
                <w:lang w:val="en-HK"/>
              </w:rPr>
            </w:pPr>
            <w:r>
              <w:rPr>
                <w:lang w:val="en-HK"/>
              </w:rPr>
              <w:t> </w:t>
            </w:r>
          </w:p>
        </w:tc>
        <w:tc>
          <w:tcPr>
            <w:tcW w:w="0" w:type="auto"/>
            <w:tcMar>
              <w:top w:w="0" w:type="dxa"/>
              <w:left w:w="0" w:type="dxa"/>
              <w:bottom w:w="30" w:type="dxa"/>
              <w:right w:w="0" w:type="dxa"/>
            </w:tcMar>
            <w:vAlign w:val="bottom"/>
          </w:tcPr>
          <w:p w14:paraId="3E517265" w14:textId="77777777" w:rsidR="00A8121B" w:rsidRPr="004E34D7" w:rsidRDefault="00463EBD">
            <w:pPr>
              <w:rPr>
                <w:b/>
                <w:bCs/>
                <w:lang w:val="en-HK"/>
              </w:rPr>
            </w:pPr>
            <w:r>
              <w:rPr>
                <w:b/>
                <w:bCs/>
                <w:lang w:val="en-HK"/>
              </w:rPr>
              <w:t> </w:t>
            </w:r>
          </w:p>
        </w:tc>
        <w:tc>
          <w:tcPr>
            <w:tcW w:w="0" w:type="auto"/>
            <w:gridSpan w:val="2"/>
            <w:tcBorders>
              <w:bottom w:val="single" w:sz="12" w:space="0" w:color="000000"/>
            </w:tcBorders>
            <w:vAlign w:val="bottom"/>
          </w:tcPr>
          <w:p w14:paraId="559E6508" w14:textId="77777777" w:rsidR="00A8121B" w:rsidRDefault="00463EBD">
            <w:pPr>
              <w:jc w:val="center"/>
              <w:rPr>
                <w:b/>
                <w:bCs/>
              </w:rPr>
            </w:pPr>
            <w:r>
              <w:rPr>
                <w:b/>
                <w:bCs/>
              </w:rPr>
              <w:t>2026</w:t>
            </w:r>
          </w:p>
        </w:tc>
        <w:tc>
          <w:tcPr>
            <w:tcW w:w="0" w:type="auto"/>
            <w:tcMar>
              <w:top w:w="0" w:type="dxa"/>
              <w:left w:w="0" w:type="dxa"/>
              <w:bottom w:w="30" w:type="dxa"/>
              <w:right w:w="0" w:type="dxa"/>
            </w:tcMar>
            <w:vAlign w:val="bottom"/>
          </w:tcPr>
          <w:p w14:paraId="3896C3AA" w14:textId="77777777" w:rsidR="00A8121B" w:rsidRDefault="00463EBD">
            <w:pPr>
              <w:rPr>
                <w:b/>
                <w:bCs/>
              </w:rPr>
            </w:pPr>
            <w:r>
              <w:rPr>
                <w:b/>
                <w:bCs/>
              </w:rPr>
              <w:t> </w:t>
            </w:r>
          </w:p>
        </w:tc>
        <w:tc>
          <w:tcPr>
            <w:tcW w:w="0" w:type="auto"/>
            <w:tcMar>
              <w:top w:w="0" w:type="dxa"/>
              <w:left w:w="0" w:type="dxa"/>
              <w:bottom w:w="30" w:type="dxa"/>
              <w:right w:w="0" w:type="dxa"/>
            </w:tcMar>
            <w:vAlign w:val="bottom"/>
          </w:tcPr>
          <w:p w14:paraId="0ADD2FD8" w14:textId="77777777" w:rsidR="00A8121B" w:rsidRDefault="00463EBD">
            <w:pPr>
              <w:rPr>
                <w:b/>
                <w:bCs/>
              </w:rPr>
            </w:pPr>
            <w:r>
              <w:rPr>
                <w:b/>
                <w:bCs/>
              </w:rPr>
              <w:t> </w:t>
            </w:r>
          </w:p>
        </w:tc>
        <w:tc>
          <w:tcPr>
            <w:tcW w:w="0" w:type="auto"/>
            <w:gridSpan w:val="2"/>
            <w:tcBorders>
              <w:bottom w:val="single" w:sz="12" w:space="0" w:color="000000"/>
            </w:tcBorders>
            <w:vAlign w:val="bottom"/>
          </w:tcPr>
          <w:p w14:paraId="62813833" w14:textId="77777777" w:rsidR="00A8121B" w:rsidRDefault="00463EBD">
            <w:pPr>
              <w:jc w:val="center"/>
              <w:rPr>
                <w:b/>
                <w:bCs/>
              </w:rPr>
            </w:pPr>
            <w:r>
              <w:rPr>
                <w:b/>
                <w:bCs/>
              </w:rPr>
              <w:t>2025</w:t>
            </w:r>
          </w:p>
        </w:tc>
        <w:tc>
          <w:tcPr>
            <w:tcW w:w="0" w:type="auto"/>
            <w:tcMar>
              <w:top w:w="0" w:type="dxa"/>
              <w:left w:w="0" w:type="dxa"/>
              <w:bottom w:w="30" w:type="dxa"/>
              <w:right w:w="0" w:type="dxa"/>
            </w:tcMar>
            <w:vAlign w:val="bottom"/>
          </w:tcPr>
          <w:p w14:paraId="1255E85A" w14:textId="77777777" w:rsidR="00A8121B" w:rsidRDefault="00463EBD">
            <w:pPr>
              <w:rPr>
                <w:b/>
                <w:bCs/>
              </w:rPr>
            </w:pPr>
            <w:r>
              <w:rPr>
                <w:b/>
                <w:bCs/>
              </w:rPr>
              <w:t> </w:t>
            </w:r>
          </w:p>
        </w:tc>
        <w:tc>
          <w:tcPr>
            <w:tcW w:w="0" w:type="auto"/>
            <w:tcMar>
              <w:top w:w="0" w:type="dxa"/>
              <w:left w:w="0" w:type="dxa"/>
              <w:bottom w:w="30" w:type="dxa"/>
              <w:right w:w="0" w:type="dxa"/>
            </w:tcMar>
            <w:vAlign w:val="bottom"/>
          </w:tcPr>
          <w:p w14:paraId="04BF86C9" w14:textId="77777777" w:rsidR="00A8121B" w:rsidRDefault="00463EBD">
            <w:pPr>
              <w:rPr>
                <w:b/>
                <w:bCs/>
              </w:rPr>
            </w:pPr>
            <w:r>
              <w:rPr>
                <w:b/>
                <w:bCs/>
              </w:rPr>
              <w:t> </w:t>
            </w:r>
          </w:p>
        </w:tc>
        <w:tc>
          <w:tcPr>
            <w:tcW w:w="0" w:type="auto"/>
            <w:gridSpan w:val="2"/>
            <w:tcBorders>
              <w:bottom w:val="single" w:sz="12" w:space="0" w:color="000000"/>
            </w:tcBorders>
            <w:vAlign w:val="bottom"/>
          </w:tcPr>
          <w:p w14:paraId="42A28870" w14:textId="77777777" w:rsidR="00A8121B" w:rsidRDefault="00463EBD">
            <w:pPr>
              <w:jc w:val="center"/>
              <w:rPr>
                <w:b/>
                <w:bCs/>
              </w:rPr>
            </w:pPr>
            <w:r>
              <w:rPr>
                <w:b/>
                <w:bCs/>
              </w:rPr>
              <w:t>2026</w:t>
            </w:r>
          </w:p>
        </w:tc>
        <w:tc>
          <w:tcPr>
            <w:tcW w:w="0" w:type="auto"/>
            <w:tcMar>
              <w:top w:w="0" w:type="dxa"/>
              <w:left w:w="0" w:type="dxa"/>
              <w:bottom w:w="30" w:type="dxa"/>
              <w:right w:w="0" w:type="dxa"/>
            </w:tcMar>
            <w:vAlign w:val="bottom"/>
          </w:tcPr>
          <w:p w14:paraId="70590C19" w14:textId="77777777" w:rsidR="00A8121B" w:rsidRDefault="00463EBD">
            <w:pPr>
              <w:rPr>
                <w:b/>
                <w:bCs/>
              </w:rPr>
            </w:pPr>
            <w:r>
              <w:rPr>
                <w:b/>
                <w:bCs/>
              </w:rPr>
              <w:t> </w:t>
            </w:r>
          </w:p>
        </w:tc>
        <w:tc>
          <w:tcPr>
            <w:tcW w:w="0" w:type="auto"/>
            <w:tcMar>
              <w:top w:w="0" w:type="dxa"/>
              <w:left w:w="0" w:type="dxa"/>
              <w:bottom w:w="30" w:type="dxa"/>
              <w:right w:w="0" w:type="dxa"/>
            </w:tcMar>
            <w:vAlign w:val="bottom"/>
          </w:tcPr>
          <w:p w14:paraId="23320C00" w14:textId="77777777" w:rsidR="00A8121B" w:rsidRDefault="00463EBD">
            <w:pPr>
              <w:rPr>
                <w:b/>
                <w:bCs/>
              </w:rPr>
            </w:pPr>
            <w:r>
              <w:rPr>
                <w:b/>
                <w:bCs/>
              </w:rPr>
              <w:t> </w:t>
            </w:r>
          </w:p>
        </w:tc>
        <w:tc>
          <w:tcPr>
            <w:tcW w:w="0" w:type="auto"/>
            <w:gridSpan w:val="2"/>
            <w:tcBorders>
              <w:bottom w:val="single" w:sz="12" w:space="0" w:color="000000"/>
            </w:tcBorders>
            <w:vAlign w:val="bottom"/>
          </w:tcPr>
          <w:p w14:paraId="52032BA6" w14:textId="77777777" w:rsidR="00A8121B" w:rsidRDefault="00463EBD">
            <w:pPr>
              <w:jc w:val="center"/>
              <w:rPr>
                <w:b/>
                <w:bCs/>
              </w:rPr>
            </w:pPr>
            <w:r>
              <w:rPr>
                <w:b/>
                <w:bCs/>
              </w:rPr>
              <w:t>2025</w:t>
            </w:r>
          </w:p>
        </w:tc>
        <w:tc>
          <w:tcPr>
            <w:tcW w:w="0" w:type="auto"/>
            <w:tcMar>
              <w:top w:w="0" w:type="dxa"/>
              <w:left w:w="0" w:type="dxa"/>
              <w:bottom w:w="30" w:type="dxa"/>
              <w:right w:w="0" w:type="dxa"/>
            </w:tcMar>
            <w:vAlign w:val="bottom"/>
          </w:tcPr>
          <w:p w14:paraId="5EAE5C5D" w14:textId="77777777" w:rsidR="00A8121B" w:rsidRDefault="00463EBD">
            <w:pPr>
              <w:rPr>
                <w:b/>
                <w:bCs/>
              </w:rPr>
            </w:pPr>
            <w:r>
              <w:rPr>
                <w:b/>
                <w:bCs/>
              </w:rPr>
              <w:t> </w:t>
            </w:r>
          </w:p>
        </w:tc>
      </w:tr>
      <w:tr w:rsidR="00A8121B" w14:paraId="422FDDCF" w14:textId="77777777">
        <w:tc>
          <w:tcPr>
            <w:tcW w:w="2600" w:type="pct"/>
            <w:shd w:val="clear" w:color="auto" w:fill="CCEEFF"/>
            <w:tcMar>
              <w:top w:w="0" w:type="dxa"/>
              <w:left w:w="180" w:type="dxa"/>
              <w:bottom w:w="0" w:type="dxa"/>
              <w:right w:w="0" w:type="dxa"/>
            </w:tcMar>
            <w:vAlign w:val="bottom"/>
          </w:tcPr>
          <w:p w14:paraId="25F7A53A" w14:textId="77777777" w:rsidR="00A8121B" w:rsidRDefault="00463EBD">
            <w:pPr>
              <w:ind w:hanging="180"/>
            </w:pPr>
            <w:r>
              <w:t xml:space="preserve">Revenues from related </w:t>
            </w:r>
            <w:r>
              <w:t>parties</w:t>
            </w:r>
          </w:p>
        </w:tc>
        <w:tc>
          <w:tcPr>
            <w:tcW w:w="50" w:type="pct"/>
            <w:shd w:val="clear" w:color="auto" w:fill="CCEEFF"/>
            <w:vAlign w:val="bottom"/>
          </w:tcPr>
          <w:p w14:paraId="288A5A0B" w14:textId="77777777" w:rsidR="00A8121B" w:rsidRDefault="00463EBD">
            <w:r>
              <w:t> </w:t>
            </w:r>
          </w:p>
        </w:tc>
        <w:tc>
          <w:tcPr>
            <w:tcW w:w="50" w:type="pct"/>
            <w:shd w:val="clear" w:color="auto" w:fill="CCEEFF"/>
            <w:vAlign w:val="bottom"/>
          </w:tcPr>
          <w:p w14:paraId="5EAD25C5" w14:textId="77777777" w:rsidR="00A8121B" w:rsidRDefault="00463EBD">
            <w:r>
              <w:t>$</w:t>
            </w:r>
          </w:p>
        </w:tc>
        <w:tc>
          <w:tcPr>
            <w:tcW w:w="450" w:type="pct"/>
            <w:shd w:val="clear" w:color="auto" w:fill="CCEEFF"/>
            <w:vAlign w:val="bottom"/>
          </w:tcPr>
          <w:p w14:paraId="338EE53D" w14:textId="77777777" w:rsidR="00A8121B" w:rsidRDefault="00463EBD">
            <w:pPr>
              <w:jc w:val="right"/>
            </w:pPr>
            <w:r>
              <w:t>21,536,529</w:t>
            </w:r>
          </w:p>
        </w:tc>
        <w:tc>
          <w:tcPr>
            <w:tcW w:w="50" w:type="pct"/>
            <w:shd w:val="clear" w:color="auto" w:fill="CCEEFF"/>
            <w:vAlign w:val="bottom"/>
          </w:tcPr>
          <w:p w14:paraId="0BFD1381" w14:textId="77777777" w:rsidR="00A8121B" w:rsidRDefault="00463EBD">
            <w:r>
              <w:t> </w:t>
            </w:r>
          </w:p>
        </w:tc>
        <w:tc>
          <w:tcPr>
            <w:tcW w:w="50" w:type="pct"/>
            <w:shd w:val="clear" w:color="auto" w:fill="CCEEFF"/>
            <w:vAlign w:val="bottom"/>
          </w:tcPr>
          <w:p w14:paraId="06E1F423" w14:textId="77777777" w:rsidR="00A8121B" w:rsidRDefault="00463EBD">
            <w:r>
              <w:t> </w:t>
            </w:r>
          </w:p>
        </w:tc>
        <w:tc>
          <w:tcPr>
            <w:tcW w:w="50" w:type="pct"/>
            <w:shd w:val="clear" w:color="auto" w:fill="CCEEFF"/>
            <w:vAlign w:val="bottom"/>
          </w:tcPr>
          <w:p w14:paraId="255FA601" w14:textId="77777777" w:rsidR="00A8121B" w:rsidRDefault="00463EBD">
            <w:r>
              <w:t>$</w:t>
            </w:r>
          </w:p>
        </w:tc>
        <w:tc>
          <w:tcPr>
            <w:tcW w:w="450" w:type="pct"/>
            <w:shd w:val="clear" w:color="auto" w:fill="CCEEFF"/>
            <w:vAlign w:val="bottom"/>
          </w:tcPr>
          <w:p w14:paraId="61702C2F" w14:textId="77777777" w:rsidR="00A8121B" w:rsidRDefault="00463EBD">
            <w:pPr>
              <w:jc w:val="right"/>
            </w:pPr>
            <w:r>
              <w:t>14,566,338</w:t>
            </w:r>
          </w:p>
        </w:tc>
        <w:tc>
          <w:tcPr>
            <w:tcW w:w="50" w:type="pct"/>
            <w:shd w:val="clear" w:color="auto" w:fill="CCEEFF"/>
            <w:vAlign w:val="bottom"/>
          </w:tcPr>
          <w:p w14:paraId="275BED47" w14:textId="77777777" w:rsidR="00A8121B" w:rsidRDefault="00463EBD">
            <w:r>
              <w:t> </w:t>
            </w:r>
          </w:p>
        </w:tc>
        <w:tc>
          <w:tcPr>
            <w:tcW w:w="50" w:type="pct"/>
            <w:shd w:val="clear" w:color="auto" w:fill="CCEEFF"/>
            <w:vAlign w:val="bottom"/>
          </w:tcPr>
          <w:p w14:paraId="0CAA8D58" w14:textId="77777777" w:rsidR="00A8121B" w:rsidRDefault="00463EBD">
            <w:r>
              <w:t> </w:t>
            </w:r>
          </w:p>
        </w:tc>
        <w:tc>
          <w:tcPr>
            <w:tcW w:w="50" w:type="pct"/>
            <w:shd w:val="clear" w:color="auto" w:fill="CCEEFF"/>
            <w:vAlign w:val="bottom"/>
          </w:tcPr>
          <w:p w14:paraId="05FD2690" w14:textId="77777777" w:rsidR="00A8121B" w:rsidRDefault="00463EBD">
            <w:r>
              <w:t>$</w:t>
            </w:r>
          </w:p>
        </w:tc>
        <w:tc>
          <w:tcPr>
            <w:tcW w:w="450" w:type="pct"/>
            <w:shd w:val="clear" w:color="auto" w:fill="CCEEFF"/>
            <w:vAlign w:val="bottom"/>
          </w:tcPr>
          <w:p w14:paraId="5BBD21A0" w14:textId="77777777" w:rsidR="00A8121B" w:rsidRDefault="00463EBD">
            <w:pPr>
              <w:jc w:val="right"/>
            </w:pPr>
            <w:r>
              <w:t>57,494,243</w:t>
            </w:r>
          </w:p>
        </w:tc>
        <w:tc>
          <w:tcPr>
            <w:tcW w:w="50" w:type="pct"/>
            <w:shd w:val="clear" w:color="auto" w:fill="CCEEFF"/>
            <w:vAlign w:val="bottom"/>
          </w:tcPr>
          <w:p w14:paraId="01BFE3A0" w14:textId="77777777" w:rsidR="00A8121B" w:rsidRDefault="00463EBD">
            <w:r>
              <w:t> </w:t>
            </w:r>
          </w:p>
        </w:tc>
        <w:tc>
          <w:tcPr>
            <w:tcW w:w="50" w:type="pct"/>
            <w:shd w:val="clear" w:color="auto" w:fill="CCEEFF"/>
            <w:vAlign w:val="bottom"/>
          </w:tcPr>
          <w:p w14:paraId="398C2533" w14:textId="77777777" w:rsidR="00A8121B" w:rsidRDefault="00463EBD">
            <w:r>
              <w:t> </w:t>
            </w:r>
          </w:p>
        </w:tc>
        <w:tc>
          <w:tcPr>
            <w:tcW w:w="50" w:type="pct"/>
            <w:shd w:val="clear" w:color="auto" w:fill="CCEEFF"/>
            <w:vAlign w:val="bottom"/>
          </w:tcPr>
          <w:p w14:paraId="507BF896" w14:textId="77777777" w:rsidR="00A8121B" w:rsidRDefault="00463EBD">
            <w:r>
              <w:t>$</w:t>
            </w:r>
          </w:p>
        </w:tc>
        <w:tc>
          <w:tcPr>
            <w:tcW w:w="450" w:type="pct"/>
            <w:shd w:val="clear" w:color="auto" w:fill="CCEEFF"/>
            <w:vAlign w:val="bottom"/>
          </w:tcPr>
          <w:p w14:paraId="3EFC61EB" w14:textId="77777777" w:rsidR="00A8121B" w:rsidRDefault="00463EBD">
            <w:pPr>
              <w:jc w:val="right"/>
            </w:pPr>
            <w:r>
              <w:t>25,087,488</w:t>
            </w:r>
          </w:p>
        </w:tc>
        <w:tc>
          <w:tcPr>
            <w:tcW w:w="50" w:type="pct"/>
            <w:shd w:val="clear" w:color="auto" w:fill="CCEEFF"/>
            <w:vAlign w:val="bottom"/>
          </w:tcPr>
          <w:p w14:paraId="73453C86" w14:textId="77777777" w:rsidR="00A8121B" w:rsidRDefault="00463EBD">
            <w:r>
              <w:t> </w:t>
            </w:r>
          </w:p>
        </w:tc>
      </w:tr>
      <w:tr w:rsidR="00A8121B" w14:paraId="154029D5" w14:textId="77777777">
        <w:tc>
          <w:tcPr>
            <w:tcW w:w="0" w:type="auto"/>
            <w:shd w:val="clear" w:color="auto" w:fill="FFFFFF"/>
            <w:tcMar>
              <w:top w:w="0" w:type="dxa"/>
              <w:left w:w="180" w:type="dxa"/>
              <w:bottom w:w="30" w:type="dxa"/>
              <w:right w:w="0" w:type="dxa"/>
            </w:tcMar>
            <w:vAlign w:val="bottom"/>
          </w:tcPr>
          <w:p w14:paraId="415D353A" w14:textId="77777777" w:rsidR="00A8121B" w:rsidRDefault="00463EBD">
            <w:pPr>
              <w:ind w:hanging="180"/>
            </w:pPr>
            <w:r>
              <w:t>Revenues from third parties</w:t>
            </w:r>
          </w:p>
        </w:tc>
        <w:tc>
          <w:tcPr>
            <w:tcW w:w="0" w:type="auto"/>
            <w:shd w:val="clear" w:color="auto" w:fill="FFFFFF"/>
            <w:tcMar>
              <w:top w:w="0" w:type="dxa"/>
              <w:left w:w="0" w:type="dxa"/>
              <w:bottom w:w="30" w:type="dxa"/>
              <w:right w:w="0" w:type="dxa"/>
            </w:tcMar>
            <w:vAlign w:val="bottom"/>
          </w:tcPr>
          <w:p w14:paraId="2FCFC28B" w14:textId="77777777" w:rsidR="00A8121B" w:rsidRDefault="00463EBD">
            <w:r>
              <w:t> </w:t>
            </w:r>
          </w:p>
        </w:tc>
        <w:tc>
          <w:tcPr>
            <w:tcW w:w="0" w:type="auto"/>
            <w:tcBorders>
              <w:bottom w:val="single" w:sz="12" w:space="0" w:color="000000"/>
            </w:tcBorders>
            <w:shd w:val="clear" w:color="auto" w:fill="FFFFFF"/>
            <w:vAlign w:val="bottom"/>
          </w:tcPr>
          <w:p w14:paraId="50672B7B" w14:textId="77777777" w:rsidR="00A8121B" w:rsidRDefault="00463EBD">
            <w:r>
              <w:t> </w:t>
            </w:r>
          </w:p>
        </w:tc>
        <w:tc>
          <w:tcPr>
            <w:tcW w:w="0" w:type="auto"/>
            <w:tcBorders>
              <w:bottom w:val="single" w:sz="12" w:space="0" w:color="000000"/>
            </w:tcBorders>
            <w:shd w:val="clear" w:color="auto" w:fill="FFFFFF"/>
            <w:vAlign w:val="bottom"/>
          </w:tcPr>
          <w:p w14:paraId="20FBF77C" w14:textId="77777777" w:rsidR="00A8121B" w:rsidRDefault="00463EBD">
            <w:pPr>
              <w:jc w:val="right"/>
            </w:pPr>
            <w:r>
              <w:t>96,648,366</w:t>
            </w:r>
          </w:p>
        </w:tc>
        <w:tc>
          <w:tcPr>
            <w:tcW w:w="0" w:type="auto"/>
            <w:shd w:val="clear" w:color="auto" w:fill="FFFFFF"/>
            <w:tcMar>
              <w:top w:w="0" w:type="dxa"/>
              <w:left w:w="0" w:type="dxa"/>
              <w:bottom w:w="30" w:type="dxa"/>
              <w:right w:w="0" w:type="dxa"/>
            </w:tcMar>
            <w:vAlign w:val="bottom"/>
          </w:tcPr>
          <w:p w14:paraId="7D5215CD" w14:textId="77777777" w:rsidR="00A8121B" w:rsidRDefault="00463EBD">
            <w:r>
              <w:t> </w:t>
            </w:r>
          </w:p>
        </w:tc>
        <w:tc>
          <w:tcPr>
            <w:tcW w:w="0" w:type="auto"/>
            <w:shd w:val="clear" w:color="auto" w:fill="FFFFFF"/>
            <w:tcMar>
              <w:top w:w="0" w:type="dxa"/>
              <w:left w:w="0" w:type="dxa"/>
              <w:bottom w:w="30" w:type="dxa"/>
              <w:right w:w="0" w:type="dxa"/>
            </w:tcMar>
            <w:vAlign w:val="bottom"/>
          </w:tcPr>
          <w:p w14:paraId="511B5DCC" w14:textId="77777777" w:rsidR="00A8121B" w:rsidRDefault="00463EBD">
            <w:r>
              <w:t> </w:t>
            </w:r>
          </w:p>
        </w:tc>
        <w:tc>
          <w:tcPr>
            <w:tcW w:w="0" w:type="auto"/>
            <w:tcBorders>
              <w:bottom w:val="single" w:sz="12" w:space="0" w:color="000000"/>
            </w:tcBorders>
            <w:shd w:val="clear" w:color="auto" w:fill="FFFFFF"/>
            <w:vAlign w:val="bottom"/>
          </w:tcPr>
          <w:p w14:paraId="21EA2C8F" w14:textId="77777777" w:rsidR="00A8121B" w:rsidRDefault="00463EBD">
            <w:r>
              <w:t> </w:t>
            </w:r>
          </w:p>
        </w:tc>
        <w:tc>
          <w:tcPr>
            <w:tcW w:w="0" w:type="auto"/>
            <w:tcBorders>
              <w:bottom w:val="single" w:sz="12" w:space="0" w:color="000000"/>
            </w:tcBorders>
            <w:shd w:val="clear" w:color="auto" w:fill="FFFFFF"/>
            <w:vAlign w:val="bottom"/>
          </w:tcPr>
          <w:p w14:paraId="2FBC2E6F" w14:textId="77777777" w:rsidR="00A8121B" w:rsidRDefault="00463EBD">
            <w:pPr>
              <w:jc w:val="right"/>
            </w:pPr>
            <w:r>
              <w:t>72,996,313</w:t>
            </w:r>
          </w:p>
        </w:tc>
        <w:tc>
          <w:tcPr>
            <w:tcW w:w="0" w:type="auto"/>
            <w:shd w:val="clear" w:color="auto" w:fill="FFFFFF"/>
            <w:tcMar>
              <w:top w:w="0" w:type="dxa"/>
              <w:left w:w="0" w:type="dxa"/>
              <w:bottom w:w="30" w:type="dxa"/>
              <w:right w:w="0" w:type="dxa"/>
            </w:tcMar>
            <w:vAlign w:val="bottom"/>
          </w:tcPr>
          <w:p w14:paraId="614E32E9" w14:textId="77777777" w:rsidR="00A8121B" w:rsidRDefault="00463EBD">
            <w:r>
              <w:t> </w:t>
            </w:r>
          </w:p>
        </w:tc>
        <w:tc>
          <w:tcPr>
            <w:tcW w:w="0" w:type="auto"/>
            <w:shd w:val="clear" w:color="auto" w:fill="FFFFFF"/>
            <w:tcMar>
              <w:top w:w="0" w:type="dxa"/>
              <w:left w:w="0" w:type="dxa"/>
              <w:bottom w:w="30" w:type="dxa"/>
              <w:right w:w="0" w:type="dxa"/>
            </w:tcMar>
            <w:vAlign w:val="bottom"/>
          </w:tcPr>
          <w:p w14:paraId="100405A4" w14:textId="77777777" w:rsidR="00A8121B" w:rsidRDefault="00463EBD">
            <w:r>
              <w:t> </w:t>
            </w:r>
          </w:p>
        </w:tc>
        <w:tc>
          <w:tcPr>
            <w:tcW w:w="0" w:type="auto"/>
            <w:tcBorders>
              <w:bottom w:val="single" w:sz="12" w:space="0" w:color="000000"/>
            </w:tcBorders>
            <w:shd w:val="clear" w:color="auto" w:fill="FFFFFF"/>
            <w:vAlign w:val="bottom"/>
          </w:tcPr>
          <w:p w14:paraId="055914C3" w14:textId="77777777" w:rsidR="00A8121B" w:rsidRDefault="00463EBD">
            <w:r>
              <w:t> </w:t>
            </w:r>
          </w:p>
        </w:tc>
        <w:tc>
          <w:tcPr>
            <w:tcW w:w="0" w:type="auto"/>
            <w:tcBorders>
              <w:bottom w:val="single" w:sz="12" w:space="0" w:color="000000"/>
            </w:tcBorders>
            <w:shd w:val="clear" w:color="auto" w:fill="FFFFFF"/>
            <w:vAlign w:val="bottom"/>
          </w:tcPr>
          <w:p w14:paraId="457E2873" w14:textId="77777777" w:rsidR="00A8121B" w:rsidRDefault="00463EBD">
            <w:pPr>
              <w:jc w:val="right"/>
            </w:pPr>
            <w:r>
              <w:t>203,464,110</w:t>
            </w:r>
          </w:p>
        </w:tc>
        <w:tc>
          <w:tcPr>
            <w:tcW w:w="0" w:type="auto"/>
            <w:shd w:val="clear" w:color="auto" w:fill="FFFFFF"/>
            <w:tcMar>
              <w:top w:w="0" w:type="dxa"/>
              <w:left w:w="0" w:type="dxa"/>
              <w:bottom w:w="30" w:type="dxa"/>
              <w:right w:w="0" w:type="dxa"/>
            </w:tcMar>
            <w:vAlign w:val="bottom"/>
          </w:tcPr>
          <w:p w14:paraId="13E292AE" w14:textId="77777777" w:rsidR="00A8121B" w:rsidRDefault="00463EBD">
            <w:r>
              <w:t> </w:t>
            </w:r>
          </w:p>
        </w:tc>
        <w:tc>
          <w:tcPr>
            <w:tcW w:w="0" w:type="auto"/>
            <w:shd w:val="clear" w:color="auto" w:fill="FFFFFF"/>
            <w:tcMar>
              <w:top w:w="0" w:type="dxa"/>
              <w:left w:w="0" w:type="dxa"/>
              <w:bottom w:w="30" w:type="dxa"/>
              <w:right w:w="0" w:type="dxa"/>
            </w:tcMar>
            <w:vAlign w:val="bottom"/>
          </w:tcPr>
          <w:p w14:paraId="7621DAF3" w14:textId="77777777" w:rsidR="00A8121B" w:rsidRDefault="00463EBD">
            <w:r>
              <w:t> </w:t>
            </w:r>
          </w:p>
        </w:tc>
        <w:tc>
          <w:tcPr>
            <w:tcW w:w="0" w:type="auto"/>
            <w:tcBorders>
              <w:bottom w:val="single" w:sz="12" w:space="0" w:color="000000"/>
            </w:tcBorders>
            <w:shd w:val="clear" w:color="auto" w:fill="FFFFFF"/>
            <w:vAlign w:val="bottom"/>
          </w:tcPr>
          <w:p w14:paraId="0BD98FE5" w14:textId="77777777" w:rsidR="00A8121B" w:rsidRDefault="00463EBD">
            <w:r>
              <w:t> </w:t>
            </w:r>
          </w:p>
        </w:tc>
        <w:tc>
          <w:tcPr>
            <w:tcW w:w="0" w:type="auto"/>
            <w:tcBorders>
              <w:bottom w:val="single" w:sz="12" w:space="0" w:color="000000"/>
            </w:tcBorders>
            <w:shd w:val="clear" w:color="auto" w:fill="FFFFFF"/>
            <w:vAlign w:val="bottom"/>
          </w:tcPr>
          <w:p w14:paraId="34720228" w14:textId="77777777" w:rsidR="00A8121B" w:rsidRDefault="00463EBD">
            <w:pPr>
              <w:jc w:val="right"/>
            </w:pPr>
            <w:r>
              <w:t>114,019,674</w:t>
            </w:r>
          </w:p>
        </w:tc>
        <w:tc>
          <w:tcPr>
            <w:tcW w:w="0" w:type="auto"/>
            <w:shd w:val="clear" w:color="auto" w:fill="FFFFFF"/>
            <w:tcMar>
              <w:top w:w="0" w:type="dxa"/>
              <w:left w:w="0" w:type="dxa"/>
              <w:bottom w:w="30" w:type="dxa"/>
              <w:right w:w="0" w:type="dxa"/>
            </w:tcMar>
            <w:vAlign w:val="bottom"/>
          </w:tcPr>
          <w:p w14:paraId="14C99AB1" w14:textId="77777777" w:rsidR="00A8121B" w:rsidRDefault="00463EBD">
            <w:r>
              <w:t> </w:t>
            </w:r>
          </w:p>
        </w:tc>
      </w:tr>
      <w:tr w:rsidR="00A8121B" w14:paraId="65864315" w14:textId="77777777">
        <w:tc>
          <w:tcPr>
            <w:tcW w:w="0" w:type="auto"/>
            <w:shd w:val="clear" w:color="auto" w:fill="CCEEFF"/>
            <w:tcMar>
              <w:top w:w="0" w:type="dxa"/>
              <w:left w:w="180" w:type="dxa"/>
              <w:bottom w:w="0" w:type="dxa"/>
              <w:right w:w="0" w:type="dxa"/>
            </w:tcMar>
            <w:vAlign w:val="bottom"/>
          </w:tcPr>
          <w:p w14:paraId="59918653" w14:textId="77777777" w:rsidR="00A8121B" w:rsidRDefault="00463EBD">
            <w:pPr>
              <w:ind w:hanging="180"/>
              <w:rPr>
                <w:b/>
                <w:bCs/>
              </w:rPr>
            </w:pPr>
            <w:r>
              <w:rPr>
                <w:b/>
                <w:bCs/>
              </w:rPr>
              <w:t>Rev</w:t>
            </w:r>
            <w:r>
              <w:rPr>
                <w:b/>
                <w:bCs/>
              </w:rPr>
              <w:t>enues</w:t>
            </w:r>
          </w:p>
        </w:tc>
        <w:tc>
          <w:tcPr>
            <w:tcW w:w="0" w:type="auto"/>
            <w:shd w:val="clear" w:color="auto" w:fill="CCEEFF"/>
            <w:vAlign w:val="bottom"/>
          </w:tcPr>
          <w:p w14:paraId="3EDB15F7" w14:textId="77777777" w:rsidR="00A8121B" w:rsidRDefault="00463EBD">
            <w:pPr>
              <w:rPr>
                <w:b/>
                <w:bCs/>
              </w:rPr>
            </w:pPr>
            <w:r>
              <w:rPr>
                <w:b/>
                <w:bCs/>
              </w:rPr>
              <w:t> </w:t>
            </w:r>
          </w:p>
        </w:tc>
        <w:tc>
          <w:tcPr>
            <w:tcW w:w="0" w:type="auto"/>
            <w:shd w:val="clear" w:color="auto" w:fill="CCEEFF"/>
            <w:vAlign w:val="bottom"/>
          </w:tcPr>
          <w:p w14:paraId="75E66936" w14:textId="77777777" w:rsidR="00A8121B" w:rsidRDefault="00463EBD">
            <w:pPr>
              <w:rPr>
                <w:b/>
                <w:bCs/>
              </w:rPr>
            </w:pPr>
            <w:r>
              <w:rPr>
                <w:b/>
                <w:bCs/>
              </w:rPr>
              <w:t> </w:t>
            </w:r>
          </w:p>
        </w:tc>
        <w:tc>
          <w:tcPr>
            <w:tcW w:w="0" w:type="auto"/>
            <w:shd w:val="clear" w:color="auto" w:fill="CCEEFF"/>
            <w:vAlign w:val="bottom"/>
          </w:tcPr>
          <w:p w14:paraId="235F3D92" w14:textId="77777777" w:rsidR="00A8121B" w:rsidRDefault="00463EBD">
            <w:pPr>
              <w:jc w:val="right"/>
              <w:rPr>
                <w:b/>
                <w:bCs/>
              </w:rPr>
            </w:pPr>
            <w:r>
              <w:rPr>
                <w:b/>
                <w:bCs/>
              </w:rPr>
              <w:t>118,184,895</w:t>
            </w:r>
          </w:p>
        </w:tc>
        <w:tc>
          <w:tcPr>
            <w:tcW w:w="0" w:type="auto"/>
            <w:shd w:val="clear" w:color="auto" w:fill="CCEEFF"/>
            <w:vAlign w:val="bottom"/>
          </w:tcPr>
          <w:p w14:paraId="17C9D4BF" w14:textId="77777777" w:rsidR="00A8121B" w:rsidRDefault="00463EBD">
            <w:pPr>
              <w:rPr>
                <w:b/>
                <w:bCs/>
              </w:rPr>
            </w:pPr>
            <w:r>
              <w:rPr>
                <w:b/>
                <w:bCs/>
              </w:rPr>
              <w:t> </w:t>
            </w:r>
          </w:p>
        </w:tc>
        <w:tc>
          <w:tcPr>
            <w:tcW w:w="0" w:type="auto"/>
            <w:shd w:val="clear" w:color="auto" w:fill="CCEEFF"/>
            <w:vAlign w:val="bottom"/>
          </w:tcPr>
          <w:p w14:paraId="34F35A89" w14:textId="77777777" w:rsidR="00A8121B" w:rsidRDefault="00463EBD">
            <w:pPr>
              <w:rPr>
                <w:b/>
                <w:bCs/>
              </w:rPr>
            </w:pPr>
            <w:r>
              <w:rPr>
                <w:b/>
                <w:bCs/>
              </w:rPr>
              <w:t> </w:t>
            </w:r>
          </w:p>
        </w:tc>
        <w:tc>
          <w:tcPr>
            <w:tcW w:w="0" w:type="auto"/>
            <w:shd w:val="clear" w:color="auto" w:fill="CCEEFF"/>
            <w:vAlign w:val="bottom"/>
          </w:tcPr>
          <w:p w14:paraId="76E5079E" w14:textId="77777777" w:rsidR="00A8121B" w:rsidRDefault="00463EBD">
            <w:pPr>
              <w:rPr>
                <w:b/>
                <w:bCs/>
              </w:rPr>
            </w:pPr>
            <w:r>
              <w:rPr>
                <w:b/>
                <w:bCs/>
              </w:rPr>
              <w:t> </w:t>
            </w:r>
          </w:p>
        </w:tc>
        <w:tc>
          <w:tcPr>
            <w:tcW w:w="0" w:type="auto"/>
            <w:shd w:val="clear" w:color="auto" w:fill="CCEEFF"/>
            <w:vAlign w:val="bottom"/>
          </w:tcPr>
          <w:p w14:paraId="4B622E09" w14:textId="77777777" w:rsidR="00A8121B" w:rsidRDefault="00463EBD">
            <w:pPr>
              <w:jc w:val="right"/>
              <w:rPr>
                <w:b/>
                <w:bCs/>
              </w:rPr>
            </w:pPr>
            <w:r>
              <w:rPr>
                <w:b/>
                <w:bCs/>
              </w:rPr>
              <w:t>87,562,651</w:t>
            </w:r>
          </w:p>
        </w:tc>
        <w:tc>
          <w:tcPr>
            <w:tcW w:w="0" w:type="auto"/>
            <w:shd w:val="clear" w:color="auto" w:fill="CCEEFF"/>
            <w:vAlign w:val="bottom"/>
          </w:tcPr>
          <w:p w14:paraId="108CF001" w14:textId="77777777" w:rsidR="00A8121B" w:rsidRDefault="00463EBD">
            <w:pPr>
              <w:rPr>
                <w:b/>
                <w:bCs/>
              </w:rPr>
            </w:pPr>
            <w:r>
              <w:rPr>
                <w:b/>
                <w:bCs/>
              </w:rPr>
              <w:t> </w:t>
            </w:r>
          </w:p>
        </w:tc>
        <w:tc>
          <w:tcPr>
            <w:tcW w:w="0" w:type="auto"/>
            <w:shd w:val="clear" w:color="auto" w:fill="CCEEFF"/>
            <w:vAlign w:val="bottom"/>
          </w:tcPr>
          <w:p w14:paraId="09E01CF3" w14:textId="77777777" w:rsidR="00A8121B" w:rsidRDefault="00463EBD">
            <w:pPr>
              <w:rPr>
                <w:b/>
                <w:bCs/>
              </w:rPr>
            </w:pPr>
            <w:r>
              <w:rPr>
                <w:b/>
                <w:bCs/>
              </w:rPr>
              <w:t> </w:t>
            </w:r>
          </w:p>
        </w:tc>
        <w:tc>
          <w:tcPr>
            <w:tcW w:w="0" w:type="auto"/>
            <w:shd w:val="clear" w:color="auto" w:fill="CCEEFF"/>
            <w:vAlign w:val="bottom"/>
          </w:tcPr>
          <w:p w14:paraId="75C34DCC" w14:textId="77777777" w:rsidR="00A8121B" w:rsidRDefault="00463EBD">
            <w:pPr>
              <w:rPr>
                <w:b/>
                <w:bCs/>
              </w:rPr>
            </w:pPr>
            <w:r>
              <w:rPr>
                <w:b/>
                <w:bCs/>
              </w:rPr>
              <w:t> </w:t>
            </w:r>
          </w:p>
        </w:tc>
        <w:tc>
          <w:tcPr>
            <w:tcW w:w="0" w:type="auto"/>
            <w:shd w:val="clear" w:color="auto" w:fill="CCEEFF"/>
            <w:vAlign w:val="bottom"/>
          </w:tcPr>
          <w:p w14:paraId="608C7BCD" w14:textId="77777777" w:rsidR="00A8121B" w:rsidRDefault="00463EBD">
            <w:pPr>
              <w:jc w:val="right"/>
              <w:rPr>
                <w:b/>
                <w:bCs/>
              </w:rPr>
            </w:pPr>
            <w:r>
              <w:rPr>
                <w:b/>
                <w:bCs/>
              </w:rPr>
              <w:t>260,958,353</w:t>
            </w:r>
          </w:p>
        </w:tc>
        <w:tc>
          <w:tcPr>
            <w:tcW w:w="0" w:type="auto"/>
            <w:shd w:val="clear" w:color="auto" w:fill="CCEEFF"/>
            <w:vAlign w:val="bottom"/>
          </w:tcPr>
          <w:p w14:paraId="08764882" w14:textId="77777777" w:rsidR="00A8121B" w:rsidRDefault="00463EBD">
            <w:pPr>
              <w:rPr>
                <w:b/>
                <w:bCs/>
              </w:rPr>
            </w:pPr>
            <w:r>
              <w:rPr>
                <w:b/>
                <w:bCs/>
              </w:rPr>
              <w:t> </w:t>
            </w:r>
          </w:p>
        </w:tc>
        <w:tc>
          <w:tcPr>
            <w:tcW w:w="0" w:type="auto"/>
            <w:shd w:val="clear" w:color="auto" w:fill="CCEEFF"/>
            <w:vAlign w:val="bottom"/>
          </w:tcPr>
          <w:p w14:paraId="3CC85F52" w14:textId="77777777" w:rsidR="00A8121B" w:rsidRDefault="00463EBD">
            <w:pPr>
              <w:rPr>
                <w:b/>
                <w:bCs/>
              </w:rPr>
            </w:pPr>
            <w:r>
              <w:rPr>
                <w:b/>
                <w:bCs/>
              </w:rPr>
              <w:t> </w:t>
            </w:r>
          </w:p>
        </w:tc>
        <w:tc>
          <w:tcPr>
            <w:tcW w:w="0" w:type="auto"/>
            <w:shd w:val="clear" w:color="auto" w:fill="CCEEFF"/>
            <w:vAlign w:val="bottom"/>
          </w:tcPr>
          <w:p w14:paraId="6DFD9A30" w14:textId="77777777" w:rsidR="00A8121B" w:rsidRDefault="00463EBD">
            <w:pPr>
              <w:rPr>
                <w:b/>
                <w:bCs/>
              </w:rPr>
            </w:pPr>
            <w:r>
              <w:rPr>
                <w:b/>
                <w:bCs/>
              </w:rPr>
              <w:t> </w:t>
            </w:r>
          </w:p>
        </w:tc>
        <w:tc>
          <w:tcPr>
            <w:tcW w:w="0" w:type="auto"/>
            <w:shd w:val="clear" w:color="auto" w:fill="CCEEFF"/>
            <w:vAlign w:val="bottom"/>
          </w:tcPr>
          <w:p w14:paraId="351115A1" w14:textId="77777777" w:rsidR="00A8121B" w:rsidRDefault="00463EBD">
            <w:pPr>
              <w:jc w:val="right"/>
              <w:rPr>
                <w:b/>
                <w:bCs/>
              </w:rPr>
            </w:pPr>
            <w:r>
              <w:rPr>
                <w:b/>
                <w:bCs/>
              </w:rPr>
              <w:t>139,107,162</w:t>
            </w:r>
          </w:p>
        </w:tc>
        <w:tc>
          <w:tcPr>
            <w:tcW w:w="0" w:type="auto"/>
            <w:shd w:val="clear" w:color="auto" w:fill="CCEEFF"/>
            <w:vAlign w:val="bottom"/>
          </w:tcPr>
          <w:p w14:paraId="6B77946E" w14:textId="77777777" w:rsidR="00A8121B" w:rsidRDefault="00463EBD">
            <w:pPr>
              <w:rPr>
                <w:b/>
                <w:bCs/>
              </w:rPr>
            </w:pPr>
            <w:r>
              <w:rPr>
                <w:b/>
                <w:bCs/>
              </w:rPr>
              <w:t> </w:t>
            </w:r>
          </w:p>
        </w:tc>
      </w:tr>
      <w:tr w:rsidR="00A8121B" w14:paraId="7DE4AAAC" w14:textId="77777777">
        <w:tc>
          <w:tcPr>
            <w:tcW w:w="0" w:type="auto"/>
            <w:shd w:val="clear" w:color="auto" w:fill="FFFFFF"/>
            <w:tcMar>
              <w:top w:w="0" w:type="dxa"/>
              <w:left w:w="180" w:type="dxa"/>
              <w:bottom w:w="0" w:type="dxa"/>
              <w:right w:w="0" w:type="dxa"/>
            </w:tcMar>
            <w:vAlign w:val="bottom"/>
          </w:tcPr>
          <w:p w14:paraId="6AC87809" w14:textId="77777777" w:rsidR="00A8121B" w:rsidRDefault="00463EBD">
            <w:pPr>
              <w:ind w:hanging="180"/>
            </w:pPr>
            <w:r>
              <w:t> </w:t>
            </w:r>
          </w:p>
        </w:tc>
        <w:tc>
          <w:tcPr>
            <w:tcW w:w="0" w:type="auto"/>
            <w:shd w:val="clear" w:color="auto" w:fill="FFFFFF"/>
            <w:vAlign w:val="bottom"/>
          </w:tcPr>
          <w:p w14:paraId="27B1D154" w14:textId="77777777" w:rsidR="00A8121B" w:rsidRDefault="00463EBD">
            <w:r>
              <w:t> </w:t>
            </w:r>
          </w:p>
        </w:tc>
        <w:tc>
          <w:tcPr>
            <w:tcW w:w="0" w:type="auto"/>
            <w:shd w:val="clear" w:color="auto" w:fill="FFFFFF"/>
            <w:vAlign w:val="bottom"/>
          </w:tcPr>
          <w:p w14:paraId="6BB85842" w14:textId="77777777" w:rsidR="00A8121B" w:rsidRDefault="00463EBD">
            <w:r>
              <w:t> </w:t>
            </w:r>
          </w:p>
        </w:tc>
        <w:tc>
          <w:tcPr>
            <w:tcW w:w="0" w:type="auto"/>
            <w:shd w:val="clear" w:color="auto" w:fill="FFFFFF"/>
            <w:vAlign w:val="bottom"/>
          </w:tcPr>
          <w:p w14:paraId="1A1EC687" w14:textId="77777777" w:rsidR="00A8121B" w:rsidRDefault="00463EBD">
            <w:pPr>
              <w:jc w:val="right"/>
            </w:pPr>
            <w:r>
              <w:t> </w:t>
            </w:r>
          </w:p>
        </w:tc>
        <w:tc>
          <w:tcPr>
            <w:tcW w:w="0" w:type="auto"/>
            <w:shd w:val="clear" w:color="auto" w:fill="FFFFFF"/>
            <w:vAlign w:val="bottom"/>
          </w:tcPr>
          <w:p w14:paraId="29B2E7E9" w14:textId="77777777" w:rsidR="00A8121B" w:rsidRDefault="00463EBD">
            <w:r>
              <w:t> </w:t>
            </w:r>
          </w:p>
        </w:tc>
        <w:tc>
          <w:tcPr>
            <w:tcW w:w="0" w:type="auto"/>
            <w:shd w:val="clear" w:color="auto" w:fill="FFFFFF"/>
            <w:vAlign w:val="bottom"/>
          </w:tcPr>
          <w:p w14:paraId="4F779855" w14:textId="77777777" w:rsidR="00A8121B" w:rsidRDefault="00463EBD">
            <w:r>
              <w:t> </w:t>
            </w:r>
          </w:p>
        </w:tc>
        <w:tc>
          <w:tcPr>
            <w:tcW w:w="0" w:type="auto"/>
            <w:shd w:val="clear" w:color="auto" w:fill="FFFFFF"/>
            <w:vAlign w:val="bottom"/>
          </w:tcPr>
          <w:p w14:paraId="3A1BC1AE" w14:textId="77777777" w:rsidR="00A8121B" w:rsidRDefault="00463EBD">
            <w:r>
              <w:t> </w:t>
            </w:r>
          </w:p>
        </w:tc>
        <w:tc>
          <w:tcPr>
            <w:tcW w:w="0" w:type="auto"/>
            <w:shd w:val="clear" w:color="auto" w:fill="FFFFFF"/>
            <w:vAlign w:val="bottom"/>
          </w:tcPr>
          <w:p w14:paraId="55E21104" w14:textId="77777777" w:rsidR="00A8121B" w:rsidRDefault="00463EBD">
            <w:pPr>
              <w:jc w:val="right"/>
            </w:pPr>
            <w:r>
              <w:t> </w:t>
            </w:r>
          </w:p>
        </w:tc>
        <w:tc>
          <w:tcPr>
            <w:tcW w:w="0" w:type="auto"/>
            <w:shd w:val="clear" w:color="auto" w:fill="FFFFFF"/>
            <w:vAlign w:val="bottom"/>
          </w:tcPr>
          <w:p w14:paraId="5CB3BA5E" w14:textId="77777777" w:rsidR="00A8121B" w:rsidRDefault="00463EBD">
            <w:r>
              <w:t> </w:t>
            </w:r>
          </w:p>
        </w:tc>
        <w:tc>
          <w:tcPr>
            <w:tcW w:w="0" w:type="auto"/>
            <w:shd w:val="clear" w:color="auto" w:fill="FFFFFF"/>
            <w:vAlign w:val="bottom"/>
          </w:tcPr>
          <w:p w14:paraId="760181E9" w14:textId="77777777" w:rsidR="00A8121B" w:rsidRDefault="00463EBD">
            <w:r>
              <w:t> </w:t>
            </w:r>
          </w:p>
        </w:tc>
        <w:tc>
          <w:tcPr>
            <w:tcW w:w="0" w:type="auto"/>
            <w:shd w:val="clear" w:color="auto" w:fill="FFFFFF"/>
            <w:vAlign w:val="bottom"/>
          </w:tcPr>
          <w:p w14:paraId="32E1B8B6" w14:textId="77777777" w:rsidR="00A8121B" w:rsidRDefault="00463EBD">
            <w:r>
              <w:t> </w:t>
            </w:r>
          </w:p>
        </w:tc>
        <w:tc>
          <w:tcPr>
            <w:tcW w:w="0" w:type="auto"/>
            <w:shd w:val="clear" w:color="auto" w:fill="FFFFFF"/>
            <w:vAlign w:val="bottom"/>
          </w:tcPr>
          <w:p w14:paraId="1877FBB5" w14:textId="77777777" w:rsidR="00A8121B" w:rsidRDefault="00463EBD">
            <w:pPr>
              <w:jc w:val="right"/>
            </w:pPr>
            <w:r>
              <w:t> </w:t>
            </w:r>
          </w:p>
        </w:tc>
        <w:tc>
          <w:tcPr>
            <w:tcW w:w="0" w:type="auto"/>
            <w:shd w:val="clear" w:color="auto" w:fill="FFFFFF"/>
            <w:vAlign w:val="bottom"/>
          </w:tcPr>
          <w:p w14:paraId="4DFFFD35" w14:textId="77777777" w:rsidR="00A8121B" w:rsidRDefault="00463EBD">
            <w:r>
              <w:t> </w:t>
            </w:r>
          </w:p>
        </w:tc>
        <w:tc>
          <w:tcPr>
            <w:tcW w:w="0" w:type="auto"/>
            <w:shd w:val="clear" w:color="auto" w:fill="FFFFFF"/>
            <w:vAlign w:val="bottom"/>
          </w:tcPr>
          <w:p w14:paraId="70A1CBC5" w14:textId="77777777" w:rsidR="00A8121B" w:rsidRDefault="00463EBD">
            <w:r>
              <w:t> </w:t>
            </w:r>
          </w:p>
        </w:tc>
        <w:tc>
          <w:tcPr>
            <w:tcW w:w="0" w:type="auto"/>
            <w:shd w:val="clear" w:color="auto" w:fill="FFFFFF"/>
            <w:vAlign w:val="bottom"/>
          </w:tcPr>
          <w:p w14:paraId="0A132587" w14:textId="77777777" w:rsidR="00A8121B" w:rsidRDefault="00463EBD">
            <w:r>
              <w:t> </w:t>
            </w:r>
          </w:p>
        </w:tc>
        <w:tc>
          <w:tcPr>
            <w:tcW w:w="0" w:type="auto"/>
            <w:shd w:val="clear" w:color="auto" w:fill="FFFFFF"/>
            <w:vAlign w:val="bottom"/>
          </w:tcPr>
          <w:p w14:paraId="1B936152" w14:textId="77777777" w:rsidR="00A8121B" w:rsidRDefault="00463EBD">
            <w:pPr>
              <w:jc w:val="right"/>
            </w:pPr>
            <w:r>
              <w:t> </w:t>
            </w:r>
          </w:p>
        </w:tc>
        <w:tc>
          <w:tcPr>
            <w:tcW w:w="0" w:type="auto"/>
            <w:shd w:val="clear" w:color="auto" w:fill="FFFFFF"/>
            <w:vAlign w:val="bottom"/>
          </w:tcPr>
          <w:p w14:paraId="00093FE3" w14:textId="77777777" w:rsidR="00A8121B" w:rsidRDefault="00463EBD">
            <w:r>
              <w:t> </w:t>
            </w:r>
          </w:p>
        </w:tc>
      </w:tr>
      <w:tr w:rsidR="00A8121B" w14:paraId="60EF0068" w14:textId="77777777">
        <w:tc>
          <w:tcPr>
            <w:tcW w:w="0" w:type="auto"/>
            <w:shd w:val="clear" w:color="auto" w:fill="CCEEFF"/>
            <w:tcMar>
              <w:top w:w="0" w:type="dxa"/>
              <w:left w:w="180" w:type="dxa"/>
              <w:bottom w:w="0" w:type="dxa"/>
              <w:right w:w="0" w:type="dxa"/>
            </w:tcMar>
            <w:vAlign w:val="bottom"/>
          </w:tcPr>
          <w:p w14:paraId="48748611" w14:textId="77777777" w:rsidR="00A8121B" w:rsidRPr="004E34D7" w:rsidRDefault="00463EBD">
            <w:pPr>
              <w:ind w:hanging="180"/>
              <w:rPr>
                <w:lang w:val="en-HK"/>
              </w:rPr>
            </w:pPr>
            <w:r>
              <w:rPr>
                <w:lang w:val="en-HK"/>
              </w:rPr>
              <w:t>Cost of revenues – related parties</w:t>
            </w:r>
          </w:p>
        </w:tc>
        <w:tc>
          <w:tcPr>
            <w:tcW w:w="0" w:type="auto"/>
            <w:shd w:val="clear" w:color="auto" w:fill="CCEEFF"/>
            <w:vAlign w:val="bottom"/>
          </w:tcPr>
          <w:p w14:paraId="39480BEC" w14:textId="77777777" w:rsidR="00A8121B" w:rsidRPr="004E34D7" w:rsidRDefault="00463EBD">
            <w:pPr>
              <w:rPr>
                <w:lang w:val="en-HK"/>
              </w:rPr>
            </w:pPr>
            <w:r>
              <w:rPr>
                <w:lang w:val="en-HK"/>
              </w:rPr>
              <w:t> </w:t>
            </w:r>
          </w:p>
        </w:tc>
        <w:tc>
          <w:tcPr>
            <w:tcW w:w="0" w:type="auto"/>
            <w:shd w:val="clear" w:color="auto" w:fill="CCEEFF"/>
            <w:vAlign w:val="bottom"/>
          </w:tcPr>
          <w:p w14:paraId="1BFE3D18" w14:textId="77777777" w:rsidR="00A8121B" w:rsidRPr="004E34D7" w:rsidRDefault="00463EBD">
            <w:pPr>
              <w:rPr>
                <w:lang w:val="en-HK"/>
              </w:rPr>
            </w:pPr>
            <w:r>
              <w:rPr>
                <w:lang w:val="en-HK"/>
              </w:rPr>
              <w:t> </w:t>
            </w:r>
          </w:p>
        </w:tc>
        <w:tc>
          <w:tcPr>
            <w:tcW w:w="0" w:type="auto"/>
            <w:shd w:val="clear" w:color="auto" w:fill="CCEEFF"/>
            <w:vAlign w:val="bottom"/>
          </w:tcPr>
          <w:p w14:paraId="037A8BD4" w14:textId="77777777" w:rsidR="00A8121B" w:rsidRDefault="00463EBD">
            <w:pPr>
              <w:jc w:val="right"/>
            </w:pPr>
            <w:r>
              <w:t>(20,885,274</w:t>
            </w:r>
          </w:p>
        </w:tc>
        <w:tc>
          <w:tcPr>
            <w:tcW w:w="0" w:type="auto"/>
            <w:shd w:val="clear" w:color="auto" w:fill="CCEEFF"/>
            <w:vAlign w:val="bottom"/>
          </w:tcPr>
          <w:p w14:paraId="0F52E9C8" w14:textId="77777777" w:rsidR="00A8121B" w:rsidRDefault="00463EBD">
            <w:r>
              <w:t>)</w:t>
            </w:r>
          </w:p>
        </w:tc>
        <w:tc>
          <w:tcPr>
            <w:tcW w:w="0" w:type="auto"/>
            <w:shd w:val="clear" w:color="auto" w:fill="CCEEFF"/>
            <w:vAlign w:val="bottom"/>
          </w:tcPr>
          <w:p w14:paraId="7ADF661C" w14:textId="77777777" w:rsidR="00A8121B" w:rsidRDefault="00463EBD">
            <w:r>
              <w:t> </w:t>
            </w:r>
          </w:p>
        </w:tc>
        <w:tc>
          <w:tcPr>
            <w:tcW w:w="0" w:type="auto"/>
            <w:shd w:val="clear" w:color="auto" w:fill="CCEEFF"/>
            <w:vAlign w:val="bottom"/>
          </w:tcPr>
          <w:p w14:paraId="675D32CF" w14:textId="77777777" w:rsidR="00A8121B" w:rsidRDefault="00463EBD">
            <w:r>
              <w:t> </w:t>
            </w:r>
          </w:p>
        </w:tc>
        <w:tc>
          <w:tcPr>
            <w:tcW w:w="0" w:type="auto"/>
            <w:shd w:val="clear" w:color="auto" w:fill="CCEEFF"/>
            <w:vAlign w:val="bottom"/>
          </w:tcPr>
          <w:p w14:paraId="7D732C1A" w14:textId="77777777" w:rsidR="00A8121B" w:rsidRDefault="00463EBD">
            <w:pPr>
              <w:jc w:val="right"/>
            </w:pPr>
            <w:r>
              <w:t>(9,126,165</w:t>
            </w:r>
          </w:p>
        </w:tc>
        <w:tc>
          <w:tcPr>
            <w:tcW w:w="0" w:type="auto"/>
            <w:shd w:val="clear" w:color="auto" w:fill="CCEEFF"/>
            <w:vAlign w:val="bottom"/>
          </w:tcPr>
          <w:p w14:paraId="466FD9C8" w14:textId="77777777" w:rsidR="00A8121B" w:rsidRDefault="00463EBD">
            <w:r>
              <w:t>)</w:t>
            </w:r>
          </w:p>
        </w:tc>
        <w:tc>
          <w:tcPr>
            <w:tcW w:w="0" w:type="auto"/>
            <w:shd w:val="clear" w:color="auto" w:fill="CCEEFF"/>
            <w:vAlign w:val="bottom"/>
          </w:tcPr>
          <w:p w14:paraId="4C029CB5" w14:textId="77777777" w:rsidR="00A8121B" w:rsidRDefault="00463EBD">
            <w:r>
              <w:t> </w:t>
            </w:r>
          </w:p>
        </w:tc>
        <w:tc>
          <w:tcPr>
            <w:tcW w:w="0" w:type="auto"/>
            <w:shd w:val="clear" w:color="auto" w:fill="CCEEFF"/>
            <w:vAlign w:val="bottom"/>
          </w:tcPr>
          <w:p w14:paraId="1B42976F" w14:textId="77777777" w:rsidR="00A8121B" w:rsidRDefault="00463EBD">
            <w:r>
              <w:t> </w:t>
            </w:r>
          </w:p>
        </w:tc>
        <w:tc>
          <w:tcPr>
            <w:tcW w:w="0" w:type="auto"/>
            <w:shd w:val="clear" w:color="auto" w:fill="CCEEFF"/>
            <w:vAlign w:val="bottom"/>
          </w:tcPr>
          <w:p w14:paraId="64B84255" w14:textId="77777777" w:rsidR="00A8121B" w:rsidRDefault="00463EBD">
            <w:pPr>
              <w:jc w:val="right"/>
            </w:pPr>
            <w:r>
              <w:t>(49,360,863</w:t>
            </w:r>
          </w:p>
        </w:tc>
        <w:tc>
          <w:tcPr>
            <w:tcW w:w="0" w:type="auto"/>
            <w:shd w:val="clear" w:color="auto" w:fill="CCEEFF"/>
            <w:vAlign w:val="bottom"/>
          </w:tcPr>
          <w:p w14:paraId="0BD59BE3" w14:textId="77777777" w:rsidR="00A8121B" w:rsidRDefault="00463EBD">
            <w:r>
              <w:t>)</w:t>
            </w:r>
          </w:p>
        </w:tc>
        <w:tc>
          <w:tcPr>
            <w:tcW w:w="0" w:type="auto"/>
            <w:shd w:val="clear" w:color="auto" w:fill="CCEEFF"/>
            <w:vAlign w:val="bottom"/>
          </w:tcPr>
          <w:p w14:paraId="1CCA0140" w14:textId="77777777" w:rsidR="00A8121B" w:rsidRDefault="00463EBD">
            <w:r>
              <w:t> </w:t>
            </w:r>
          </w:p>
        </w:tc>
        <w:tc>
          <w:tcPr>
            <w:tcW w:w="0" w:type="auto"/>
            <w:shd w:val="clear" w:color="auto" w:fill="CCEEFF"/>
            <w:vAlign w:val="bottom"/>
          </w:tcPr>
          <w:p w14:paraId="0C9EA70E" w14:textId="77777777" w:rsidR="00A8121B" w:rsidRDefault="00463EBD">
            <w:r>
              <w:t> </w:t>
            </w:r>
          </w:p>
        </w:tc>
        <w:tc>
          <w:tcPr>
            <w:tcW w:w="0" w:type="auto"/>
            <w:shd w:val="clear" w:color="auto" w:fill="CCEEFF"/>
            <w:vAlign w:val="bottom"/>
          </w:tcPr>
          <w:p w14:paraId="3D7B7D68" w14:textId="77777777" w:rsidR="00A8121B" w:rsidRDefault="00463EBD">
            <w:pPr>
              <w:jc w:val="right"/>
            </w:pPr>
            <w:r>
              <w:t>(17,983,523</w:t>
            </w:r>
          </w:p>
        </w:tc>
        <w:tc>
          <w:tcPr>
            <w:tcW w:w="0" w:type="auto"/>
            <w:shd w:val="clear" w:color="auto" w:fill="CCEEFF"/>
            <w:vAlign w:val="bottom"/>
          </w:tcPr>
          <w:p w14:paraId="4586D6E6" w14:textId="77777777" w:rsidR="00A8121B" w:rsidRDefault="00463EBD">
            <w:r>
              <w:t>)</w:t>
            </w:r>
          </w:p>
        </w:tc>
      </w:tr>
      <w:tr w:rsidR="00A8121B" w14:paraId="0F1D6F3C" w14:textId="77777777">
        <w:tc>
          <w:tcPr>
            <w:tcW w:w="0" w:type="auto"/>
            <w:shd w:val="clear" w:color="auto" w:fill="FFFFFF"/>
            <w:tcMar>
              <w:top w:w="0" w:type="dxa"/>
              <w:left w:w="180" w:type="dxa"/>
              <w:bottom w:w="30" w:type="dxa"/>
              <w:right w:w="0" w:type="dxa"/>
            </w:tcMar>
            <w:vAlign w:val="bottom"/>
          </w:tcPr>
          <w:p w14:paraId="4BEF813A" w14:textId="77777777" w:rsidR="00A8121B" w:rsidRPr="004E34D7" w:rsidRDefault="00463EBD">
            <w:pPr>
              <w:ind w:hanging="180"/>
              <w:rPr>
                <w:lang w:val="en-HK"/>
              </w:rPr>
            </w:pPr>
            <w:r>
              <w:rPr>
                <w:lang w:val="en-HK"/>
              </w:rPr>
              <w:t>Cost of revenues – third parties</w:t>
            </w:r>
          </w:p>
        </w:tc>
        <w:tc>
          <w:tcPr>
            <w:tcW w:w="0" w:type="auto"/>
            <w:shd w:val="clear" w:color="auto" w:fill="FFFFFF"/>
            <w:tcMar>
              <w:top w:w="0" w:type="dxa"/>
              <w:left w:w="0" w:type="dxa"/>
              <w:bottom w:w="30" w:type="dxa"/>
              <w:right w:w="0" w:type="dxa"/>
            </w:tcMar>
            <w:vAlign w:val="bottom"/>
          </w:tcPr>
          <w:p w14:paraId="3E3D7A0B"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FFFFFF"/>
            <w:vAlign w:val="bottom"/>
          </w:tcPr>
          <w:p w14:paraId="577FC805"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FFFFFF"/>
            <w:vAlign w:val="bottom"/>
          </w:tcPr>
          <w:p w14:paraId="5C29415B" w14:textId="77777777" w:rsidR="00A8121B" w:rsidRDefault="00463EBD">
            <w:pPr>
              <w:jc w:val="right"/>
            </w:pPr>
            <w:r>
              <w:t>(60,333,330</w:t>
            </w:r>
          </w:p>
        </w:tc>
        <w:tc>
          <w:tcPr>
            <w:tcW w:w="0" w:type="auto"/>
            <w:shd w:val="clear" w:color="auto" w:fill="FFFFFF"/>
            <w:tcMar>
              <w:top w:w="0" w:type="dxa"/>
              <w:left w:w="0" w:type="dxa"/>
              <w:bottom w:w="30" w:type="dxa"/>
              <w:right w:w="0" w:type="dxa"/>
            </w:tcMar>
            <w:vAlign w:val="bottom"/>
          </w:tcPr>
          <w:p w14:paraId="35BD1C39" w14:textId="77777777" w:rsidR="00A8121B" w:rsidRDefault="00463EBD">
            <w:r>
              <w:t>)</w:t>
            </w:r>
          </w:p>
        </w:tc>
        <w:tc>
          <w:tcPr>
            <w:tcW w:w="0" w:type="auto"/>
            <w:shd w:val="clear" w:color="auto" w:fill="FFFFFF"/>
            <w:tcMar>
              <w:top w:w="0" w:type="dxa"/>
              <w:left w:w="0" w:type="dxa"/>
              <w:bottom w:w="30" w:type="dxa"/>
              <w:right w:w="0" w:type="dxa"/>
            </w:tcMar>
            <w:vAlign w:val="bottom"/>
          </w:tcPr>
          <w:p w14:paraId="32F07A38" w14:textId="77777777" w:rsidR="00A8121B" w:rsidRDefault="00463EBD">
            <w:r>
              <w:t> </w:t>
            </w:r>
          </w:p>
        </w:tc>
        <w:tc>
          <w:tcPr>
            <w:tcW w:w="0" w:type="auto"/>
            <w:tcBorders>
              <w:bottom w:val="single" w:sz="12" w:space="0" w:color="000000"/>
            </w:tcBorders>
            <w:shd w:val="clear" w:color="auto" w:fill="FFFFFF"/>
            <w:vAlign w:val="bottom"/>
          </w:tcPr>
          <w:p w14:paraId="4E8D8312" w14:textId="77777777" w:rsidR="00A8121B" w:rsidRDefault="00463EBD">
            <w:r>
              <w:t> </w:t>
            </w:r>
          </w:p>
        </w:tc>
        <w:tc>
          <w:tcPr>
            <w:tcW w:w="0" w:type="auto"/>
            <w:tcBorders>
              <w:bottom w:val="single" w:sz="12" w:space="0" w:color="000000"/>
            </w:tcBorders>
            <w:shd w:val="clear" w:color="auto" w:fill="FFFFFF"/>
            <w:vAlign w:val="bottom"/>
          </w:tcPr>
          <w:p w14:paraId="25EA2361" w14:textId="77777777" w:rsidR="00A8121B" w:rsidRDefault="00463EBD">
            <w:pPr>
              <w:jc w:val="right"/>
            </w:pPr>
            <w:r>
              <w:t>(60,151,456</w:t>
            </w:r>
          </w:p>
        </w:tc>
        <w:tc>
          <w:tcPr>
            <w:tcW w:w="0" w:type="auto"/>
            <w:shd w:val="clear" w:color="auto" w:fill="FFFFFF"/>
            <w:tcMar>
              <w:top w:w="0" w:type="dxa"/>
              <w:left w:w="0" w:type="dxa"/>
              <w:bottom w:w="30" w:type="dxa"/>
              <w:right w:w="0" w:type="dxa"/>
            </w:tcMar>
            <w:vAlign w:val="bottom"/>
          </w:tcPr>
          <w:p w14:paraId="225C11EA" w14:textId="77777777" w:rsidR="00A8121B" w:rsidRDefault="00463EBD">
            <w:r>
              <w:t>)</w:t>
            </w:r>
          </w:p>
        </w:tc>
        <w:tc>
          <w:tcPr>
            <w:tcW w:w="0" w:type="auto"/>
            <w:shd w:val="clear" w:color="auto" w:fill="FFFFFF"/>
            <w:tcMar>
              <w:top w:w="0" w:type="dxa"/>
              <w:left w:w="0" w:type="dxa"/>
              <w:bottom w:w="30" w:type="dxa"/>
              <w:right w:w="0" w:type="dxa"/>
            </w:tcMar>
            <w:vAlign w:val="bottom"/>
          </w:tcPr>
          <w:p w14:paraId="4127F109" w14:textId="77777777" w:rsidR="00A8121B" w:rsidRDefault="00463EBD">
            <w:r>
              <w:t> </w:t>
            </w:r>
          </w:p>
        </w:tc>
        <w:tc>
          <w:tcPr>
            <w:tcW w:w="0" w:type="auto"/>
            <w:tcBorders>
              <w:bottom w:val="single" w:sz="12" w:space="0" w:color="000000"/>
            </w:tcBorders>
            <w:shd w:val="clear" w:color="auto" w:fill="FFFFFF"/>
            <w:vAlign w:val="bottom"/>
          </w:tcPr>
          <w:p w14:paraId="3456B47F" w14:textId="77777777" w:rsidR="00A8121B" w:rsidRDefault="00463EBD">
            <w:r>
              <w:t> </w:t>
            </w:r>
          </w:p>
        </w:tc>
        <w:tc>
          <w:tcPr>
            <w:tcW w:w="0" w:type="auto"/>
            <w:tcBorders>
              <w:bottom w:val="single" w:sz="12" w:space="0" w:color="000000"/>
            </w:tcBorders>
            <w:shd w:val="clear" w:color="auto" w:fill="FFFFFF"/>
            <w:vAlign w:val="bottom"/>
          </w:tcPr>
          <w:p w14:paraId="7D5737E3" w14:textId="77777777" w:rsidR="00A8121B" w:rsidRDefault="00463EBD">
            <w:pPr>
              <w:jc w:val="right"/>
            </w:pPr>
            <w:r>
              <w:t>(126,870,001</w:t>
            </w:r>
          </w:p>
        </w:tc>
        <w:tc>
          <w:tcPr>
            <w:tcW w:w="0" w:type="auto"/>
            <w:shd w:val="clear" w:color="auto" w:fill="FFFFFF"/>
            <w:tcMar>
              <w:top w:w="0" w:type="dxa"/>
              <w:left w:w="0" w:type="dxa"/>
              <w:bottom w:w="30" w:type="dxa"/>
              <w:right w:w="0" w:type="dxa"/>
            </w:tcMar>
            <w:vAlign w:val="bottom"/>
          </w:tcPr>
          <w:p w14:paraId="1607F1CF" w14:textId="77777777" w:rsidR="00A8121B" w:rsidRDefault="00463EBD">
            <w:r>
              <w:t>)</w:t>
            </w:r>
          </w:p>
        </w:tc>
        <w:tc>
          <w:tcPr>
            <w:tcW w:w="0" w:type="auto"/>
            <w:shd w:val="clear" w:color="auto" w:fill="FFFFFF"/>
            <w:tcMar>
              <w:top w:w="0" w:type="dxa"/>
              <w:left w:w="0" w:type="dxa"/>
              <w:bottom w:w="30" w:type="dxa"/>
              <w:right w:w="0" w:type="dxa"/>
            </w:tcMar>
            <w:vAlign w:val="bottom"/>
          </w:tcPr>
          <w:p w14:paraId="49D44CDE" w14:textId="77777777" w:rsidR="00A8121B" w:rsidRDefault="00463EBD">
            <w:r>
              <w:t> </w:t>
            </w:r>
          </w:p>
        </w:tc>
        <w:tc>
          <w:tcPr>
            <w:tcW w:w="0" w:type="auto"/>
            <w:tcBorders>
              <w:bottom w:val="single" w:sz="12" w:space="0" w:color="000000"/>
            </w:tcBorders>
            <w:shd w:val="clear" w:color="auto" w:fill="FFFFFF"/>
            <w:vAlign w:val="bottom"/>
          </w:tcPr>
          <w:p w14:paraId="7095C31A" w14:textId="77777777" w:rsidR="00A8121B" w:rsidRDefault="00463EBD">
            <w:r>
              <w:t> </w:t>
            </w:r>
          </w:p>
        </w:tc>
        <w:tc>
          <w:tcPr>
            <w:tcW w:w="0" w:type="auto"/>
            <w:tcBorders>
              <w:bottom w:val="single" w:sz="12" w:space="0" w:color="000000"/>
            </w:tcBorders>
            <w:shd w:val="clear" w:color="auto" w:fill="FFFFFF"/>
            <w:vAlign w:val="bottom"/>
          </w:tcPr>
          <w:p w14:paraId="3C6AB036" w14:textId="77777777" w:rsidR="00A8121B" w:rsidRDefault="00463EBD">
            <w:pPr>
              <w:jc w:val="right"/>
            </w:pPr>
            <w:r>
              <w:t>(98,037,375</w:t>
            </w:r>
          </w:p>
        </w:tc>
        <w:tc>
          <w:tcPr>
            <w:tcW w:w="0" w:type="auto"/>
            <w:shd w:val="clear" w:color="auto" w:fill="FFFFFF"/>
            <w:tcMar>
              <w:top w:w="0" w:type="dxa"/>
              <w:left w:w="0" w:type="dxa"/>
              <w:bottom w:w="30" w:type="dxa"/>
              <w:right w:w="0" w:type="dxa"/>
            </w:tcMar>
            <w:vAlign w:val="bottom"/>
          </w:tcPr>
          <w:p w14:paraId="63F6D385" w14:textId="77777777" w:rsidR="00A8121B" w:rsidRDefault="00463EBD">
            <w:r>
              <w:t>)</w:t>
            </w:r>
          </w:p>
        </w:tc>
      </w:tr>
      <w:tr w:rsidR="00A8121B" w14:paraId="47306A29" w14:textId="77777777">
        <w:tc>
          <w:tcPr>
            <w:tcW w:w="0" w:type="auto"/>
            <w:shd w:val="clear" w:color="auto" w:fill="CCEEFF"/>
            <w:tcMar>
              <w:top w:w="0" w:type="dxa"/>
              <w:left w:w="180" w:type="dxa"/>
              <w:bottom w:w="30" w:type="dxa"/>
              <w:right w:w="0" w:type="dxa"/>
            </w:tcMar>
            <w:vAlign w:val="bottom"/>
          </w:tcPr>
          <w:p w14:paraId="77410312" w14:textId="77777777" w:rsidR="00A8121B" w:rsidRDefault="00463EBD">
            <w:pPr>
              <w:ind w:hanging="180"/>
              <w:rPr>
                <w:b/>
                <w:bCs/>
              </w:rPr>
            </w:pPr>
            <w:r>
              <w:rPr>
                <w:b/>
                <w:bCs/>
              </w:rPr>
              <w:t>Cos</w:t>
            </w:r>
            <w:r>
              <w:rPr>
                <w:b/>
                <w:bCs/>
              </w:rPr>
              <w:t>t of revenues</w:t>
            </w:r>
          </w:p>
        </w:tc>
        <w:tc>
          <w:tcPr>
            <w:tcW w:w="0" w:type="auto"/>
            <w:shd w:val="clear" w:color="auto" w:fill="CCEEFF"/>
            <w:tcMar>
              <w:top w:w="0" w:type="dxa"/>
              <w:left w:w="0" w:type="dxa"/>
              <w:bottom w:w="30" w:type="dxa"/>
              <w:right w:w="0" w:type="dxa"/>
            </w:tcMar>
            <w:vAlign w:val="bottom"/>
          </w:tcPr>
          <w:p w14:paraId="141FC52C"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21DBF7BC"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0EBBBD78" w14:textId="77777777" w:rsidR="00A8121B" w:rsidRDefault="00463EBD">
            <w:pPr>
              <w:jc w:val="right"/>
              <w:rPr>
                <w:b/>
                <w:bCs/>
              </w:rPr>
            </w:pPr>
            <w:r>
              <w:rPr>
                <w:b/>
                <w:bCs/>
              </w:rPr>
              <w:t>(81,218,604</w:t>
            </w:r>
          </w:p>
        </w:tc>
        <w:tc>
          <w:tcPr>
            <w:tcW w:w="0" w:type="auto"/>
            <w:shd w:val="clear" w:color="auto" w:fill="CCEEFF"/>
            <w:tcMar>
              <w:top w:w="0" w:type="dxa"/>
              <w:left w:w="0" w:type="dxa"/>
              <w:bottom w:w="30" w:type="dxa"/>
              <w:right w:w="0" w:type="dxa"/>
            </w:tcMar>
            <w:vAlign w:val="bottom"/>
          </w:tcPr>
          <w:p w14:paraId="536053B9"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3178C3B7"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00F8FF5A"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6B68D830" w14:textId="77777777" w:rsidR="00A8121B" w:rsidRDefault="00463EBD">
            <w:pPr>
              <w:jc w:val="right"/>
              <w:rPr>
                <w:b/>
                <w:bCs/>
              </w:rPr>
            </w:pPr>
            <w:r>
              <w:rPr>
                <w:b/>
                <w:bCs/>
              </w:rPr>
              <w:t>(69,277,621</w:t>
            </w:r>
          </w:p>
        </w:tc>
        <w:tc>
          <w:tcPr>
            <w:tcW w:w="0" w:type="auto"/>
            <w:shd w:val="clear" w:color="auto" w:fill="CCEEFF"/>
            <w:tcMar>
              <w:top w:w="0" w:type="dxa"/>
              <w:left w:w="0" w:type="dxa"/>
              <w:bottom w:w="30" w:type="dxa"/>
              <w:right w:w="0" w:type="dxa"/>
            </w:tcMar>
            <w:vAlign w:val="bottom"/>
          </w:tcPr>
          <w:p w14:paraId="303AA7FE"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554B98B5"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502E4500"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A19E466" w14:textId="77777777" w:rsidR="00A8121B" w:rsidRDefault="00463EBD">
            <w:pPr>
              <w:jc w:val="right"/>
              <w:rPr>
                <w:b/>
                <w:bCs/>
              </w:rPr>
            </w:pPr>
            <w:r>
              <w:rPr>
                <w:b/>
                <w:bCs/>
              </w:rPr>
              <w:t>(176,230,864</w:t>
            </w:r>
          </w:p>
        </w:tc>
        <w:tc>
          <w:tcPr>
            <w:tcW w:w="0" w:type="auto"/>
            <w:shd w:val="clear" w:color="auto" w:fill="CCEEFF"/>
            <w:tcMar>
              <w:top w:w="0" w:type="dxa"/>
              <w:left w:w="0" w:type="dxa"/>
              <w:bottom w:w="30" w:type="dxa"/>
              <w:right w:w="0" w:type="dxa"/>
            </w:tcMar>
            <w:vAlign w:val="bottom"/>
          </w:tcPr>
          <w:p w14:paraId="6E5BD6E6"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54501816"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FB8D870"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1540F5E" w14:textId="77777777" w:rsidR="00A8121B" w:rsidRDefault="00463EBD">
            <w:pPr>
              <w:jc w:val="right"/>
              <w:rPr>
                <w:b/>
                <w:bCs/>
              </w:rPr>
            </w:pPr>
            <w:r>
              <w:rPr>
                <w:b/>
                <w:bCs/>
              </w:rPr>
              <w:t>(116,020,898</w:t>
            </w:r>
          </w:p>
        </w:tc>
        <w:tc>
          <w:tcPr>
            <w:tcW w:w="0" w:type="auto"/>
            <w:shd w:val="clear" w:color="auto" w:fill="CCEEFF"/>
            <w:tcMar>
              <w:top w:w="0" w:type="dxa"/>
              <w:left w:w="0" w:type="dxa"/>
              <w:bottom w:w="30" w:type="dxa"/>
              <w:right w:w="0" w:type="dxa"/>
            </w:tcMar>
            <w:vAlign w:val="bottom"/>
          </w:tcPr>
          <w:p w14:paraId="60DE31FC" w14:textId="77777777" w:rsidR="00A8121B" w:rsidRDefault="00463EBD">
            <w:pPr>
              <w:rPr>
                <w:b/>
                <w:bCs/>
              </w:rPr>
            </w:pPr>
            <w:r>
              <w:rPr>
                <w:b/>
                <w:bCs/>
              </w:rPr>
              <w:t>)</w:t>
            </w:r>
          </w:p>
        </w:tc>
      </w:tr>
      <w:tr w:rsidR="00A8121B" w14:paraId="34ECF1D6" w14:textId="77777777">
        <w:tc>
          <w:tcPr>
            <w:tcW w:w="0" w:type="auto"/>
            <w:shd w:val="clear" w:color="auto" w:fill="FFFFFF"/>
            <w:tcMar>
              <w:top w:w="0" w:type="dxa"/>
              <w:left w:w="180" w:type="dxa"/>
              <w:bottom w:w="0" w:type="dxa"/>
              <w:right w:w="0" w:type="dxa"/>
            </w:tcMar>
            <w:vAlign w:val="bottom"/>
          </w:tcPr>
          <w:p w14:paraId="27658A07" w14:textId="77777777" w:rsidR="00A8121B" w:rsidRDefault="00463EBD">
            <w:pPr>
              <w:ind w:hanging="180"/>
              <w:rPr>
                <w:b/>
                <w:bCs/>
              </w:rPr>
            </w:pPr>
            <w:r>
              <w:rPr>
                <w:b/>
                <w:bCs/>
              </w:rPr>
              <w:t>Gro</w:t>
            </w:r>
            <w:r>
              <w:rPr>
                <w:b/>
                <w:bCs/>
              </w:rPr>
              <w:t>ss profit</w:t>
            </w:r>
          </w:p>
        </w:tc>
        <w:tc>
          <w:tcPr>
            <w:tcW w:w="0" w:type="auto"/>
            <w:shd w:val="clear" w:color="auto" w:fill="FFFFFF"/>
            <w:vAlign w:val="bottom"/>
          </w:tcPr>
          <w:p w14:paraId="7D6CEDEE" w14:textId="77777777" w:rsidR="00A8121B" w:rsidRDefault="00463EBD">
            <w:pPr>
              <w:rPr>
                <w:b/>
                <w:bCs/>
              </w:rPr>
            </w:pPr>
            <w:r>
              <w:rPr>
                <w:b/>
                <w:bCs/>
              </w:rPr>
              <w:t> </w:t>
            </w:r>
          </w:p>
        </w:tc>
        <w:tc>
          <w:tcPr>
            <w:tcW w:w="0" w:type="auto"/>
            <w:shd w:val="clear" w:color="auto" w:fill="FFFFFF"/>
            <w:vAlign w:val="bottom"/>
          </w:tcPr>
          <w:p w14:paraId="56F0B6ED" w14:textId="77777777" w:rsidR="00A8121B" w:rsidRDefault="00463EBD">
            <w:pPr>
              <w:rPr>
                <w:b/>
                <w:bCs/>
              </w:rPr>
            </w:pPr>
            <w:r>
              <w:rPr>
                <w:b/>
                <w:bCs/>
              </w:rPr>
              <w:t> </w:t>
            </w:r>
          </w:p>
        </w:tc>
        <w:tc>
          <w:tcPr>
            <w:tcW w:w="0" w:type="auto"/>
            <w:shd w:val="clear" w:color="auto" w:fill="FFFFFF"/>
            <w:vAlign w:val="bottom"/>
          </w:tcPr>
          <w:p w14:paraId="6BA6787D" w14:textId="77777777" w:rsidR="00A8121B" w:rsidRDefault="00463EBD">
            <w:pPr>
              <w:jc w:val="right"/>
              <w:rPr>
                <w:b/>
                <w:bCs/>
              </w:rPr>
            </w:pPr>
            <w:r>
              <w:rPr>
                <w:b/>
                <w:bCs/>
              </w:rPr>
              <w:t>36,966,291</w:t>
            </w:r>
          </w:p>
        </w:tc>
        <w:tc>
          <w:tcPr>
            <w:tcW w:w="0" w:type="auto"/>
            <w:shd w:val="clear" w:color="auto" w:fill="FFFFFF"/>
            <w:vAlign w:val="bottom"/>
          </w:tcPr>
          <w:p w14:paraId="6C693DCE" w14:textId="77777777" w:rsidR="00A8121B" w:rsidRDefault="00463EBD">
            <w:pPr>
              <w:rPr>
                <w:b/>
                <w:bCs/>
              </w:rPr>
            </w:pPr>
            <w:r>
              <w:rPr>
                <w:b/>
                <w:bCs/>
              </w:rPr>
              <w:t> </w:t>
            </w:r>
          </w:p>
        </w:tc>
        <w:tc>
          <w:tcPr>
            <w:tcW w:w="0" w:type="auto"/>
            <w:shd w:val="clear" w:color="auto" w:fill="FFFFFF"/>
            <w:vAlign w:val="bottom"/>
          </w:tcPr>
          <w:p w14:paraId="1C750558" w14:textId="77777777" w:rsidR="00A8121B" w:rsidRDefault="00463EBD">
            <w:pPr>
              <w:rPr>
                <w:b/>
                <w:bCs/>
              </w:rPr>
            </w:pPr>
            <w:r>
              <w:rPr>
                <w:b/>
                <w:bCs/>
              </w:rPr>
              <w:t> </w:t>
            </w:r>
          </w:p>
        </w:tc>
        <w:tc>
          <w:tcPr>
            <w:tcW w:w="0" w:type="auto"/>
            <w:shd w:val="clear" w:color="auto" w:fill="FFFFFF"/>
            <w:vAlign w:val="bottom"/>
          </w:tcPr>
          <w:p w14:paraId="505ABE09" w14:textId="77777777" w:rsidR="00A8121B" w:rsidRDefault="00463EBD">
            <w:pPr>
              <w:rPr>
                <w:b/>
                <w:bCs/>
              </w:rPr>
            </w:pPr>
            <w:r>
              <w:rPr>
                <w:b/>
                <w:bCs/>
              </w:rPr>
              <w:t> </w:t>
            </w:r>
          </w:p>
        </w:tc>
        <w:tc>
          <w:tcPr>
            <w:tcW w:w="0" w:type="auto"/>
            <w:shd w:val="clear" w:color="auto" w:fill="FFFFFF"/>
            <w:vAlign w:val="bottom"/>
          </w:tcPr>
          <w:p w14:paraId="44393A88" w14:textId="77777777" w:rsidR="00A8121B" w:rsidRDefault="00463EBD">
            <w:pPr>
              <w:jc w:val="right"/>
              <w:rPr>
                <w:b/>
                <w:bCs/>
              </w:rPr>
            </w:pPr>
            <w:r>
              <w:rPr>
                <w:b/>
                <w:bCs/>
              </w:rPr>
              <w:t>18,285,030</w:t>
            </w:r>
          </w:p>
        </w:tc>
        <w:tc>
          <w:tcPr>
            <w:tcW w:w="0" w:type="auto"/>
            <w:shd w:val="clear" w:color="auto" w:fill="FFFFFF"/>
            <w:vAlign w:val="bottom"/>
          </w:tcPr>
          <w:p w14:paraId="62875662" w14:textId="77777777" w:rsidR="00A8121B" w:rsidRDefault="00463EBD">
            <w:pPr>
              <w:rPr>
                <w:b/>
                <w:bCs/>
              </w:rPr>
            </w:pPr>
            <w:r>
              <w:rPr>
                <w:b/>
                <w:bCs/>
              </w:rPr>
              <w:t> </w:t>
            </w:r>
          </w:p>
        </w:tc>
        <w:tc>
          <w:tcPr>
            <w:tcW w:w="0" w:type="auto"/>
            <w:shd w:val="clear" w:color="auto" w:fill="FFFFFF"/>
            <w:vAlign w:val="bottom"/>
          </w:tcPr>
          <w:p w14:paraId="7D09EBC7" w14:textId="77777777" w:rsidR="00A8121B" w:rsidRDefault="00463EBD">
            <w:pPr>
              <w:rPr>
                <w:b/>
                <w:bCs/>
              </w:rPr>
            </w:pPr>
            <w:r>
              <w:rPr>
                <w:b/>
                <w:bCs/>
              </w:rPr>
              <w:t> </w:t>
            </w:r>
          </w:p>
        </w:tc>
        <w:tc>
          <w:tcPr>
            <w:tcW w:w="0" w:type="auto"/>
            <w:shd w:val="clear" w:color="auto" w:fill="FFFFFF"/>
            <w:vAlign w:val="bottom"/>
          </w:tcPr>
          <w:p w14:paraId="00A72D01" w14:textId="77777777" w:rsidR="00A8121B" w:rsidRDefault="00463EBD">
            <w:pPr>
              <w:rPr>
                <w:b/>
                <w:bCs/>
              </w:rPr>
            </w:pPr>
            <w:r>
              <w:rPr>
                <w:b/>
                <w:bCs/>
              </w:rPr>
              <w:t> </w:t>
            </w:r>
          </w:p>
        </w:tc>
        <w:tc>
          <w:tcPr>
            <w:tcW w:w="0" w:type="auto"/>
            <w:shd w:val="clear" w:color="auto" w:fill="FFFFFF"/>
            <w:vAlign w:val="bottom"/>
          </w:tcPr>
          <w:p w14:paraId="28762EA5" w14:textId="77777777" w:rsidR="00A8121B" w:rsidRDefault="00463EBD">
            <w:pPr>
              <w:jc w:val="right"/>
              <w:rPr>
                <w:b/>
                <w:bCs/>
              </w:rPr>
            </w:pPr>
            <w:r>
              <w:rPr>
                <w:b/>
                <w:bCs/>
              </w:rPr>
              <w:t>84,727,489</w:t>
            </w:r>
          </w:p>
        </w:tc>
        <w:tc>
          <w:tcPr>
            <w:tcW w:w="0" w:type="auto"/>
            <w:shd w:val="clear" w:color="auto" w:fill="FFFFFF"/>
            <w:vAlign w:val="bottom"/>
          </w:tcPr>
          <w:p w14:paraId="58E83B05" w14:textId="77777777" w:rsidR="00A8121B" w:rsidRDefault="00463EBD">
            <w:pPr>
              <w:rPr>
                <w:b/>
                <w:bCs/>
              </w:rPr>
            </w:pPr>
            <w:r>
              <w:rPr>
                <w:b/>
                <w:bCs/>
              </w:rPr>
              <w:t> </w:t>
            </w:r>
          </w:p>
        </w:tc>
        <w:tc>
          <w:tcPr>
            <w:tcW w:w="0" w:type="auto"/>
            <w:shd w:val="clear" w:color="auto" w:fill="FFFFFF"/>
            <w:vAlign w:val="bottom"/>
          </w:tcPr>
          <w:p w14:paraId="602D144E" w14:textId="77777777" w:rsidR="00A8121B" w:rsidRDefault="00463EBD">
            <w:pPr>
              <w:rPr>
                <w:b/>
                <w:bCs/>
              </w:rPr>
            </w:pPr>
            <w:r>
              <w:rPr>
                <w:b/>
                <w:bCs/>
              </w:rPr>
              <w:t> </w:t>
            </w:r>
          </w:p>
        </w:tc>
        <w:tc>
          <w:tcPr>
            <w:tcW w:w="0" w:type="auto"/>
            <w:shd w:val="clear" w:color="auto" w:fill="FFFFFF"/>
            <w:vAlign w:val="bottom"/>
          </w:tcPr>
          <w:p w14:paraId="3C70E2A2" w14:textId="77777777" w:rsidR="00A8121B" w:rsidRDefault="00463EBD">
            <w:pPr>
              <w:rPr>
                <w:b/>
                <w:bCs/>
              </w:rPr>
            </w:pPr>
            <w:r>
              <w:rPr>
                <w:b/>
                <w:bCs/>
              </w:rPr>
              <w:t> </w:t>
            </w:r>
          </w:p>
        </w:tc>
        <w:tc>
          <w:tcPr>
            <w:tcW w:w="0" w:type="auto"/>
            <w:shd w:val="clear" w:color="auto" w:fill="FFFFFF"/>
            <w:vAlign w:val="bottom"/>
          </w:tcPr>
          <w:p w14:paraId="51B322B6" w14:textId="77777777" w:rsidR="00A8121B" w:rsidRDefault="00463EBD">
            <w:pPr>
              <w:jc w:val="right"/>
              <w:rPr>
                <w:b/>
                <w:bCs/>
              </w:rPr>
            </w:pPr>
            <w:r>
              <w:rPr>
                <w:b/>
                <w:bCs/>
              </w:rPr>
              <w:t>23,086,264</w:t>
            </w:r>
          </w:p>
        </w:tc>
        <w:tc>
          <w:tcPr>
            <w:tcW w:w="0" w:type="auto"/>
            <w:shd w:val="clear" w:color="auto" w:fill="FFFFFF"/>
            <w:vAlign w:val="bottom"/>
          </w:tcPr>
          <w:p w14:paraId="6047935B" w14:textId="77777777" w:rsidR="00A8121B" w:rsidRDefault="00463EBD">
            <w:pPr>
              <w:rPr>
                <w:b/>
                <w:bCs/>
              </w:rPr>
            </w:pPr>
            <w:r>
              <w:rPr>
                <w:b/>
                <w:bCs/>
              </w:rPr>
              <w:t> </w:t>
            </w:r>
          </w:p>
        </w:tc>
      </w:tr>
      <w:tr w:rsidR="00A8121B" w14:paraId="556F5DEE" w14:textId="77777777">
        <w:tc>
          <w:tcPr>
            <w:tcW w:w="0" w:type="auto"/>
            <w:shd w:val="clear" w:color="auto" w:fill="CCEEFF"/>
            <w:tcMar>
              <w:top w:w="0" w:type="dxa"/>
              <w:left w:w="180" w:type="dxa"/>
              <w:bottom w:w="0" w:type="dxa"/>
              <w:right w:w="0" w:type="dxa"/>
            </w:tcMar>
            <w:vAlign w:val="bottom"/>
          </w:tcPr>
          <w:p w14:paraId="0106682D" w14:textId="77777777" w:rsidR="00A8121B" w:rsidRDefault="00463EBD">
            <w:pPr>
              <w:ind w:hanging="180"/>
            </w:pPr>
            <w:r>
              <w:t> </w:t>
            </w:r>
          </w:p>
        </w:tc>
        <w:tc>
          <w:tcPr>
            <w:tcW w:w="0" w:type="auto"/>
            <w:shd w:val="clear" w:color="auto" w:fill="CCEEFF"/>
            <w:vAlign w:val="bottom"/>
          </w:tcPr>
          <w:p w14:paraId="6DD73A1F" w14:textId="77777777" w:rsidR="00A8121B" w:rsidRDefault="00463EBD">
            <w:r>
              <w:t> </w:t>
            </w:r>
          </w:p>
        </w:tc>
        <w:tc>
          <w:tcPr>
            <w:tcW w:w="0" w:type="auto"/>
            <w:shd w:val="clear" w:color="auto" w:fill="CCEEFF"/>
            <w:vAlign w:val="bottom"/>
          </w:tcPr>
          <w:p w14:paraId="74DDA4CE" w14:textId="77777777" w:rsidR="00A8121B" w:rsidRDefault="00463EBD">
            <w:r>
              <w:t> </w:t>
            </w:r>
          </w:p>
        </w:tc>
        <w:tc>
          <w:tcPr>
            <w:tcW w:w="0" w:type="auto"/>
            <w:shd w:val="clear" w:color="auto" w:fill="CCEEFF"/>
            <w:vAlign w:val="bottom"/>
          </w:tcPr>
          <w:p w14:paraId="76086DA4" w14:textId="77777777" w:rsidR="00A8121B" w:rsidRDefault="00463EBD">
            <w:pPr>
              <w:jc w:val="right"/>
            </w:pPr>
            <w:r>
              <w:t> </w:t>
            </w:r>
          </w:p>
        </w:tc>
        <w:tc>
          <w:tcPr>
            <w:tcW w:w="0" w:type="auto"/>
            <w:shd w:val="clear" w:color="auto" w:fill="CCEEFF"/>
            <w:vAlign w:val="bottom"/>
          </w:tcPr>
          <w:p w14:paraId="3C6321B1" w14:textId="77777777" w:rsidR="00A8121B" w:rsidRDefault="00463EBD">
            <w:r>
              <w:t> </w:t>
            </w:r>
          </w:p>
        </w:tc>
        <w:tc>
          <w:tcPr>
            <w:tcW w:w="0" w:type="auto"/>
            <w:shd w:val="clear" w:color="auto" w:fill="CCEEFF"/>
            <w:vAlign w:val="bottom"/>
          </w:tcPr>
          <w:p w14:paraId="4210598B" w14:textId="77777777" w:rsidR="00A8121B" w:rsidRDefault="00463EBD">
            <w:r>
              <w:t> </w:t>
            </w:r>
          </w:p>
        </w:tc>
        <w:tc>
          <w:tcPr>
            <w:tcW w:w="0" w:type="auto"/>
            <w:shd w:val="clear" w:color="auto" w:fill="CCEEFF"/>
            <w:vAlign w:val="bottom"/>
          </w:tcPr>
          <w:p w14:paraId="084805F6" w14:textId="77777777" w:rsidR="00A8121B" w:rsidRDefault="00463EBD">
            <w:r>
              <w:t> </w:t>
            </w:r>
          </w:p>
        </w:tc>
        <w:tc>
          <w:tcPr>
            <w:tcW w:w="0" w:type="auto"/>
            <w:shd w:val="clear" w:color="auto" w:fill="CCEEFF"/>
            <w:vAlign w:val="bottom"/>
          </w:tcPr>
          <w:p w14:paraId="4E196763" w14:textId="77777777" w:rsidR="00A8121B" w:rsidRDefault="00463EBD">
            <w:pPr>
              <w:jc w:val="right"/>
            </w:pPr>
            <w:r>
              <w:t> </w:t>
            </w:r>
          </w:p>
        </w:tc>
        <w:tc>
          <w:tcPr>
            <w:tcW w:w="0" w:type="auto"/>
            <w:shd w:val="clear" w:color="auto" w:fill="CCEEFF"/>
            <w:vAlign w:val="bottom"/>
          </w:tcPr>
          <w:p w14:paraId="3FA02392" w14:textId="77777777" w:rsidR="00A8121B" w:rsidRDefault="00463EBD">
            <w:r>
              <w:t> </w:t>
            </w:r>
          </w:p>
        </w:tc>
        <w:tc>
          <w:tcPr>
            <w:tcW w:w="0" w:type="auto"/>
            <w:shd w:val="clear" w:color="auto" w:fill="CCEEFF"/>
            <w:vAlign w:val="bottom"/>
          </w:tcPr>
          <w:p w14:paraId="7D817360" w14:textId="77777777" w:rsidR="00A8121B" w:rsidRDefault="00463EBD">
            <w:r>
              <w:t> </w:t>
            </w:r>
          </w:p>
        </w:tc>
        <w:tc>
          <w:tcPr>
            <w:tcW w:w="0" w:type="auto"/>
            <w:shd w:val="clear" w:color="auto" w:fill="CCEEFF"/>
            <w:vAlign w:val="bottom"/>
          </w:tcPr>
          <w:p w14:paraId="6A3413D2" w14:textId="77777777" w:rsidR="00A8121B" w:rsidRDefault="00463EBD">
            <w:r>
              <w:t> </w:t>
            </w:r>
          </w:p>
        </w:tc>
        <w:tc>
          <w:tcPr>
            <w:tcW w:w="0" w:type="auto"/>
            <w:shd w:val="clear" w:color="auto" w:fill="CCEEFF"/>
            <w:vAlign w:val="bottom"/>
          </w:tcPr>
          <w:p w14:paraId="6AE9597F" w14:textId="77777777" w:rsidR="00A8121B" w:rsidRDefault="00463EBD">
            <w:pPr>
              <w:jc w:val="right"/>
            </w:pPr>
            <w:r>
              <w:t> </w:t>
            </w:r>
          </w:p>
        </w:tc>
        <w:tc>
          <w:tcPr>
            <w:tcW w:w="0" w:type="auto"/>
            <w:shd w:val="clear" w:color="auto" w:fill="CCEEFF"/>
            <w:vAlign w:val="bottom"/>
          </w:tcPr>
          <w:p w14:paraId="151B40CB" w14:textId="77777777" w:rsidR="00A8121B" w:rsidRDefault="00463EBD">
            <w:r>
              <w:t> </w:t>
            </w:r>
          </w:p>
        </w:tc>
        <w:tc>
          <w:tcPr>
            <w:tcW w:w="0" w:type="auto"/>
            <w:shd w:val="clear" w:color="auto" w:fill="CCEEFF"/>
            <w:vAlign w:val="bottom"/>
          </w:tcPr>
          <w:p w14:paraId="519175B3" w14:textId="77777777" w:rsidR="00A8121B" w:rsidRDefault="00463EBD">
            <w:r>
              <w:t> </w:t>
            </w:r>
          </w:p>
        </w:tc>
        <w:tc>
          <w:tcPr>
            <w:tcW w:w="0" w:type="auto"/>
            <w:shd w:val="clear" w:color="auto" w:fill="CCEEFF"/>
            <w:vAlign w:val="bottom"/>
          </w:tcPr>
          <w:p w14:paraId="545D3895" w14:textId="77777777" w:rsidR="00A8121B" w:rsidRDefault="00463EBD">
            <w:r>
              <w:t> </w:t>
            </w:r>
          </w:p>
        </w:tc>
        <w:tc>
          <w:tcPr>
            <w:tcW w:w="0" w:type="auto"/>
            <w:shd w:val="clear" w:color="auto" w:fill="CCEEFF"/>
            <w:vAlign w:val="bottom"/>
          </w:tcPr>
          <w:p w14:paraId="17507CD4" w14:textId="77777777" w:rsidR="00A8121B" w:rsidRDefault="00463EBD">
            <w:pPr>
              <w:jc w:val="right"/>
            </w:pPr>
            <w:r>
              <w:t> </w:t>
            </w:r>
          </w:p>
        </w:tc>
        <w:tc>
          <w:tcPr>
            <w:tcW w:w="0" w:type="auto"/>
            <w:shd w:val="clear" w:color="auto" w:fill="CCEEFF"/>
            <w:vAlign w:val="bottom"/>
          </w:tcPr>
          <w:p w14:paraId="05D19C8C" w14:textId="77777777" w:rsidR="00A8121B" w:rsidRDefault="00463EBD">
            <w:r>
              <w:t> </w:t>
            </w:r>
          </w:p>
        </w:tc>
      </w:tr>
      <w:tr w:rsidR="00A8121B" w14:paraId="0D604A3B" w14:textId="77777777">
        <w:tc>
          <w:tcPr>
            <w:tcW w:w="0" w:type="auto"/>
            <w:shd w:val="clear" w:color="auto" w:fill="FFFFFF"/>
            <w:tcMar>
              <w:top w:w="0" w:type="dxa"/>
              <w:left w:w="180" w:type="dxa"/>
              <w:bottom w:w="0" w:type="dxa"/>
              <w:right w:w="0" w:type="dxa"/>
            </w:tcMar>
            <w:vAlign w:val="bottom"/>
          </w:tcPr>
          <w:p w14:paraId="2C7360B5" w14:textId="77777777" w:rsidR="00A8121B" w:rsidRDefault="00463EBD">
            <w:pPr>
              <w:ind w:hanging="180"/>
              <w:rPr>
                <w:b/>
                <w:bCs/>
              </w:rPr>
            </w:pPr>
            <w:r>
              <w:rPr>
                <w:b/>
                <w:bCs/>
              </w:rPr>
              <w:t>Operating expenses</w:t>
            </w:r>
          </w:p>
        </w:tc>
        <w:tc>
          <w:tcPr>
            <w:tcW w:w="0" w:type="auto"/>
            <w:shd w:val="clear" w:color="auto" w:fill="FFFFFF"/>
            <w:vAlign w:val="bottom"/>
          </w:tcPr>
          <w:p w14:paraId="6151D326" w14:textId="77777777" w:rsidR="00A8121B" w:rsidRDefault="00463EBD">
            <w:r>
              <w:t> </w:t>
            </w:r>
          </w:p>
        </w:tc>
        <w:tc>
          <w:tcPr>
            <w:tcW w:w="0" w:type="auto"/>
            <w:shd w:val="clear" w:color="auto" w:fill="FFFFFF"/>
            <w:vAlign w:val="bottom"/>
          </w:tcPr>
          <w:p w14:paraId="1B1E3904" w14:textId="77777777" w:rsidR="00A8121B" w:rsidRDefault="00463EBD">
            <w:r>
              <w:t> </w:t>
            </w:r>
          </w:p>
        </w:tc>
        <w:tc>
          <w:tcPr>
            <w:tcW w:w="0" w:type="auto"/>
            <w:shd w:val="clear" w:color="auto" w:fill="FFFFFF"/>
            <w:vAlign w:val="bottom"/>
          </w:tcPr>
          <w:p w14:paraId="717E0A9E" w14:textId="77777777" w:rsidR="00A8121B" w:rsidRDefault="00463EBD">
            <w:pPr>
              <w:jc w:val="right"/>
            </w:pPr>
            <w:r>
              <w:t> </w:t>
            </w:r>
          </w:p>
        </w:tc>
        <w:tc>
          <w:tcPr>
            <w:tcW w:w="0" w:type="auto"/>
            <w:shd w:val="clear" w:color="auto" w:fill="FFFFFF"/>
            <w:vAlign w:val="bottom"/>
          </w:tcPr>
          <w:p w14:paraId="0B6A4A22" w14:textId="77777777" w:rsidR="00A8121B" w:rsidRDefault="00463EBD">
            <w:r>
              <w:t> </w:t>
            </w:r>
          </w:p>
        </w:tc>
        <w:tc>
          <w:tcPr>
            <w:tcW w:w="0" w:type="auto"/>
            <w:shd w:val="clear" w:color="auto" w:fill="FFFFFF"/>
            <w:vAlign w:val="bottom"/>
          </w:tcPr>
          <w:p w14:paraId="07AAC236" w14:textId="77777777" w:rsidR="00A8121B" w:rsidRDefault="00463EBD">
            <w:r>
              <w:t> </w:t>
            </w:r>
          </w:p>
        </w:tc>
        <w:tc>
          <w:tcPr>
            <w:tcW w:w="0" w:type="auto"/>
            <w:shd w:val="clear" w:color="auto" w:fill="FFFFFF"/>
            <w:vAlign w:val="bottom"/>
          </w:tcPr>
          <w:p w14:paraId="3CE94C83" w14:textId="77777777" w:rsidR="00A8121B" w:rsidRDefault="00463EBD">
            <w:r>
              <w:t> </w:t>
            </w:r>
          </w:p>
        </w:tc>
        <w:tc>
          <w:tcPr>
            <w:tcW w:w="0" w:type="auto"/>
            <w:shd w:val="clear" w:color="auto" w:fill="FFFFFF"/>
            <w:vAlign w:val="bottom"/>
          </w:tcPr>
          <w:p w14:paraId="5D290E96" w14:textId="77777777" w:rsidR="00A8121B" w:rsidRDefault="00463EBD">
            <w:pPr>
              <w:jc w:val="right"/>
            </w:pPr>
            <w:r>
              <w:t> </w:t>
            </w:r>
          </w:p>
        </w:tc>
        <w:tc>
          <w:tcPr>
            <w:tcW w:w="0" w:type="auto"/>
            <w:shd w:val="clear" w:color="auto" w:fill="FFFFFF"/>
            <w:vAlign w:val="bottom"/>
          </w:tcPr>
          <w:p w14:paraId="0B2177E6" w14:textId="77777777" w:rsidR="00A8121B" w:rsidRDefault="00463EBD">
            <w:r>
              <w:t> </w:t>
            </w:r>
          </w:p>
        </w:tc>
        <w:tc>
          <w:tcPr>
            <w:tcW w:w="0" w:type="auto"/>
            <w:shd w:val="clear" w:color="auto" w:fill="FFFFFF"/>
            <w:vAlign w:val="bottom"/>
          </w:tcPr>
          <w:p w14:paraId="1E015925" w14:textId="77777777" w:rsidR="00A8121B" w:rsidRDefault="00463EBD">
            <w:r>
              <w:t> </w:t>
            </w:r>
          </w:p>
        </w:tc>
        <w:tc>
          <w:tcPr>
            <w:tcW w:w="0" w:type="auto"/>
            <w:shd w:val="clear" w:color="auto" w:fill="FFFFFF"/>
            <w:vAlign w:val="bottom"/>
          </w:tcPr>
          <w:p w14:paraId="34C5A8D3" w14:textId="77777777" w:rsidR="00A8121B" w:rsidRDefault="00463EBD">
            <w:r>
              <w:t> </w:t>
            </w:r>
          </w:p>
        </w:tc>
        <w:tc>
          <w:tcPr>
            <w:tcW w:w="0" w:type="auto"/>
            <w:shd w:val="clear" w:color="auto" w:fill="FFFFFF"/>
            <w:vAlign w:val="bottom"/>
          </w:tcPr>
          <w:p w14:paraId="1DEA6BF7" w14:textId="77777777" w:rsidR="00A8121B" w:rsidRDefault="00463EBD">
            <w:pPr>
              <w:jc w:val="right"/>
            </w:pPr>
            <w:r>
              <w:t> </w:t>
            </w:r>
          </w:p>
        </w:tc>
        <w:tc>
          <w:tcPr>
            <w:tcW w:w="0" w:type="auto"/>
            <w:shd w:val="clear" w:color="auto" w:fill="FFFFFF"/>
            <w:vAlign w:val="bottom"/>
          </w:tcPr>
          <w:p w14:paraId="453C96E1" w14:textId="77777777" w:rsidR="00A8121B" w:rsidRDefault="00463EBD">
            <w:r>
              <w:t> </w:t>
            </w:r>
          </w:p>
        </w:tc>
        <w:tc>
          <w:tcPr>
            <w:tcW w:w="0" w:type="auto"/>
            <w:shd w:val="clear" w:color="auto" w:fill="FFFFFF"/>
            <w:vAlign w:val="bottom"/>
          </w:tcPr>
          <w:p w14:paraId="40751FC3" w14:textId="77777777" w:rsidR="00A8121B" w:rsidRDefault="00463EBD">
            <w:r>
              <w:t> </w:t>
            </w:r>
          </w:p>
        </w:tc>
        <w:tc>
          <w:tcPr>
            <w:tcW w:w="0" w:type="auto"/>
            <w:shd w:val="clear" w:color="auto" w:fill="FFFFFF"/>
            <w:vAlign w:val="bottom"/>
          </w:tcPr>
          <w:p w14:paraId="68505680" w14:textId="77777777" w:rsidR="00A8121B" w:rsidRDefault="00463EBD">
            <w:r>
              <w:t> </w:t>
            </w:r>
          </w:p>
        </w:tc>
        <w:tc>
          <w:tcPr>
            <w:tcW w:w="0" w:type="auto"/>
            <w:shd w:val="clear" w:color="auto" w:fill="FFFFFF"/>
            <w:vAlign w:val="bottom"/>
          </w:tcPr>
          <w:p w14:paraId="6D136475" w14:textId="77777777" w:rsidR="00A8121B" w:rsidRDefault="00463EBD">
            <w:pPr>
              <w:jc w:val="right"/>
            </w:pPr>
            <w:r>
              <w:t> </w:t>
            </w:r>
          </w:p>
        </w:tc>
        <w:tc>
          <w:tcPr>
            <w:tcW w:w="0" w:type="auto"/>
            <w:shd w:val="clear" w:color="auto" w:fill="FFFFFF"/>
            <w:vAlign w:val="bottom"/>
          </w:tcPr>
          <w:p w14:paraId="1C01D54A" w14:textId="77777777" w:rsidR="00A8121B" w:rsidRDefault="00463EBD">
            <w:r>
              <w:t> </w:t>
            </w:r>
          </w:p>
        </w:tc>
      </w:tr>
      <w:tr w:rsidR="00A8121B" w14:paraId="5EAE2221" w14:textId="77777777">
        <w:tc>
          <w:tcPr>
            <w:tcW w:w="0" w:type="auto"/>
            <w:shd w:val="clear" w:color="auto" w:fill="CCEEFF"/>
            <w:tcMar>
              <w:top w:w="0" w:type="dxa"/>
              <w:left w:w="180" w:type="dxa"/>
              <w:bottom w:w="0" w:type="dxa"/>
              <w:right w:w="0" w:type="dxa"/>
            </w:tcMar>
            <w:vAlign w:val="bottom"/>
          </w:tcPr>
          <w:p w14:paraId="420C84D0" w14:textId="77777777" w:rsidR="00A8121B" w:rsidRDefault="00463EBD">
            <w:pPr>
              <w:ind w:hanging="180"/>
            </w:pPr>
            <w:r>
              <w:t>Selling and marketing expenses</w:t>
            </w:r>
          </w:p>
        </w:tc>
        <w:tc>
          <w:tcPr>
            <w:tcW w:w="0" w:type="auto"/>
            <w:shd w:val="clear" w:color="auto" w:fill="CCEEFF"/>
            <w:vAlign w:val="bottom"/>
          </w:tcPr>
          <w:p w14:paraId="754FEF0F" w14:textId="77777777" w:rsidR="00A8121B" w:rsidRDefault="00463EBD">
            <w:r>
              <w:t> </w:t>
            </w:r>
          </w:p>
        </w:tc>
        <w:tc>
          <w:tcPr>
            <w:tcW w:w="0" w:type="auto"/>
            <w:shd w:val="clear" w:color="auto" w:fill="CCEEFF"/>
            <w:vAlign w:val="bottom"/>
          </w:tcPr>
          <w:p w14:paraId="169307F1" w14:textId="77777777" w:rsidR="00A8121B" w:rsidRDefault="00463EBD">
            <w:r>
              <w:t> </w:t>
            </w:r>
          </w:p>
        </w:tc>
        <w:tc>
          <w:tcPr>
            <w:tcW w:w="0" w:type="auto"/>
            <w:shd w:val="clear" w:color="auto" w:fill="CCEEFF"/>
            <w:vAlign w:val="bottom"/>
          </w:tcPr>
          <w:p w14:paraId="21A454D6" w14:textId="77777777" w:rsidR="00A8121B" w:rsidRDefault="00463EBD">
            <w:pPr>
              <w:jc w:val="right"/>
            </w:pPr>
            <w:r>
              <w:t>(1,564,629</w:t>
            </w:r>
          </w:p>
        </w:tc>
        <w:tc>
          <w:tcPr>
            <w:tcW w:w="0" w:type="auto"/>
            <w:shd w:val="clear" w:color="auto" w:fill="CCEEFF"/>
            <w:vAlign w:val="bottom"/>
          </w:tcPr>
          <w:p w14:paraId="385756A2" w14:textId="77777777" w:rsidR="00A8121B" w:rsidRDefault="00463EBD">
            <w:r>
              <w:t>)</w:t>
            </w:r>
          </w:p>
        </w:tc>
        <w:tc>
          <w:tcPr>
            <w:tcW w:w="0" w:type="auto"/>
            <w:shd w:val="clear" w:color="auto" w:fill="CCEEFF"/>
            <w:vAlign w:val="bottom"/>
          </w:tcPr>
          <w:p w14:paraId="09A343DF" w14:textId="77777777" w:rsidR="00A8121B" w:rsidRDefault="00463EBD">
            <w:r>
              <w:t> </w:t>
            </w:r>
          </w:p>
        </w:tc>
        <w:tc>
          <w:tcPr>
            <w:tcW w:w="0" w:type="auto"/>
            <w:shd w:val="clear" w:color="auto" w:fill="CCEEFF"/>
            <w:vAlign w:val="bottom"/>
          </w:tcPr>
          <w:p w14:paraId="576F6C45" w14:textId="77777777" w:rsidR="00A8121B" w:rsidRDefault="00463EBD">
            <w:r>
              <w:t> </w:t>
            </w:r>
          </w:p>
        </w:tc>
        <w:tc>
          <w:tcPr>
            <w:tcW w:w="0" w:type="auto"/>
            <w:shd w:val="clear" w:color="auto" w:fill="CCEEFF"/>
            <w:vAlign w:val="bottom"/>
          </w:tcPr>
          <w:p w14:paraId="68997DFD" w14:textId="77777777" w:rsidR="00A8121B" w:rsidRDefault="00463EBD">
            <w:pPr>
              <w:jc w:val="right"/>
            </w:pPr>
            <w:r>
              <w:t>(2,074,792</w:t>
            </w:r>
          </w:p>
        </w:tc>
        <w:tc>
          <w:tcPr>
            <w:tcW w:w="0" w:type="auto"/>
            <w:shd w:val="clear" w:color="auto" w:fill="CCEEFF"/>
            <w:vAlign w:val="bottom"/>
          </w:tcPr>
          <w:p w14:paraId="63833477" w14:textId="77777777" w:rsidR="00A8121B" w:rsidRDefault="00463EBD">
            <w:r>
              <w:t>)</w:t>
            </w:r>
          </w:p>
        </w:tc>
        <w:tc>
          <w:tcPr>
            <w:tcW w:w="0" w:type="auto"/>
            <w:shd w:val="clear" w:color="auto" w:fill="CCEEFF"/>
            <w:vAlign w:val="bottom"/>
          </w:tcPr>
          <w:p w14:paraId="3B80A61A" w14:textId="77777777" w:rsidR="00A8121B" w:rsidRDefault="00463EBD">
            <w:r>
              <w:t> </w:t>
            </w:r>
          </w:p>
        </w:tc>
        <w:tc>
          <w:tcPr>
            <w:tcW w:w="0" w:type="auto"/>
            <w:shd w:val="clear" w:color="auto" w:fill="CCEEFF"/>
            <w:vAlign w:val="bottom"/>
          </w:tcPr>
          <w:p w14:paraId="51710A5D" w14:textId="77777777" w:rsidR="00A8121B" w:rsidRDefault="00463EBD">
            <w:r>
              <w:t> </w:t>
            </w:r>
          </w:p>
        </w:tc>
        <w:tc>
          <w:tcPr>
            <w:tcW w:w="0" w:type="auto"/>
            <w:shd w:val="clear" w:color="auto" w:fill="CCEEFF"/>
            <w:vAlign w:val="bottom"/>
          </w:tcPr>
          <w:p w14:paraId="78A7603B" w14:textId="77777777" w:rsidR="00A8121B" w:rsidRDefault="00463EBD">
            <w:pPr>
              <w:jc w:val="right"/>
            </w:pPr>
            <w:r>
              <w:t>(3,572,021</w:t>
            </w:r>
          </w:p>
        </w:tc>
        <w:tc>
          <w:tcPr>
            <w:tcW w:w="0" w:type="auto"/>
            <w:shd w:val="clear" w:color="auto" w:fill="CCEEFF"/>
            <w:vAlign w:val="bottom"/>
          </w:tcPr>
          <w:p w14:paraId="4823BE74" w14:textId="77777777" w:rsidR="00A8121B" w:rsidRDefault="00463EBD">
            <w:r>
              <w:t>)</w:t>
            </w:r>
          </w:p>
        </w:tc>
        <w:tc>
          <w:tcPr>
            <w:tcW w:w="0" w:type="auto"/>
            <w:shd w:val="clear" w:color="auto" w:fill="CCEEFF"/>
            <w:vAlign w:val="bottom"/>
          </w:tcPr>
          <w:p w14:paraId="1E4E4E45" w14:textId="77777777" w:rsidR="00A8121B" w:rsidRDefault="00463EBD">
            <w:r>
              <w:t> </w:t>
            </w:r>
          </w:p>
        </w:tc>
        <w:tc>
          <w:tcPr>
            <w:tcW w:w="0" w:type="auto"/>
            <w:shd w:val="clear" w:color="auto" w:fill="CCEEFF"/>
            <w:vAlign w:val="bottom"/>
          </w:tcPr>
          <w:p w14:paraId="3D1D76A6" w14:textId="77777777" w:rsidR="00A8121B" w:rsidRDefault="00463EBD">
            <w:r>
              <w:t> </w:t>
            </w:r>
          </w:p>
        </w:tc>
        <w:tc>
          <w:tcPr>
            <w:tcW w:w="0" w:type="auto"/>
            <w:shd w:val="clear" w:color="auto" w:fill="CCEEFF"/>
            <w:vAlign w:val="bottom"/>
          </w:tcPr>
          <w:p w14:paraId="2E5D8005" w14:textId="77777777" w:rsidR="00A8121B" w:rsidRDefault="00463EBD">
            <w:pPr>
              <w:jc w:val="right"/>
            </w:pPr>
            <w:r>
              <w:t>(2,530,879</w:t>
            </w:r>
          </w:p>
        </w:tc>
        <w:tc>
          <w:tcPr>
            <w:tcW w:w="0" w:type="auto"/>
            <w:shd w:val="clear" w:color="auto" w:fill="CCEEFF"/>
            <w:vAlign w:val="bottom"/>
          </w:tcPr>
          <w:p w14:paraId="5404FEC1" w14:textId="77777777" w:rsidR="00A8121B" w:rsidRDefault="00463EBD">
            <w:r>
              <w:t>)</w:t>
            </w:r>
          </w:p>
        </w:tc>
      </w:tr>
      <w:tr w:rsidR="00A8121B" w14:paraId="76068721" w14:textId="77777777">
        <w:tc>
          <w:tcPr>
            <w:tcW w:w="0" w:type="auto"/>
            <w:shd w:val="clear" w:color="auto" w:fill="FFFFFF"/>
            <w:tcMar>
              <w:top w:w="0" w:type="dxa"/>
              <w:left w:w="180" w:type="dxa"/>
              <w:bottom w:w="30" w:type="dxa"/>
              <w:right w:w="0" w:type="dxa"/>
            </w:tcMar>
            <w:vAlign w:val="bottom"/>
          </w:tcPr>
          <w:p w14:paraId="59603B08" w14:textId="77777777" w:rsidR="00A8121B" w:rsidRDefault="00463EBD">
            <w:pPr>
              <w:ind w:hanging="180"/>
            </w:pPr>
            <w:r>
              <w:t>General and administrative expenses</w:t>
            </w:r>
          </w:p>
        </w:tc>
        <w:tc>
          <w:tcPr>
            <w:tcW w:w="0" w:type="auto"/>
            <w:shd w:val="clear" w:color="auto" w:fill="FFFFFF"/>
            <w:tcMar>
              <w:top w:w="0" w:type="dxa"/>
              <w:left w:w="0" w:type="dxa"/>
              <w:bottom w:w="30" w:type="dxa"/>
              <w:right w:w="0" w:type="dxa"/>
            </w:tcMar>
            <w:vAlign w:val="bottom"/>
          </w:tcPr>
          <w:p w14:paraId="5BC58316" w14:textId="77777777" w:rsidR="00A8121B" w:rsidRDefault="00463EBD">
            <w:r>
              <w:t> </w:t>
            </w:r>
          </w:p>
        </w:tc>
        <w:tc>
          <w:tcPr>
            <w:tcW w:w="0" w:type="auto"/>
            <w:tcBorders>
              <w:bottom w:val="single" w:sz="12" w:space="0" w:color="000000"/>
            </w:tcBorders>
            <w:shd w:val="clear" w:color="auto" w:fill="FFFFFF"/>
            <w:vAlign w:val="bottom"/>
          </w:tcPr>
          <w:p w14:paraId="4342D362" w14:textId="77777777" w:rsidR="00A8121B" w:rsidRDefault="00463EBD">
            <w:r>
              <w:t> </w:t>
            </w:r>
          </w:p>
        </w:tc>
        <w:tc>
          <w:tcPr>
            <w:tcW w:w="0" w:type="auto"/>
            <w:tcBorders>
              <w:bottom w:val="single" w:sz="12" w:space="0" w:color="000000"/>
            </w:tcBorders>
            <w:shd w:val="clear" w:color="auto" w:fill="FFFFFF"/>
            <w:vAlign w:val="bottom"/>
          </w:tcPr>
          <w:p w14:paraId="75B4421F" w14:textId="77777777" w:rsidR="00A8121B" w:rsidRDefault="00463EBD">
            <w:pPr>
              <w:jc w:val="right"/>
            </w:pPr>
            <w:r>
              <w:t>(12,846,480</w:t>
            </w:r>
          </w:p>
        </w:tc>
        <w:tc>
          <w:tcPr>
            <w:tcW w:w="0" w:type="auto"/>
            <w:shd w:val="clear" w:color="auto" w:fill="FFFFFF"/>
            <w:tcMar>
              <w:top w:w="0" w:type="dxa"/>
              <w:left w:w="0" w:type="dxa"/>
              <w:bottom w:w="30" w:type="dxa"/>
              <w:right w:w="0" w:type="dxa"/>
            </w:tcMar>
            <w:vAlign w:val="bottom"/>
          </w:tcPr>
          <w:p w14:paraId="1F599234" w14:textId="77777777" w:rsidR="00A8121B" w:rsidRDefault="00463EBD">
            <w:r>
              <w:t>)</w:t>
            </w:r>
          </w:p>
        </w:tc>
        <w:tc>
          <w:tcPr>
            <w:tcW w:w="0" w:type="auto"/>
            <w:shd w:val="clear" w:color="auto" w:fill="FFFFFF"/>
            <w:tcMar>
              <w:top w:w="0" w:type="dxa"/>
              <w:left w:w="0" w:type="dxa"/>
              <w:bottom w:w="30" w:type="dxa"/>
              <w:right w:w="0" w:type="dxa"/>
            </w:tcMar>
            <w:vAlign w:val="bottom"/>
          </w:tcPr>
          <w:p w14:paraId="4A4AA0F1" w14:textId="77777777" w:rsidR="00A8121B" w:rsidRDefault="00463EBD">
            <w:r>
              <w:t> </w:t>
            </w:r>
          </w:p>
        </w:tc>
        <w:tc>
          <w:tcPr>
            <w:tcW w:w="0" w:type="auto"/>
            <w:tcBorders>
              <w:bottom w:val="single" w:sz="12" w:space="0" w:color="000000"/>
            </w:tcBorders>
            <w:shd w:val="clear" w:color="auto" w:fill="FFFFFF"/>
            <w:vAlign w:val="bottom"/>
          </w:tcPr>
          <w:p w14:paraId="2C0D2567" w14:textId="77777777" w:rsidR="00A8121B" w:rsidRDefault="00463EBD">
            <w:r>
              <w:t> </w:t>
            </w:r>
          </w:p>
        </w:tc>
        <w:tc>
          <w:tcPr>
            <w:tcW w:w="0" w:type="auto"/>
            <w:tcBorders>
              <w:bottom w:val="single" w:sz="12" w:space="0" w:color="000000"/>
            </w:tcBorders>
            <w:shd w:val="clear" w:color="auto" w:fill="FFFFFF"/>
            <w:vAlign w:val="bottom"/>
          </w:tcPr>
          <w:p w14:paraId="0F60B0D2" w14:textId="77777777" w:rsidR="00A8121B" w:rsidRDefault="00463EBD">
            <w:pPr>
              <w:jc w:val="right"/>
            </w:pPr>
            <w:r>
              <w:t>(5,268,587</w:t>
            </w:r>
          </w:p>
        </w:tc>
        <w:tc>
          <w:tcPr>
            <w:tcW w:w="0" w:type="auto"/>
            <w:shd w:val="clear" w:color="auto" w:fill="FFFFFF"/>
            <w:tcMar>
              <w:top w:w="0" w:type="dxa"/>
              <w:left w:w="0" w:type="dxa"/>
              <w:bottom w:w="30" w:type="dxa"/>
              <w:right w:w="0" w:type="dxa"/>
            </w:tcMar>
            <w:vAlign w:val="bottom"/>
          </w:tcPr>
          <w:p w14:paraId="0B6C17F2" w14:textId="77777777" w:rsidR="00A8121B" w:rsidRDefault="00463EBD">
            <w:r>
              <w:t>)</w:t>
            </w:r>
          </w:p>
        </w:tc>
        <w:tc>
          <w:tcPr>
            <w:tcW w:w="0" w:type="auto"/>
            <w:shd w:val="clear" w:color="auto" w:fill="FFFFFF"/>
            <w:tcMar>
              <w:top w:w="0" w:type="dxa"/>
              <w:left w:w="0" w:type="dxa"/>
              <w:bottom w:w="30" w:type="dxa"/>
              <w:right w:w="0" w:type="dxa"/>
            </w:tcMar>
            <w:vAlign w:val="bottom"/>
          </w:tcPr>
          <w:p w14:paraId="4CDF6678" w14:textId="77777777" w:rsidR="00A8121B" w:rsidRDefault="00463EBD">
            <w:r>
              <w:t> </w:t>
            </w:r>
          </w:p>
        </w:tc>
        <w:tc>
          <w:tcPr>
            <w:tcW w:w="0" w:type="auto"/>
            <w:tcBorders>
              <w:bottom w:val="single" w:sz="12" w:space="0" w:color="000000"/>
            </w:tcBorders>
            <w:shd w:val="clear" w:color="auto" w:fill="FFFFFF"/>
            <w:vAlign w:val="bottom"/>
          </w:tcPr>
          <w:p w14:paraId="316AF558" w14:textId="77777777" w:rsidR="00A8121B" w:rsidRDefault="00463EBD">
            <w:r>
              <w:t> </w:t>
            </w:r>
          </w:p>
        </w:tc>
        <w:tc>
          <w:tcPr>
            <w:tcW w:w="0" w:type="auto"/>
            <w:tcBorders>
              <w:bottom w:val="single" w:sz="12" w:space="0" w:color="000000"/>
            </w:tcBorders>
            <w:shd w:val="clear" w:color="auto" w:fill="FFFFFF"/>
            <w:vAlign w:val="bottom"/>
          </w:tcPr>
          <w:p w14:paraId="6F52EC16" w14:textId="77777777" w:rsidR="00A8121B" w:rsidRDefault="00463EBD">
            <w:pPr>
              <w:jc w:val="right"/>
            </w:pPr>
            <w:r>
              <w:t>(22,330,242</w:t>
            </w:r>
          </w:p>
        </w:tc>
        <w:tc>
          <w:tcPr>
            <w:tcW w:w="0" w:type="auto"/>
            <w:shd w:val="clear" w:color="auto" w:fill="FFFFFF"/>
            <w:tcMar>
              <w:top w:w="0" w:type="dxa"/>
              <w:left w:w="0" w:type="dxa"/>
              <w:bottom w:w="30" w:type="dxa"/>
              <w:right w:w="0" w:type="dxa"/>
            </w:tcMar>
            <w:vAlign w:val="bottom"/>
          </w:tcPr>
          <w:p w14:paraId="5B37EDE5" w14:textId="77777777" w:rsidR="00A8121B" w:rsidRDefault="00463EBD">
            <w:r>
              <w:t>)</w:t>
            </w:r>
          </w:p>
        </w:tc>
        <w:tc>
          <w:tcPr>
            <w:tcW w:w="0" w:type="auto"/>
            <w:shd w:val="clear" w:color="auto" w:fill="FFFFFF"/>
            <w:tcMar>
              <w:top w:w="0" w:type="dxa"/>
              <w:left w:w="0" w:type="dxa"/>
              <w:bottom w:w="30" w:type="dxa"/>
              <w:right w:w="0" w:type="dxa"/>
            </w:tcMar>
            <w:vAlign w:val="bottom"/>
          </w:tcPr>
          <w:p w14:paraId="0BAE453C" w14:textId="77777777" w:rsidR="00A8121B" w:rsidRDefault="00463EBD">
            <w:r>
              <w:t> </w:t>
            </w:r>
          </w:p>
        </w:tc>
        <w:tc>
          <w:tcPr>
            <w:tcW w:w="0" w:type="auto"/>
            <w:tcBorders>
              <w:bottom w:val="single" w:sz="12" w:space="0" w:color="000000"/>
            </w:tcBorders>
            <w:shd w:val="clear" w:color="auto" w:fill="FFFFFF"/>
            <w:vAlign w:val="bottom"/>
          </w:tcPr>
          <w:p w14:paraId="37A2B682" w14:textId="77777777" w:rsidR="00A8121B" w:rsidRDefault="00463EBD">
            <w:r>
              <w:t> </w:t>
            </w:r>
          </w:p>
        </w:tc>
        <w:tc>
          <w:tcPr>
            <w:tcW w:w="0" w:type="auto"/>
            <w:tcBorders>
              <w:bottom w:val="single" w:sz="12" w:space="0" w:color="000000"/>
            </w:tcBorders>
            <w:shd w:val="clear" w:color="auto" w:fill="FFFFFF"/>
            <w:vAlign w:val="bottom"/>
          </w:tcPr>
          <w:p w14:paraId="78407D67" w14:textId="77777777" w:rsidR="00A8121B" w:rsidRDefault="00463EBD">
            <w:pPr>
              <w:jc w:val="right"/>
            </w:pPr>
            <w:r>
              <w:t>(10,878,506</w:t>
            </w:r>
          </w:p>
        </w:tc>
        <w:tc>
          <w:tcPr>
            <w:tcW w:w="0" w:type="auto"/>
            <w:shd w:val="clear" w:color="auto" w:fill="FFFFFF"/>
            <w:tcMar>
              <w:top w:w="0" w:type="dxa"/>
              <w:left w:w="0" w:type="dxa"/>
              <w:bottom w:w="30" w:type="dxa"/>
              <w:right w:w="0" w:type="dxa"/>
            </w:tcMar>
            <w:vAlign w:val="bottom"/>
          </w:tcPr>
          <w:p w14:paraId="5D17D300" w14:textId="77777777" w:rsidR="00A8121B" w:rsidRDefault="00463EBD">
            <w:r>
              <w:t>)</w:t>
            </w:r>
          </w:p>
        </w:tc>
      </w:tr>
      <w:tr w:rsidR="00A8121B" w14:paraId="2FDFCCD1" w14:textId="77777777">
        <w:tc>
          <w:tcPr>
            <w:tcW w:w="0" w:type="auto"/>
            <w:shd w:val="clear" w:color="auto" w:fill="CCEEFF"/>
            <w:tcMar>
              <w:top w:w="0" w:type="dxa"/>
              <w:left w:w="180" w:type="dxa"/>
              <w:bottom w:w="30" w:type="dxa"/>
              <w:right w:w="0" w:type="dxa"/>
            </w:tcMar>
            <w:vAlign w:val="bottom"/>
          </w:tcPr>
          <w:p w14:paraId="737AFEE9" w14:textId="77777777" w:rsidR="00A8121B" w:rsidRDefault="00463EBD">
            <w:pPr>
              <w:ind w:hanging="180"/>
              <w:rPr>
                <w:b/>
                <w:bCs/>
              </w:rPr>
            </w:pPr>
            <w:r>
              <w:rPr>
                <w:b/>
                <w:bCs/>
              </w:rPr>
              <w:t>Tot</w:t>
            </w:r>
            <w:r>
              <w:rPr>
                <w:b/>
                <w:bCs/>
              </w:rPr>
              <w:t>al operating expenses</w:t>
            </w:r>
          </w:p>
        </w:tc>
        <w:tc>
          <w:tcPr>
            <w:tcW w:w="0" w:type="auto"/>
            <w:shd w:val="clear" w:color="auto" w:fill="CCEEFF"/>
            <w:tcMar>
              <w:top w:w="0" w:type="dxa"/>
              <w:left w:w="0" w:type="dxa"/>
              <w:bottom w:w="30" w:type="dxa"/>
              <w:right w:w="0" w:type="dxa"/>
            </w:tcMar>
            <w:vAlign w:val="bottom"/>
          </w:tcPr>
          <w:p w14:paraId="50922FA6"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33AC8A7"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51305DDF" w14:textId="77777777" w:rsidR="00A8121B" w:rsidRDefault="00463EBD">
            <w:pPr>
              <w:jc w:val="right"/>
              <w:rPr>
                <w:b/>
                <w:bCs/>
              </w:rPr>
            </w:pPr>
            <w:r>
              <w:rPr>
                <w:b/>
                <w:bCs/>
              </w:rPr>
              <w:t>(14,411,109</w:t>
            </w:r>
          </w:p>
        </w:tc>
        <w:tc>
          <w:tcPr>
            <w:tcW w:w="0" w:type="auto"/>
            <w:shd w:val="clear" w:color="auto" w:fill="CCEEFF"/>
            <w:tcMar>
              <w:top w:w="0" w:type="dxa"/>
              <w:left w:w="0" w:type="dxa"/>
              <w:bottom w:w="30" w:type="dxa"/>
              <w:right w:w="0" w:type="dxa"/>
            </w:tcMar>
            <w:vAlign w:val="bottom"/>
          </w:tcPr>
          <w:p w14:paraId="478E1E7C"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32345928"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D4D32C4"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35A15DE0" w14:textId="77777777" w:rsidR="00A8121B" w:rsidRDefault="00463EBD">
            <w:pPr>
              <w:jc w:val="right"/>
              <w:rPr>
                <w:b/>
                <w:bCs/>
              </w:rPr>
            </w:pPr>
            <w:r>
              <w:rPr>
                <w:b/>
                <w:bCs/>
              </w:rPr>
              <w:t>(7,343,379</w:t>
            </w:r>
          </w:p>
        </w:tc>
        <w:tc>
          <w:tcPr>
            <w:tcW w:w="0" w:type="auto"/>
            <w:shd w:val="clear" w:color="auto" w:fill="CCEEFF"/>
            <w:tcMar>
              <w:top w:w="0" w:type="dxa"/>
              <w:left w:w="0" w:type="dxa"/>
              <w:bottom w:w="30" w:type="dxa"/>
              <w:right w:w="0" w:type="dxa"/>
            </w:tcMar>
            <w:vAlign w:val="bottom"/>
          </w:tcPr>
          <w:p w14:paraId="0A9B1798"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7AE4E50D"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3A3424D3"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7D758B4A" w14:textId="77777777" w:rsidR="00A8121B" w:rsidRDefault="00463EBD">
            <w:pPr>
              <w:jc w:val="right"/>
              <w:rPr>
                <w:b/>
                <w:bCs/>
              </w:rPr>
            </w:pPr>
            <w:r>
              <w:rPr>
                <w:b/>
                <w:bCs/>
              </w:rPr>
              <w:t>(25,902,263</w:t>
            </w:r>
          </w:p>
        </w:tc>
        <w:tc>
          <w:tcPr>
            <w:tcW w:w="0" w:type="auto"/>
            <w:shd w:val="clear" w:color="auto" w:fill="CCEEFF"/>
            <w:tcMar>
              <w:top w:w="0" w:type="dxa"/>
              <w:left w:w="0" w:type="dxa"/>
              <w:bottom w:w="30" w:type="dxa"/>
              <w:right w:w="0" w:type="dxa"/>
            </w:tcMar>
            <w:vAlign w:val="bottom"/>
          </w:tcPr>
          <w:p w14:paraId="216D9184"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037443B5"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E56268F"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6A121171" w14:textId="77777777" w:rsidR="00A8121B" w:rsidRDefault="00463EBD">
            <w:pPr>
              <w:jc w:val="right"/>
              <w:rPr>
                <w:b/>
                <w:bCs/>
              </w:rPr>
            </w:pPr>
            <w:r>
              <w:rPr>
                <w:b/>
                <w:bCs/>
              </w:rPr>
              <w:t>(13,409,385</w:t>
            </w:r>
          </w:p>
        </w:tc>
        <w:tc>
          <w:tcPr>
            <w:tcW w:w="0" w:type="auto"/>
            <w:shd w:val="clear" w:color="auto" w:fill="CCEEFF"/>
            <w:tcMar>
              <w:top w:w="0" w:type="dxa"/>
              <w:left w:w="0" w:type="dxa"/>
              <w:bottom w:w="30" w:type="dxa"/>
              <w:right w:w="0" w:type="dxa"/>
            </w:tcMar>
            <w:vAlign w:val="bottom"/>
          </w:tcPr>
          <w:p w14:paraId="5233FF8E" w14:textId="77777777" w:rsidR="00A8121B" w:rsidRDefault="00463EBD">
            <w:pPr>
              <w:rPr>
                <w:b/>
                <w:bCs/>
              </w:rPr>
            </w:pPr>
            <w:r>
              <w:rPr>
                <w:b/>
                <w:bCs/>
              </w:rPr>
              <w:t>)</w:t>
            </w:r>
          </w:p>
        </w:tc>
      </w:tr>
      <w:tr w:rsidR="00A8121B" w14:paraId="31ACB022" w14:textId="77777777">
        <w:tc>
          <w:tcPr>
            <w:tcW w:w="0" w:type="auto"/>
            <w:shd w:val="clear" w:color="auto" w:fill="FFFFFF"/>
            <w:tcMar>
              <w:top w:w="0" w:type="dxa"/>
              <w:left w:w="180" w:type="dxa"/>
              <w:bottom w:w="0" w:type="dxa"/>
              <w:right w:w="0" w:type="dxa"/>
            </w:tcMar>
            <w:vAlign w:val="bottom"/>
          </w:tcPr>
          <w:p w14:paraId="37C14CC9" w14:textId="77777777" w:rsidR="00A8121B" w:rsidRDefault="00463EBD">
            <w:pPr>
              <w:ind w:hanging="180"/>
            </w:pPr>
            <w:r>
              <w:t> </w:t>
            </w:r>
          </w:p>
        </w:tc>
        <w:tc>
          <w:tcPr>
            <w:tcW w:w="0" w:type="auto"/>
            <w:shd w:val="clear" w:color="auto" w:fill="FFFFFF"/>
            <w:vAlign w:val="bottom"/>
          </w:tcPr>
          <w:p w14:paraId="0DAB9337" w14:textId="77777777" w:rsidR="00A8121B" w:rsidRDefault="00463EBD">
            <w:r>
              <w:t> </w:t>
            </w:r>
          </w:p>
        </w:tc>
        <w:tc>
          <w:tcPr>
            <w:tcW w:w="0" w:type="auto"/>
            <w:shd w:val="clear" w:color="auto" w:fill="FFFFFF"/>
            <w:vAlign w:val="bottom"/>
          </w:tcPr>
          <w:p w14:paraId="0A3B5071" w14:textId="77777777" w:rsidR="00A8121B" w:rsidRDefault="00463EBD">
            <w:r>
              <w:t> </w:t>
            </w:r>
          </w:p>
        </w:tc>
        <w:tc>
          <w:tcPr>
            <w:tcW w:w="0" w:type="auto"/>
            <w:shd w:val="clear" w:color="auto" w:fill="FFFFFF"/>
            <w:vAlign w:val="bottom"/>
          </w:tcPr>
          <w:p w14:paraId="2089C004" w14:textId="77777777" w:rsidR="00A8121B" w:rsidRDefault="00463EBD">
            <w:pPr>
              <w:jc w:val="right"/>
            </w:pPr>
            <w:r>
              <w:t> </w:t>
            </w:r>
          </w:p>
        </w:tc>
        <w:tc>
          <w:tcPr>
            <w:tcW w:w="0" w:type="auto"/>
            <w:shd w:val="clear" w:color="auto" w:fill="FFFFFF"/>
            <w:vAlign w:val="bottom"/>
          </w:tcPr>
          <w:p w14:paraId="5F981F6F" w14:textId="77777777" w:rsidR="00A8121B" w:rsidRDefault="00463EBD">
            <w:r>
              <w:t> </w:t>
            </w:r>
          </w:p>
        </w:tc>
        <w:tc>
          <w:tcPr>
            <w:tcW w:w="0" w:type="auto"/>
            <w:shd w:val="clear" w:color="auto" w:fill="FFFFFF"/>
            <w:vAlign w:val="bottom"/>
          </w:tcPr>
          <w:p w14:paraId="69FAD830" w14:textId="77777777" w:rsidR="00A8121B" w:rsidRDefault="00463EBD">
            <w:r>
              <w:t> </w:t>
            </w:r>
          </w:p>
        </w:tc>
        <w:tc>
          <w:tcPr>
            <w:tcW w:w="0" w:type="auto"/>
            <w:shd w:val="clear" w:color="auto" w:fill="FFFFFF"/>
            <w:vAlign w:val="bottom"/>
          </w:tcPr>
          <w:p w14:paraId="574494BC" w14:textId="77777777" w:rsidR="00A8121B" w:rsidRDefault="00463EBD">
            <w:r>
              <w:t> </w:t>
            </w:r>
          </w:p>
        </w:tc>
        <w:tc>
          <w:tcPr>
            <w:tcW w:w="0" w:type="auto"/>
            <w:shd w:val="clear" w:color="auto" w:fill="FFFFFF"/>
            <w:vAlign w:val="bottom"/>
          </w:tcPr>
          <w:p w14:paraId="7D0ACE54" w14:textId="77777777" w:rsidR="00A8121B" w:rsidRDefault="00463EBD">
            <w:pPr>
              <w:jc w:val="right"/>
            </w:pPr>
            <w:r>
              <w:t> </w:t>
            </w:r>
          </w:p>
        </w:tc>
        <w:tc>
          <w:tcPr>
            <w:tcW w:w="0" w:type="auto"/>
            <w:shd w:val="clear" w:color="auto" w:fill="FFFFFF"/>
            <w:vAlign w:val="bottom"/>
          </w:tcPr>
          <w:p w14:paraId="229A6B26" w14:textId="77777777" w:rsidR="00A8121B" w:rsidRDefault="00463EBD">
            <w:r>
              <w:t> </w:t>
            </w:r>
          </w:p>
        </w:tc>
        <w:tc>
          <w:tcPr>
            <w:tcW w:w="0" w:type="auto"/>
            <w:shd w:val="clear" w:color="auto" w:fill="FFFFFF"/>
            <w:vAlign w:val="bottom"/>
          </w:tcPr>
          <w:p w14:paraId="190D4362" w14:textId="77777777" w:rsidR="00A8121B" w:rsidRDefault="00463EBD">
            <w:r>
              <w:t> </w:t>
            </w:r>
          </w:p>
        </w:tc>
        <w:tc>
          <w:tcPr>
            <w:tcW w:w="0" w:type="auto"/>
            <w:shd w:val="clear" w:color="auto" w:fill="FFFFFF"/>
            <w:vAlign w:val="bottom"/>
          </w:tcPr>
          <w:p w14:paraId="2CDED162" w14:textId="77777777" w:rsidR="00A8121B" w:rsidRDefault="00463EBD">
            <w:r>
              <w:t> </w:t>
            </w:r>
          </w:p>
        </w:tc>
        <w:tc>
          <w:tcPr>
            <w:tcW w:w="0" w:type="auto"/>
            <w:shd w:val="clear" w:color="auto" w:fill="FFFFFF"/>
            <w:vAlign w:val="bottom"/>
          </w:tcPr>
          <w:p w14:paraId="7B135AB7" w14:textId="77777777" w:rsidR="00A8121B" w:rsidRDefault="00463EBD">
            <w:pPr>
              <w:jc w:val="right"/>
            </w:pPr>
            <w:r>
              <w:t> </w:t>
            </w:r>
          </w:p>
        </w:tc>
        <w:tc>
          <w:tcPr>
            <w:tcW w:w="0" w:type="auto"/>
            <w:shd w:val="clear" w:color="auto" w:fill="FFFFFF"/>
            <w:vAlign w:val="bottom"/>
          </w:tcPr>
          <w:p w14:paraId="308C0E93" w14:textId="77777777" w:rsidR="00A8121B" w:rsidRDefault="00463EBD">
            <w:r>
              <w:t> </w:t>
            </w:r>
          </w:p>
        </w:tc>
        <w:tc>
          <w:tcPr>
            <w:tcW w:w="0" w:type="auto"/>
            <w:shd w:val="clear" w:color="auto" w:fill="FFFFFF"/>
            <w:vAlign w:val="bottom"/>
          </w:tcPr>
          <w:p w14:paraId="0817ED0E" w14:textId="77777777" w:rsidR="00A8121B" w:rsidRDefault="00463EBD">
            <w:r>
              <w:t> </w:t>
            </w:r>
          </w:p>
        </w:tc>
        <w:tc>
          <w:tcPr>
            <w:tcW w:w="0" w:type="auto"/>
            <w:shd w:val="clear" w:color="auto" w:fill="FFFFFF"/>
            <w:vAlign w:val="bottom"/>
          </w:tcPr>
          <w:p w14:paraId="18EDE8C9" w14:textId="77777777" w:rsidR="00A8121B" w:rsidRDefault="00463EBD">
            <w:r>
              <w:t> </w:t>
            </w:r>
          </w:p>
        </w:tc>
        <w:tc>
          <w:tcPr>
            <w:tcW w:w="0" w:type="auto"/>
            <w:shd w:val="clear" w:color="auto" w:fill="FFFFFF"/>
            <w:vAlign w:val="bottom"/>
          </w:tcPr>
          <w:p w14:paraId="7A08316C" w14:textId="77777777" w:rsidR="00A8121B" w:rsidRDefault="00463EBD">
            <w:pPr>
              <w:jc w:val="right"/>
            </w:pPr>
            <w:r>
              <w:t> </w:t>
            </w:r>
          </w:p>
        </w:tc>
        <w:tc>
          <w:tcPr>
            <w:tcW w:w="0" w:type="auto"/>
            <w:shd w:val="clear" w:color="auto" w:fill="FFFFFF"/>
            <w:vAlign w:val="bottom"/>
          </w:tcPr>
          <w:p w14:paraId="275CE43D" w14:textId="77777777" w:rsidR="00A8121B" w:rsidRDefault="00463EBD">
            <w:r>
              <w:t> </w:t>
            </w:r>
          </w:p>
        </w:tc>
      </w:tr>
      <w:tr w:rsidR="00A8121B" w14:paraId="0B2EEDDC" w14:textId="77777777">
        <w:tc>
          <w:tcPr>
            <w:tcW w:w="0" w:type="auto"/>
            <w:shd w:val="clear" w:color="auto" w:fill="CCEEFF"/>
            <w:tcMar>
              <w:top w:w="0" w:type="dxa"/>
              <w:left w:w="180" w:type="dxa"/>
              <w:bottom w:w="30" w:type="dxa"/>
              <w:right w:w="0" w:type="dxa"/>
            </w:tcMar>
            <w:vAlign w:val="bottom"/>
          </w:tcPr>
          <w:p w14:paraId="48EDD620" w14:textId="77777777" w:rsidR="00A8121B" w:rsidRDefault="00463EBD">
            <w:pPr>
              <w:ind w:hanging="180"/>
              <w:rPr>
                <w:b/>
                <w:bCs/>
              </w:rPr>
            </w:pPr>
            <w:r>
              <w:rPr>
                <w:b/>
                <w:bCs/>
              </w:rPr>
              <w:t>Income from operations</w:t>
            </w:r>
          </w:p>
        </w:tc>
        <w:tc>
          <w:tcPr>
            <w:tcW w:w="0" w:type="auto"/>
            <w:shd w:val="clear" w:color="auto" w:fill="CCEEFF"/>
            <w:tcMar>
              <w:top w:w="0" w:type="dxa"/>
              <w:left w:w="0" w:type="dxa"/>
              <w:bottom w:w="30" w:type="dxa"/>
              <w:right w:w="0" w:type="dxa"/>
            </w:tcMar>
            <w:vAlign w:val="bottom"/>
          </w:tcPr>
          <w:p w14:paraId="673C784B"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5DFB9F4"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42ED7DE9" w14:textId="77777777" w:rsidR="00A8121B" w:rsidRDefault="00463EBD">
            <w:pPr>
              <w:jc w:val="right"/>
              <w:rPr>
                <w:b/>
                <w:bCs/>
              </w:rPr>
            </w:pPr>
            <w:r>
              <w:rPr>
                <w:b/>
                <w:bCs/>
              </w:rPr>
              <w:t>22,555,182</w:t>
            </w:r>
          </w:p>
        </w:tc>
        <w:tc>
          <w:tcPr>
            <w:tcW w:w="0" w:type="auto"/>
            <w:shd w:val="clear" w:color="auto" w:fill="CCEEFF"/>
            <w:tcMar>
              <w:top w:w="0" w:type="dxa"/>
              <w:left w:w="0" w:type="dxa"/>
              <w:bottom w:w="30" w:type="dxa"/>
              <w:right w:w="0" w:type="dxa"/>
            </w:tcMar>
            <w:vAlign w:val="bottom"/>
          </w:tcPr>
          <w:p w14:paraId="2C043D4C" w14:textId="77777777" w:rsidR="00A8121B" w:rsidRDefault="00463EBD">
            <w:pPr>
              <w:rPr>
                <w:b/>
                <w:bCs/>
              </w:rPr>
            </w:pPr>
            <w:r>
              <w:rPr>
                <w:b/>
                <w:bCs/>
              </w:rPr>
              <w:t> </w:t>
            </w:r>
          </w:p>
        </w:tc>
        <w:tc>
          <w:tcPr>
            <w:tcW w:w="0" w:type="auto"/>
            <w:shd w:val="clear" w:color="auto" w:fill="CCEEFF"/>
            <w:tcMar>
              <w:top w:w="0" w:type="dxa"/>
              <w:left w:w="0" w:type="dxa"/>
              <w:bottom w:w="30" w:type="dxa"/>
              <w:right w:w="0" w:type="dxa"/>
            </w:tcMar>
            <w:vAlign w:val="bottom"/>
          </w:tcPr>
          <w:p w14:paraId="39B0446F"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3A3E162A"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7AE519CD" w14:textId="77777777" w:rsidR="00A8121B" w:rsidRDefault="00463EBD">
            <w:pPr>
              <w:jc w:val="right"/>
              <w:rPr>
                <w:b/>
                <w:bCs/>
              </w:rPr>
            </w:pPr>
            <w:r>
              <w:rPr>
                <w:b/>
                <w:bCs/>
              </w:rPr>
              <w:t>10,941,651</w:t>
            </w:r>
          </w:p>
        </w:tc>
        <w:tc>
          <w:tcPr>
            <w:tcW w:w="0" w:type="auto"/>
            <w:shd w:val="clear" w:color="auto" w:fill="CCEEFF"/>
            <w:tcMar>
              <w:top w:w="0" w:type="dxa"/>
              <w:left w:w="0" w:type="dxa"/>
              <w:bottom w:w="30" w:type="dxa"/>
              <w:right w:w="0" w:type="dxa"/>
            </w:tcMar>
            <w:vAlign w:val="bottom"/>
          </w:tcPr>
          <w:p w14:paraId="421BD7CA" w14:textId="77777777" w:rsidR="00A8121B" w:rsidRDefault="00463EBD">
            <w:pPr>
              <w:rPr>
                <w:b/>
                <w:bCs/>
              </w:rPr>
            </w:pPr>
            <w:r>
              <w:rPr>
                <w:b/>
                <w:bCs/>
              </w:rPr>
              <w:t> </w:t>
            </w:r>
          </w:p>
        </w:tc>
        <w:tc>
          <w:tcPr>
            <w:tcW w:w="0" w:type="auto"/>
            <w:shd w:val="clear" w:color="auto" w:fill="CCEEFF"/>
            <w:tcMar>
              <w:top w:w="0" w:type="dxa"/>
              <w:left w:w="0" w:type="dxa"/>
              <w:bottom w:w="30" w:type="dxa"/>
              <w:right w:w="0" w:type="dxa"/>
            </w:tcMar>
            <w:vAlign w:val="bottom"/>
          </w:tcPr>
          <w:p w14:paraId="41324636"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40BC59B0"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4C98723" w14:textId="77777777" w:rsidR="00A8121B" w:rsidRDefault="00463EBD">
            <w:pPr>
              <w:jc w:val="right"/>
              <w:rPr>
                <w:b/>
                <w:bCs/>
              </w:rPr>
            </w:pPr>
            <w:r>
              <w:rPr>
                <w:b/>
                <w:bCs/>
              </w:rPr>
              <w:t>58,825,226</w:t>
            </w:r>
          </w:p>
        </w:tc>
        <w:tc>
          <w:tcPr>
            <w:tcW w:w="0" w:type="auto"/>
            <w:shd w:val="clear" w:color="auto" w:fill="CCEEFF"/>
            <w:tcMar>
              <w:top w:w="0" w:type="dxa"/>
              <w:left w:w="0" w:type="dxa"/>
              <w:bottom w:w="30" w:type="dxa"/>
              <w:right w:w="0" w:type="dxa"/>
            </w:tcMar>
            <w:vAlign w:val="bottom"/>
          </w:tcPr>
          <w:p w14:paraId="12520729" w14:textId="77777777" w:rsidR="00A8121B" w:rsidRDefault="00463EBD">
            <w:pPr>
              <w:rPr>
                <w:b/>
                <w:bCs/>
              </w:rPr>
            </w:pPr>
            <w:r>
              <w:rPr>
                <w:b/>
                <w:bCs/>
              </w:rPr>
              <w:t> </w:t>
            </w:r>
          </w:p>
        </w:tc>
        <w:tc>
          <w:tcPr>
            <w:tcW w:w="0" w:type="auto"/>
            <w:shd w:val="clear" w:color="auto" w:fill="CCEEFF"/>
            <w:tcMar>
              <w:top w:w="0" w:type="dxa"/>
              <w:left w:w="0" w:type="dxa"/>
              <w:bottom w:w="30" w:type="dxa"/>
              <w:right w:w="0" w:type="dxa"/>
            </w:tcMar>
            <w:vAlign w:val="bottom"/>
          </w:tcPr>
          <w:p w14:paraId="6FE96145"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674588CD"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719E20AC" w14:textId="77777777" w:rsidR="00A8121B" w:rsidRDefault="00463EBD">
            <w:pPr>
              <w:jc w:val="right"/>
              <w:rPr>
                <w:b/>
                <w:bCs/>
              </w:rPr>
            </w:pPr>
            <w:r>
              <w:rPr>
                <w:b/>
                <w:bCs/>
              </w:rPr>
              <w:t>9,676,879</w:t>
            </w:r>
          </w:p>
        </w:tc>
        <w:tc>
          <w:tcPr>
            <w:tcW w:w="0" w:type="auto"/>
            <w:shd w:val="clear" w:color="auto" w:fill="CCEEFF"/>
            <w:tcMar>
              <w:top w:w="0" w:type="dxa"/>
              <w:left w:w="0" w:type="dxa"/>
              <w:bottom w:w="30" w:type="dxa"/>
              <w:right w:w="0" w:type="dxa"/>
            </w:tcMar>
            <w:vAlign w:val="bottom"/>
          </w:tcPr>
          <w:p w14:paraId="5A585E85" w14:textId="77777777" w:rsidR="00A8121B" w:rsidRDefault="00463EBD">
            <w:pPr>
              <w:rPr>
                <w:b/>
                <w:bCs/>
              </w:rPr>
            </w:pPr>
            <w:r>
              <w:rPr>
                <w:b/>
                <w:bCs/>
              </w:rPr>
              <w:t> </w:t>
            </w:r>
          </w:p>
        </w:tc>
      </w:tr>
      <w:tr w:rsidR="00A8121B" w14:paraId="249FEFC3" w14:textId="77777777">
        <w:tc>
          <w:tcPr>
            <w:tcW w:w="0" w:type="auto"/>
            <w:shd w:val="clear" w:color="auto" w:fill="FFFFFF"/>
            <w:tcMar>
              <w:top w:w="0" w:type="dxa"/>
              <w:left w:w="180" w:type="dxa"/>
              <w:bottom w:w="0" w:type="dxa"/>
              <w:right w:w="0" w:type="dxa"/>
            </w:tcMar>
            <w:vAlign w:val="bottom"/>
          </w:tcPr>
          <w:p w14:paraId="2267C6B9" w14:textId="77777777" w:rsidR="00A8121B" w:rsidRDefault="00463EBD">
            <w:pPr>
              <w:ind w:hanging="180"/>
            </w:pPr>
            <w:r>
              <w:t> </w:t>
            </w:r>
          </w:p>
        </w:tc>
        <w:tc>
          <w:tcPr>
            <w:tcW w:w="0" w:type="auto"/>
            <w:shd w:val="clear" w:color="auto" w:fill="FFFFFF"/>
            <w:vAlign w:val="bottom"/>
          </w:tcPr>
          <w:p w14:paraId="023F6AB9" w14:textId="77777777" w:rsidR="00A8121B" w:rsidRDefault="00463EBD">
            <w:r>
              <w:t> </w:t>
            </w:r>
          </w:p>
        </w:tc>
        <w:tc>
          <w:tcPr>
            <w:tcW w:w="0" w:type="auto"/>
            <w:shd w:val="clear" w:color="auto" w:fill="FFFFFF"/>
            <w:vAlign w:val="bottom"/>
          </w:tcPr>
          <w:p w14:paraId="55EDE192" w14:textId="77777777" w:rsidR="00A8121B" w:rsidRDefault="00463EBD">
            <w:r>
              <w:t> </w:t>
            </w:r>
          </w:p>
        </w:tc>
        <w:tc>
          <w:tcPr>
            <w:tcW w:w="0" w:type="auto"/>
            <w:shd w:val="clear" w:color="auto" w:fill="FFFFFF"/>
            <w:vAlign w:val="bottom"/>
          </w:tcPr>
          <w:p w14:paraId="21F377E2" w14:textId="77777777" w:rsidR="00A8121B" w:rsidRDefault="00463EBD">
            <w:pPr>
              <w:jc w:val="right"/>
            </w:pPr>
            <w:r>
              <w:t> </w:t>
            </w:r>
          </w:p>
        </w:tc>
        <w:tc>
          <w:tcPr>
            <w:tcW w:w="0" w:type="auto"/>
            <w:shd w:val="clear" w:color="auto" w:fill="FFFFFF"/>
            <w:vAlign w:val="bottom"/>
          </w:tcPr>
          <w:p w14:paraId="144ADB6B" w14:textId="77777777" w:rsidR="00A8121B" w:rsidRDefault="00463EBD">
            <w:r>
              <w:t> </w:t>
            </w:r>
          </w:p>
        </w:tc>
        <w:tc>
          <w:tcPr>
            <w:tcW w:w="0" w:type="auto"/>
            <w:shd w:val="clear" w:color="auto" w:fill="FFFFFF"/>
            <w:vAlign w:val="bottom"/>
          </w:tcPr>
          <w:p w14:paraId="16D041D5" w14:textId="77777777" w:rsidR="00A8121B" w:rsidRDefault="00463EBD">
            <w:r>
              <w:t> </w:t>
            </w:r>
          </w:p>
        </w:tc>
        <w:tc>
          <w:tcPr>
            <w:tcW w:w="0" w:type="auto"/>
            <w:shd w:val="clear" w:color="auto" w:fill="FFFFFF"/>
            <w:vAlign w:val="bottom"/>
          </w:tcPr>
          <w:p w14:paraId="4E7A576D" w14:textId="77777777" w:rsidR="00A8121B" w:rsidRDefault="00463EBD">
            <w:r>
              <w:t> </w:t>
            </w:r>
          </w:p>
        </w:tc>
        <w:tc>
          <w:tcPr>
            <w:tcW w:w="0" w:type="auto"/>
            <w:shd w:val="clear" w:color="auto" w:fill="FFFFFF"/>
            <w:vAlign w:val="bottom"/>
          </w:tcPr>
          <w:p w14:paraId="4678E2A3" w14:textId="77777777" w:rsidR="00A8121B" w:rsidRDefault="00463EBD">
            <w:pPr>
              <w:jc w:val="right"/>
            </w:pPr>
            <w:r>
              <w:t> </w:t>
            </w:r>
          </w:p>
        </w:tc>
        <w:tc>
          <w:tcPr>
            <w:tcW w:w="0" w:type="auto"/>
            <w:shd w:val="clear" w:color="auto" w:fill="FFFFFF"/>
            <w:vAlign w:val="bottom"/>
          </w:tcPr>
          <w:p w14:paraId="269B7297" w14:textId="77777777" w:rsidR="00A8121B" w:rsidRDefault="00463EBD">
            <w:r>
              <w:t> </w:t>
            </w:r>
          </w:p>
        </w:tc>
        <w:tc>
          <w:tcPr>
            <w:tcW w:w="0" w:type="auto"/>
            <w:shd w:val="clear" w:color="auto" w:fill="FFFFFF"/>
            <w:vAlign w:val="bottom"/>
          </w:tcPr>
          <w:p w14:paraId="3487C97F" w14:textId="77777777" w:rsidR="00A8121B" w:rsidRDefault="00463EBD">
            <w:r>
              <w:t> </w:t>
            </w:r>
          </w:p>
        </w:tc>
        <w:tc>
          <w:tcPr>
            <w:tcW w:w="0" w:type="auto"/>
            <w:shd w:val="clear" w:color="auto" w:fill="FFFFFF"/>
            <w:vAlign w:val="bottom"/>
          </w:tcPr>
          <w:p w14:paraId="5849E148" w14:textId="77777777" w:rsidR="00A8121B" w:rsidRDefault="00463EBD">
            <w:r>
              <w:t> </w:t>
            </w:r>
          </w:p>
        </w:tc>
        <w:tc>
          <w:tcPr>
            <w:tcW w:w="0" w:type="auto"/>
            <w:shd w:val="clear" w:color="auto" w:fill="FFFFFF"/>
            <w:vAlign w:val="bottom"/>
          </w:tcPr>
          <w:p w14:paraId="25546053" w14:textId="77777777" w:rsidR="00A8121B" w:rsidRDefault="00463EBD">
            <w:pPr>
              <w:jc w:val="right"/>
            </w:pPr>
            <w:r>
              <w:t> </w:t>
            </w:r>
          </w:p>
        </w:tc>
        <w:tc>
          <w:tcPr>
            <w:tcW w:w="0" w:type="auto"/>
            <w:shd w:val="clear" w:color="auto" w:fill="FFFFFF"/>
            <w:vAlign w:val="bottom"/>
          </w:tcPr>
          <w:p w14:paraId="31000979" w14:textId="77777777" w:rsidR="00A8121B" w:rsidRDefault="00463EBD">
            <w:r>
              <w:t> </w:t>
            </w:r>
          </w:p>
        </w:tc>
        <w:tc>
          <w:tcPr>
            <w:tcW w:w="0" w:type="auto"/>
            <w:shd w:val="clear" w:color="auto" w:fill="FFFFFF"/>
            <w:vAlign w:val="bottom"/>
          </w:tcPr>
          <w:p w14:paraId="69783F12" w14:textId="77777777" w:rsidR="00A8121B" w:rsidRDefault="00463EBD">
            <w:r>
              <w:t> </w:t>
            </w:r>
          </w:p>
        </w:tc>
        <w:tc>
          <w:tcPr>
            <w:tcW w:w="0" w:type="auto"/>
            <w:shd w:val="clear" w:color="auto" w:fill="FFFFFF"/>
            <w:vAlign w:val="bottom"/>
          </w:tcPr>
          <w:p w14:paraId="451886C1" w14:textId="77777777" w:rsidR="00A8121B" w:rsidRDefault="00463EBD">
            <w:r>
              <w:t> </w:t>
            </w:r>
          </w:p>
        </w:tc>
        <w:tc>
          <w:tcPr>
            <w:tcW w:w="0" w:type="auto"/>
            <w:shd w:val="clear" w:color="auto" w:fill="FFFFFF"/>
            <w:vAlign w:val="bottom"/>
          </w:tcPr>
          <w:p w14:paraId="58F6858F" w14:textId="77777777" w:rsidR="00A8121B" w:rsidRDefault="00463EBD">
            <w:pPr>
              <w:jc w:val="right"/>
            </w:pPr>
            <w:r>
              <w:t> </w:t>
            </w:r>
          </w:p>
        </w:tc>
        <w:tc>
          <w:tcPr>
            <w:tcW w:w="0" w:type="auto"/>
            <w:shd w:val="clear" w:color="auto" w:fill="FFFFFF"/>
            <w:vAlign w:val="bottom"/>
          </w:tcPr>
          <w:p w14:paraId="046EAAED" w14:textId="77777777" w:rsidR="00A8121B" w:rsidRDefault="00463EBD">
            <w:r>
              <w:t> </w:t>
            </w:r>
          </w:p>
        </w:tc>
      </w:tr>
      <w:tr w:rsidR="00A8121B" w14:paraId="6B76A52A" w14:textId="77777777">
        <w:tc>
          <w:tcPr>
            <w:tcW w:w="0" w:type="auto"/>
            <w:shd w:val="clear" w:color="auto" w:fill="CCEEFF"/>
            <w:tcMar>
              <w:top w:w="0" w:type="dxa"/>
              <w:left w:w="180" w:type="dxa"/>
              <w:bottom w:w="0" w:type="dxa"/>
              <w:right w:w="0" w:type="dxa"/>
            </w:tcMar>
            <w:vAlign w:val="bottom"/>
          </w:tcPr>
          <w:p w14:paraId="26BDBF05" w14:textId="77777777" w:rsidR="00A8121B" w:rsidRDefault="00463EBD">
            <w:pPr>
              <w:ind w:hanging="180"/>
              <w:rPr>
                <w:b/>
                <w:bCs/>
              </w:rPr>
            </w:pPr>
            <w:r>
              <w:rPr>
                <w:b/>
                <w:bCs/>
              </w:rPr>
              <w:t>Other expenses</w:t>
            </w:r>
          </w:p>
        </w:tc>
        <w:tc>
          <w:tcPr>
            <w:tcW w:w="0" w:type="auto"/>
            <w:shd w:val="clear" w:color="auto" w:fill="CCEEFF"/>
            <w:vAlign w:val="bottom"/>
          </w:tcPr>
          <w:p w14:paraId="5855D89D" w14:textId="77777777" w:rsidR="00A8121B" w:rsidRDefault="00463EBD">
            <w:r>
              <w:t> </w:t>
            </w:r>
          </w:p>
        </w:tc>
        <w:tc>
          <w:tcPr>
            <w:tcW w:w="0" w:type="auto"/>
            <w:shd w:val="clear" w:color="auto" w:fill="CCEEFF"/>
            <w:vAlign w:val="bottom"/>
          </w:tcPr>
          <w:p w14:paraId="7063E8E8" w14:textId="77777777" w:rsidR="00A8121B" w:rsidRDefault="00463EBD">
            <w:r>
              <w:t> </w:t>
            </w:r>
          </w:p>
        </w:tc>
        <w:tc>
          <w:tcPr>
            <w:tcW w:w="0" w:type="auto"/>
            <w:shd w:val="clear" w:color="auto" w:fill="CCEEFF"/>
            <w:vAlign w:val="bottom"/>
          </w:tcPr>
          <w:p w14:paraId="43EAFF5F" w14:textId="77777777" w:rsidR="00A8121B" w:rsidRDefault="00463EBD">
            <w:pPr>
              <w:jc w:val="right"/>
            </w:pPr>
            <w:r>
              <w:t> </w:t>
            </w:r>
          </w:p>
        </w:tc>
        <w:tc>
          <w:tcPr>
            <w:tcW w:w="0" w:type="auto"/>
            <w:shd w:val="clear" w:color="auto" w:fill="CCEEFF"/>
            <w:vAlign w:val="bottom"/>
          </w:tcPr>
          <w:p w14:paraId="2953B95A" w14:textId="77777777" w:rsidR="00A8121B" w:rsidRDefault="00463EBD">
            <w:r>
              <w:t> </w:t>
            </w:r>
          </w:p>
        </w:tc>
        <w:tc>
          <w:tcPr>
            <w:tcW w:w="0" w:type="auto"/>
            <w:shd w:val="clear" w:color="auto" w:fill="CCEEFF"/>
            <w:vAlign w:val="bottom"/>
          </w:tcPr>
          <w:p w14:paraId="0BFA835F" w14:textId="77777777" w:rsidR="00A8121B" w:rsidRDefault="00463EBD">
            <w:r>
              <w:t> </w:t>
            </w:r>
          </w:p>
        </w:tc>
        <w:tc>
          <w:tcPr>
            <w:tcW w:w="0" w:type="auto"/>
            <w:shd w:val="clear" w:color="auto" w:fill="CCEEFF"/>
            <w:vAlign w:val="bottom"/>
          </w:tcPr>
          <w:p w14:paraId="248E868A" w14:textId="77777777" w:rsidR="00A8121B" w:rsidRDefault="00463EBD">
            <w:r>
              <w:t> </w:t>
            </w:r>
          </w:p>
        </w:tc>
        <w:tc>
          <w:tcPr>
            <w:tcW w:w="0" w:type="auto"/>
            <w:shd w:val="clear" w:color="auto" w:fill="CCEEFF"/>
            <w:vAlign w:val="bottom"/>
          </w:tcPr>
          <w:p w14:paraId="0ACC2A5D" w14:textId="77777777" w:rsidR="00A8121B" w:rsidRDefault="00463EBD">
            <w:pPr>
              <w:jc w:val="right"/>
            </w:pPr>
            <w:r>
              <w:t> </w:t>
            </w:r>
          </w:p>
        </w:tc>
        <w:tc>
          <w:tcPr>
            <w:tcW w:w="0" w:type="auto"/>
            <w:shd w:val="clear" w:color="auto" w:fill="CCEEFF"/>
            <w:vAlign w:val="bottom"/>
          </w:tcPr>
          <w:p w14:paraId="5581D72C" w14:textId="77777777" w:rsidR="00A8121B" w:rsidRDefault="00463EBD">
            <w:r>
              <w:t> </w:t>
            </w:r>
          </w:p>
        </w:tc>
        <w:tc>
          <w:tcPr>
            <w:tcW w:w="0" w:type="auto"/>
            <w:shd w:val="clear" w:color="auto" w:fill="CCEEFF"/>
            <w:vAlign w:val="bottom"/>
          </w:tcPr>
          <w:p w14:paraId="7128A553" w14:textId="77777777" w:rsidR="00A8121B" w:rsidRDefault="00463EBD">
            <w:r>
              <w:t> </w:t>
            </w:r>
          </w:p>
        </w:tc>
        <w:tc>
          <w:tcPr>
            <w:tcW w:w="0" w:type="auto"/>
            <w:shd w:val="clear" w:color="auto" w:fill="CCEEFF"/>
            <w:vAlign w:val="bottom"/>
          </w:tcPr>
          <w:p w14:paraId="3F5B4209" w14:textId="77777777" w:rsidR="00A8121B" w:rsidRDefault="00463EBD">
            <w:r>
              <w:t> </w:t>
            </w:r>
          </w:p>
        </w:tc>
        <w:tc>
          <w:tcPr>
            <w:tcW w:w="0" w:type="auto"/>
            <w:shd w:val="clear" w:color="auto" w:fill="CCEEFF"/>
            <w:vAlign w:val="bottom"/>
          </w:tcPr>
          <w:p w14:paraId="2B0127DD" w14:textId="77777777" w:rsidR="00A8121B" w:rsidRDefault="00463EBD">
            <w:pPr>
              <w:jc w:val="right"/>
            </w:pPr>
            <w:r>
              <w:t> </w:t>
            </w:r>
          </w:p>
        </w:tc>
        <w:tc>
          <w:tcPr>
            <w:tcW w:w="0" w:type="auto"/>
            <w:shd w:val="clear" w:color="auto" w:fill="CCEEFF"/>
            <w:vAlign w:val="bottom"/>
          </w:tcPr>
          <w:p w14:paraId="666325E5" w14:textId="77777777" w:rsidR="00A8121B" w:rsidRDefault="00463EBD">
            <w:r>
              <w:t> </w:t>
            </w:r>
          </w:p>
        </w:tc>
        <w:tc>
          <w:tcPr>
            <w:tcW w:w="0" w:type="auto"/>
            <w:shd w:val="clear" w:color="auto" w:fill="CCEEFF"/>
            <w:vAlign w:val="bottom"/>
          </w:tcPr>
          <w:p w14:paraId="04B1AF84" w14:textId="77777777" w:rsidR="00A8121B" w:rsidRDefault="00463EBD">
            <w:r>
              <w:t> </w:t>
            </w:r>
          </w:p>
        </w:tc>
        <w:tc>
          <w:tcPr>
            <w:tcW w:w="0" w:type="auto"/>
            <w:shd w:val="clear" w:color="auto" w:fill="CCEEFF"/>
            <w:vAlign w:val="bottom"/>
          </w:tcPr>
          <w:p w14:paraId="2FA70EF4" w14:textId="77777777" w:rsidR="00A8121B" w:rsidRDefault="00463EBD">
            <w:r>
              <w:t> </w:t>
            </w:r>
          </w:p>
        </w:tc>
        <w:tc>
          <w:tcPr>
            <w:tcW w:w="0" w:type="auto"/>
            <w:shd w:val="clear" w:color="auto" w:fill="CCEEFF"/>
            <w:vAlign w:val="bottom"/>
          </w:tcPr>
          <w:p w14:paraId="36F582BA" w14:textId="77777777" w:rsidR="00A8121B" w:rsidRDefault="00463EBD">
            <w:pPr>
              <w:jc w:val="right"/>
            </w:pPr>
            <w:r>
              <w:t> </w:t>
            </w:r>
          </w:p>
        </w:tc>
        <w:tc>
          <w:tcPr>
            <w:tcW w:w="0" w:type="auto"/>
            <w:shd w:val="clear" w:color="auto" w:fill="CCEEFF"/>
            <w:vAlign w:val="bottom"/>
          </w:tcPr>
          <w:p w14:paraId="03A4FC7B" w14:textId="77777777" w:rsidR="00A8121B" w:rsidRDefault="00463EBD">
            <w:r>
              <w:t> </w:t>
            </w:r>
          </w:p>
        </w:tc>
      </w:tr>
      <w:tr w:rsidR="00A8121B" w14:paraId="68C2DABC" w14:textId="77777777">
        <w:tc>
          <w:tcPr>
            <w:tcW w:w="0" w:type="auto"/>
            <w:shd w:val="clear" w:color="auto" w:fill="FFFFFF"/>
            <w:tcMar>
              <w:top w:w="0" w:type="dxa"/>
              <w:left w:w="180" w:type="dxa"/>
              <w:bottom w:w="0" w:type="dxa"/>
              <w:right w:w="0" w:type="dxa"/>
            </w:tcMar>
            <w:vAlign w:val="bottom"/>
          </w:tcPr>
          <w:p w14:paraId="41AB3C16" w14:textId="77777777" w:rsidR="00A8121B" w:rsidRDefault="00463EBD">
            <w:pPr>
              <w:ind w:hanging="180"/>
            </w:pPr>
            <w:r>
              <w:t>Interest income (expenses), net</w:t>
            </w:r>
          </w:p>
        </w:tc>
        <w:tc>
          <w:tcPr>
            <w:tcW w:w="0" w:type="auto"/>
            <w:shd w:val="clear" w:color="auto" w:fill="FFFFFF"/>
            <w:vAlign w:val="bottom"/>
          </w:tcPr>
          <w:p w14:paraId="612CED55" w14:textId="77777777" w:rsidR="00A8121B" w:rsidRDefault="00463EBD">
            <w:r>
              <w:t> </w:t>
            </w:r>
          </w:p>
        </w:tc>
        <w:tc>
          <w:tcPr>
            <w:tcW w:w="0" w:type="auto"/>
            <w:shd w:val="clear" w:color="auto" w:fill="FFFFFF"/>
            <w:vAlign w:val="bottom"/>
          </w:tcPr>
          <w:p w14:paraId="1399D1D0" w14:textId="77777777" w:rsidR="00A8121B" w:rsidRDefault="00463EBD">
            <w:r>
              <w:t> </w:t>
            </w:r>
          </w:p>
        </w:tc>
        <w:tc>
          <w:tcPr>
            <w:tcW w:w="0" w:type="auto"/>
            <w:shd w:val="clear" w:color="auto" w:fill="FFFFFF"/>
            <w:vAlign w:val="bottom"/>
          </w:tcPr>
          <w:p w14:paraId="0F12DCAD" w14:textId="77777777" w:rsidR="00A8121B" w:rsidRDefault="00463EBD">
            <w:pPr>
              <w:jc w:val="right"/>
            </w:pPr>
            <w:r>
              <w:t>278,102</w:t>
            </w:r>
          </w:p>
        </w:tc>
        <w:tc>
          <w:tcPr>
            <w:tcW w:w="0" w:type="auto"/>
            <w:shd w:val="clear" w:color="auto" w:fill="FFFFFF"/>
            <w:vAlign w:val="bottom"/>
          </w:tcPr>
          <w:p w14:paraId="61A89098" w14:textId="77777777" w:rsidR="00A8121B" w:rsidRDefault="00463EBD">
            <w:r>
              <w:t> </w:t>
            </w:r>
          </w:p>
        </w:tc>
        <w:tc>
          <w:tcPr>
            <w:tcW w:w="0" w:type="auto"/>
            <w:shd w:val="clear" w:color="auto" w:fill="FFFFFF"/>
            <w:vAlign w:val="bottom"/>
          </w:tcPr>
          <w:p w14:paraId="1ABFF675" w14:textId="77777777" w:rsidR="00A8121B" w:rsidRDefault="00463EBD">
            <w:r>
              <w:t> </w:t>
            </w:r>
          </w:p>
        </w:tc>
        <w:tc>
          <w:tcPr>
            <w:tcW w:w="0" w:type="auto"/>
            <w:shd w:val="clear" w:color="auto" w:fill="FFFFFF"/>
            <w:vAlign w:val="bottom"/>
          </w:tcPr>
          <w:p w14:paraId="515E94CF" w14:textId="77777777" w:rsidR="00A8121B" w:rsidRDefault="00463EBD">
            <w:r>
              <w:t> </w:t>
            </w:r>
          </w:p>
        </w:tc>
        <w:tc>
          <w:tcPr>
            <w:tcW w:w="0" w:type="auto"/>
            <w:shd w:val="clear" w:color="auto" w:fill="FFFFFF"/>
            <w:vAlign w:val="bottom"/>
          </w:tcPr>
          <w:p w14:paraId="347FACC8" w14:textId="77777777" w:rsidR="00A8121B" w:rsidRDefault="00463EBD">
            <w:pPr>
              <w:jc w:val="right"/>
            </w:pPr>
            <w:r>
              <w:t>(1,197,987</w:t>
            </w:r>
          </w:p>
        </w:tc>
        <w:tc>
          <w:tcPr>
            <w:tcW w:w="0" w:type="auto"/>
            <w:shd w:val="clear" w:color="auto" w:fill="FFFFFF"/>
            <w:vAlign w:val="bottom"/>
          </w:tcPr>
          <w:p w14:paraId="2114377F" w14:textId="77777777" w:rsidR="00A8121B" w:rsidRDefault="00463EBD">
            <w:r>
              <w:t>)</w:t>
            </w:r>
          </w:p>
        </w:tc>
        <w:tc>
          <w:tcPr>
            <w:tcW w:w="0" w:type="auto"/>
            <w:shd w:val="clear" w:color="auto" w:fill="FFFFFF"/>
            <w:vAlign w:val="bottom"/>
          </w:tcPr>
          <w:p w14:paraId="1FA1B784" w14:textId="77777777" w:rsidR="00A8121B" w:rsidRDefault="00463EBD">
            <w:r>
              <w:t> </w:t>
            </w:r>
          </w:p>
        </w:tc>
        <w:tc>
          <w:tcPr>
            <w:tcW w:w="0" w:type="auto"/>
            <w:shd w:val="clear" w:color="auto" w:fill="FFFFFF"/>
            <w:vAlign w:val="bottom"/>
          </w:tcPr>
          <w:p w14:paraId="1A09F528" w14:textId="77777777" w:rsidR="00A8121B" w:rsidRDefault="00463EBD">
            <w:r>
              <w:t> </w:t>
            </w:r>
          </w:p>
        </w:tc>
        <w:tc>
          <w:tcPr>
            <w:tcW w:w="0" w:type="auto"/>
            <w:shd w:val="clear" w:color="auto" w:fill="FFFFFF"/>
            <w:vAlign w:val="bottom"/>
          </w:tcPr>
          <w:p w14:paraId="0B0ECDD6" w14:textId="77777777" w:rsidR="00A8121B" w:rsidRDefault="00463EBD">
            <w:pPr>
              <w:jc w:val="right"/>
            </w:pPr>
            <w:r>
              <w:t>(507,158</w:t>
            </w:r>
          </w:p>
        </w:tc>
        <w:tc>
          <w:tcPr>
            <w:tcW w:w="0" w:type="auto"/>
            <w:shd w:val="clear" w:color="auto" w:fill="FFFFFF"/>
            <w:vAlign w:val="bottom"/>
          </w:tcPr>
          <w:p w14:paraId="51FB3719" w14:textId="77777777" w:rsidR="00A8121B" w:rsidRDefault="00463EBD">
            <w:r>
              <w:t>)</w:t>
            </w:r>
          </w:p>
        </w:tc>
        <w:tc>
          <w:tcPr>
            <w:tcW w:w="0" w:type="auto"/>
            <w:shd w:val="clear" w:color="auto" w:fill="FFFFFF"/>
            <w:vAlign w:val="bottom"/>
          </w:tcPr>
          <w:p w14:paraId="2D7DA84E" w14:textId="77777777" w:rsidR="00A8121B" w:rsidRDefault="00463EBD">
            <w:r>
              <w:t> </w:t>
            </w:r>
          </w:p>
        </w:tc>
        <w:tc>
          <w:tcPr>
            <w:tcW w:w="0" w:type="auto"/>
            <w:shd w:val="clear" w:color="auto" w:fill="FFFFFF"/>
            <w:vAlign w:val="bottom"/>
          </w:tcPr>
          <w:p w14:paraId="48AE733B" w14:textId="77777777" w:rsidR="00A8121B" w:rsidRDefault="00463EBD">
            <w:r>
              <w:t> </w:t>
            </w:r>
          </w:p>
        </w:tc>
        <w:tc>
          <w:tcPr>
            <w:tcW w:w="0" w:type="auto"/>
            <w:shd w:val="clear" w:color="auto" w:fill="FFFFFF"/>
            <w:vAlign w:val="bottom"/>
          </w:tcPr>
          <w:p w14:paraId="67876F6E" w14:textId="77777777" w:rsidR="00A8121B" w:rsidRDefault="00463EBD">
            <w:pPr>
              <w:jc w:val="right"/>
            </w:pPr>
            <w:r>
              <w:t>(1,777,036</w:t>
            </w:r>
          </w:p>
        </w:tc>
        <w:tc>
          <w:tcPr>
            <w:tcW w:w="0" w:type="auto"/>
            <w:shd w:val="clear" w:color="auto" w:fill="FFFFFF"/>
            <w:vAlign w:val="bottom"/>
          </w:tcPr>
          <w:p w14:paraId="51CAB65C" w14:textId="77777777" w:rsidR="00A8121B" w:rsidRDefault="00463EBD">
            <w:r>
              <w:t>)</w:t>
            </w:r>
          </w:p>
        </w:tc>
      </w:tr>
      <w:tr w:rsidR="00A8121B" w14:paraId="48DE3CA6" w14:textId="77777777">
        <w:tc>
          <w:tcPr>
            <w:tcW w:w="0" w:type="auto"/>
            <w:shd w:val="clear" w:color="auto" w:fill="CCEEFF"/>
            <w:tcMar>
              <w:top w:w="0" w:type="dxa"/>
              <w:left w:w="180" w:type="dxa"/>
              <w:bottom w:w="0" w:type="dxa"/>
              <w:right w:w="0" w:type="dxa"/>
            </w:tcMar>
            <w:vAlign w:val="bottom"/>
          </w:tcPr>
          <w:p w14:paraId="164E4D0B" w14:textId="77777777" w:rsidR="00A8121B" w:rsidRDefault="00463EBD">
            <w:pPr>
              <w:ind w:hanging="180"/>
            </w:pPr>
            <w:r>
              <w:t>Other expenses, net</w:t>
            </w:r>
          </w:p>
        </w:tc>
        <w:tc>
          <w:tcPr>
            <w:tcW w:w="0" w:type="auto"/>
            <w:shd w:val="clear" w:color="auto" w:fill="CCEEFF"/>
            <w:vAlign w:val="bottom"/>
          </w:tcPr>
          <w:p w14:paraId="54EE644E" w14:textId="77777777" w:rsidR="00A8121B" w:rsidRDefault="00463EBD">
            <w:r>
              <w:t> </w:t>
            </w:r>
          </w:p>
        </w:tc>
        <w:tc>
          <w:tcPr>
            <w:tcW w:w="0" w:type="auto"/>
            <w:shd w:val="clear" w:color="auto" w:fill="CCEEFF"/>
            <w:vAlign w:val="bottom"/>
          </w:tcPr>
          <w:p w14:paraId="588ADED9" w14:textId="77777777" w:rsidR="00A8121B" w:rsidRDefault="00463EBD">
            <w:r>
              <w:t> </w:t>
            </w:r>
          </w:p>
        </w:tc>
        <w:tc>
          <w:tcPr>
            <w:tcW w:w="0" w:type="auto"/>
            <w:shd w:val="clear" w:color="auto" w:fill="CCEEFF"/>
            <w:vAlign w:val="bottom"/>
          </w:tcPr>
          <w:p w14:paraId="629414DB" w14:textId="77777777" w:rsidR="00A8121B" w:rsidRDefault="00463EBD">
            <w:pPr>
              <w:jc w:val="right"/>
            </w:pPr>
            <w:r>
              <w:t>(1,392,802</w:t>
            </w:r>
          </w:p>
        </w:tc>
        <w:tc>
          <w:tcPr>
            <w:tcW w:w="0" w:type="auto"/>
            <w:shd w:val="clear" w:color="auto" w:fill="CCEEFF"/>
            <w:vAlign w:val="bottom"/>
          </w:tcPr>
          <w:p w14:paraId="65F0F038" w14:textId="77777777" w:rsidR="00A8121B" w:rsidRDefault="00463EBD">
            <w:r>
              <w:t>)</w:t>
            </w:r>
          </w:p>
        </w:tc>
        <w:tc>
          <w:tcPr>
            <w:tcW w:w="0" w:type="auto"/>
            <w:shd w:val="clear" w:color="auto" w:fill="CCEEFF"/>
            <w:vAlign w:val="bottom"/>
          </w:tcPr>
          <w:p w14:paraId="673C8C4D" w14:textId="77777777" w:rsidR="00A8121B" w:rsidRDefault="00463EBD">
            <w:r>
              <w:t> </w:t>
            </w:r>
          </w:p>
        </w:tc>
        <w:tc>
          <w:tcPr>
            <w:tcW w:w="0" w:type="auto"/>
            <w:shd w:val="clear" w:color="auto" w:fill="CCEEFF"/>
            <w:vAlign w:val="bottom"/>
          </w:tcPr>
          <w:p w14:paraId="18DF5EC3" w14:textId="77777777" w:rsidR="00A8121B" w:rsidRDefault="00463EBD">
            <w:r>
              <w:t> </w:t>
            </w:r>
          </w:p>
        </w:tc>
        <w:tc>
          <w:tcPr>
            <w:tcW w:w="0" w:type="auto"/>
            <w:shd w:val="clear" w:color="auto" w:fill="CCEEFF"/>
            <w:vAlign w:val="bottom"/>
          </w:tcPr>
          <w:p w14:paraId="4C430AD3" w14:textId="77777777" w:rsidR="00A8121B" w:rsidRDefault="00463EBD">
            <w:pPr>
              <w:jc w:val="right"/>
            </w:pPr>
            <w:r>
              <w:t>(392,200</w:t>
            </w:r>
          </w:p>
        </w:tc>
        <w:tc>
          <w:tcPr>
            <w:tcW w:w="0" w:type="auto"/>
            <w:shd w:val="clear" w:color="auto" w:fill="CCEEFF"/>
            <w:vAlign w:val="bottom"/>
          </w:tcPr>
          <w:p w14:paraId="43030C08" w14:textId="77777777" w:rsidR="00A8121B" w:rsidRDefault="00463EBD">
            <w:r>
              <w:t>)</w:t>
            </w:r>
          </w:p>
        </w:tc>
        <w:tc>
          <w:tcPr>
            <w:tcW w:w="0" w:type="auto"/>
            <w:shd w:val="clear" w:color="auto" w:fill="CCEEFF"/>
            <w:vAlign w:val="bottom"/>
          </w:tcPr>
          <w:p w14:paraId="66F15E67" w14:textId="77777777" w:rsidR="00A8121B" w:rsidRDefault="00463EBD">
            <w:r>
              <w:t> </w:t>
            </w:r>
          </w:p>
        </w:tc>
        <w:tc>
          <w:tcPr>
            <w:tcW w:w="0" w:type="auto"/>
            <w:shd w:val="clear" w:color="auto" w:fill="CCEEFF"/>
            <w:vAlign w:val="bottom"/>
          </w:tcPr>
          <w:p w14:paraId="54BF8AE8" w14:textId="77777777" w:rsidR="00A8121B" w:rsidRDefault="00463EBD">
            <w:r>
              <w:t> </w:t>
            </w:r>
          </w:p>
        </w:tc>
        <w:tc>
          <w:tcPr>
            <w:tcW w:w="0" w:type="auto"/>
            <w:shd w:val="clear" w:color="auto" w:fill="CCEEFF"/>
            <w:vAlign w:val="bottom"/>
          </w:tcPr>
          <w:p w14:paraId="5340B8ED" w14:textId="77777777" w:rsidR="00A8121B" w:rsidRDefault="00463EBD">
            <w:pPr>
              <w:jc w:val="right"/>
            </w:pPr>
            <w:r>
              <w:t>(2,932,052</w:t>
            </w:r>
          </w:p>
        </w:tc>
        <w:tc>
          <w:tcPr>
            <w:tcW w:w="0" w:type="auto"/>
            <w:shd w:val="clear" w:color="auto" w:fill="CCEEFF"/>
            <w:vAlign w:val="bottom"/>
          </w:tcPr>
          <w:p w14:paraId="75034359" w14:textId="77777777" w:rsidR="00A8121B" w:rsidRDefault="00463EBD">
            <w:r>
              <w:t>)</w:t>
            </w:r>
          </w:p>
        </w:tc>
        <w:tc>
          <w:tcPr>
            <w:tcW w:w="0" w:type="auto"/>
            <w:shd w:val="clear" w:color="auto" w:fill="CCEEFF"/>
            <w:vAlign w:val="bottom"/>
          </w:tcPr>
          <w:p w14:paraId="193B92B6" w14:textId="77777777" w:rsidR="00A8121B" w:rsidRDefault="00463EBD">
            <w:r>
              <w:t> </w:t>
            </w:r>
          </w:p>
        </w:tc>
        <w:tc>
          <w:tcPr>
            <w:tcW w:w="0" w:type="auto"/>
            <w:shd w:val="clear" w:color="auto" w:fill="CCEEFF"/>
            <w:vAlign w:val="bottom"/>
          </w:tcPr>
          <w:p w14:paraId="1D7820D1" w14:textId="77777777" w:rsidR="00A8121B" w:rsidRDefault="00463EBD">
            <w:r>
              <w:t> </w:t>
            </w:r>
          </w:p>
        </w:tc>
        <w:tc>
          <w:tcPr>
            <w:tcW w:w="0" w:type="auto"/>
            <w:shd w:val="clear" w:color="auto" w:fill="CCEEFF"/>
            <w:vAlign w:val="bottom"/>
          </w:tcPr>
          <w:p w14:paraId="248FBD75" w14:textId="77777777" w:rsidR="00A8121B" w:rsidRDefault="00463EBD">
            <w:pPr>
              <w:jc w:val="right"/>
            </w:pPr>
            <w:r>
              <w:t>(759,865</w:t>
            </w:r>
          </w:p>
        </w:tc>
        <w:tc>
          <w:tcPr>
            <w:tcW w:w="0" w:type="auto"/>
            <w:shd w:val="clear" w:color="auto" w:fill="CCEEFF"/>
            <w:vAlign w:val="bottom"/>
          </w:tcPr>
          <w:p w14:paraId="3963E894" w14:textId="77777777" w:rsidR="00A8121B" w:rsidRDefault="00463EBD">
            <w:r>
              <w:t>)</w:t>
            </w:r>
          </w:p>
        </w:tc>
      </w:tr>
      <w:tr w:rsidR="00A8121B" w14:paraId="2B473522" w14:textId="77777777">
        <w:tc>
          <w:tcPr>
            <w:tcW w:w="0" w:type="auto"/>
            <w:shd w:val="clear" w:color="auto" w:fill="FFFFFF"/>
            <w:tcMar>
              <w:top w:w="0" w:type="dxa"/>
              <w:left w:w="180" w:type="dxa"/>
              <w:bottom w:w="30" w:type="dxa"/>
              <w:right w:w="0" w:type="dxa"/>
            </w:tcMar>
            <w:vAlign w:val="bottom"/>
          </w:tcPr>
          <w:p w14:paraId="10C97FB4" w14:textId="77777777" w:rsidR="00A8121B" w:rsidRPr="004E34D7" w:rsidRDefault="00463EBD">
            <w:pPr>
              <w:ind w:hanging="180"/>
              <w:rPr>
                <w:lang w:val="en-HK"/>
              </w:rPr>
            </w:pPr>
            <w:r>
              <w:rPr>
                <w:lang w:val="en-HK"/>
              </w:rPr>
              <w:t>Changes in fair value of contingent consideration payable</w:t>
            </w:r>
          </w:p>
        </w:tc>
        <w:tc>
          <w:tcPr>
            <w:tcW w:w="0" w:type="auto"/>
            <w:shd w:val="clear" w:color="auto" w:fill="FFFFFF"/>
            <w:tcMar>
              <w:top w:w="0" w:type="dxa"/>
              <w:left w:w="0" w:type="dxa"/>
              <w:bottom w:w="30" w:type="dxa"/>
              <w:right w:w="0" w:type="dxa"/>
            </w:tcMar>
            <w:vAlign w:val="bottom"/>
          </w:tcPr>
          <w:p w14:paraId="1D34D63D"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FFFFFF"/>
            <w:vAlign w:val="bottom"/>
          </w:tcPr>
          <w:p w14:paraId="0F0B9E55"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FFFFFF"/>
            <w:vAlign w:val="bottom"/>
          </w:tcPr>
          <w:p w14:paraId="4BC5D0E2" w14:textId="77777777" w:rsidR="00A8121B" w:rsidRDefault="00463EBD">
            <w:pPr>
              <w:jc w:val="right"/>
            </w:pPr>
            <w:r>
              <w:t>—</w:t>
            </w:r>
          </w:p>
        </w:tc>
        <w:tc>
          <w:tcPr>
            <w:tcW w:w="0" w:type="auto"/>
            <w:shd w:val="clear" w:color="auto" w:fill="FFFFFF"/>
            <w:tcMar>
              <w:top w:w="0" w:type="dxa"/>
              <w:left w:w="0" w:type="dxa"/>
              <w:bottom w:w="30" w:type="dxa"/>
              <w:right w:w="0" w:type="dxa"/>
            </w:tcMar>
            <w:vAlign w:val="bottom"/>
          </w:tcPr>
          <w:p w14:paraId="7EEB5C2B" w14:textId="77777777" w:rsidR="00A8121B" w:rsidRDefault="00463EBD">
            <w:r>
              <w:t> </w:t>
            </w:r>
          </w:p>
        </w:tc>
        <w:tc>
          <w:tcPr>
            <w:tcW w:w="0" w:type="auto"/>
            <w:shd w:val="clear" w:color="auto" w:fill="FFFFFF"/>
            <w:tcMar>
              <w:top w:w="0" w:type="dxa"/>
              <w:left w:w="0" w:type="dxa"/>
              <w:bottom w:w="30" w:type="dxa"/>
              <w:right w:w="0" w:type="dxa"/>
            </w:tcMar>
            <w:vAlign w:val="bottom"/>
          </w:tcPr>
          <w:p w14:paraId="263BD74E" w14:textId="77777777" w:rsidR="00A8121B" w:rsidRDefault="00463EBD">
            <w:r>
              <w:t> </w:t>
            </w:r>
          </w:p>
        </w:tc>
        <w:tc>
          <w:tcPr>
            <w:tcW w:w="0" w:type="auto"/>
            <w:tcBorders>
              <w:bottom w:val="single" w:sz="12" w:space="0" w:color="000000"/>
            </w:tcBorders>
            <w:shd w:val="clear" w:color="auto" w:fill="FFFFFF"/>
            <w:vAlign w:val="bottom"/>
          </w:tcPr>
          <w:p w14:paraId="60BFA493" w14:textId="77777777" w:rsidR="00A8121B" w:rsidRDefault="00463EBD">
            <w:r>
              <w:t> </w:t>
            </w:r>
          </w:p>
        </w:tc>
        <w:tc>
          <w:tcPr>
            <w:tcW w:w="0" w:type="auto"/>
            <w:tcBorders>
              <w:bottom w:val="single" w:sz="12" w:space="0" w:color="000000"/>
            </w:tcBorders>
            <w:shd w:val="clear" w:color="auto" w:fill="FFFFFF"/>
            <w:vAlign w:val="bottom"/>
          </w:tcPr>
          <w:p w14:paraId="3319820E" w14:textId="77777777" w:rsidR="00A8121B" w:rsidRDefault="00463EBD">
            <w:pPr>
              <w:jc w:val="right"/>
            </w:pPr>
            <w:r>
              <w:t>(941,764</w:t>
            </w:r>
          </w:p>
        </w:tc>
        <w:tc>
          <w:tcPr>
            <w:tcW w:w="0" w:type="auto"/>
            <w:shd w:val="clear" w:color="auto" w:fill="FFFFFF"/>
            <w:tcMar>
              <w:top w:w="0" w:type="dxa"/>
              <w:left w:w="0" w:type="dxa"/>
              <w:bottom w:w="30" w:type="dxa"/>
              <w:right w:w="0" w:type="dxa"/>
            </w:tcMar>
            <w:vAlign w:val="bottom"/>
          </w:tcPr>
          <w:p w14:paraId="749F2714" w14:textId="77777777" w:rsidR="00A8121B" w:rsidRDefault="00463EBD">
            <w:r>
              <w:t>)</w:t>
            </w:r>
          </w:p>
        </w:tc>
        <w:tc>
          <w:tcPr>
            <w:tcW w:w="0" w:type="auto"/>
            <w:shd w:val="clear" w:color="auto" w:fill="FFFFFF"/>
            <w:tcMar>
              <w:top w:w="0" w:type="dxa"/>
              <w:left w:w="0" w:type="dxa"/>
              <w:bottom w:w="30" w:type="dxa"/>
              <w:right w:w="0" w:type="dxa"/>
            </w:tcMar>
            <w:vAlign w:val="bottom"/>
          </w:tcPr>
          <w:p w14:paraId="18AB1BDC" w14:textId="77777777" w:rsidR="00A8121B" w:rsidRDefault="00463EBD">
            <w:r>
              <w:t> </w:t>
            </w:r>
          </w:p>
        </w:tc>
        <w:tc>
          <w:tcPr>
            <w:tcW w:w="0" w:type="auto"/>
            <w:tcBorders>
              <w:bottom w:val="single" w:sz="12" w:space="0" w:color="000000"/>
            </w:tcBorders>
            <w:shd w:val="clear" w:color="auto" w:fill="FFFFFF"/>
            <w:vAlign w:val="bottom"/>
          </w:tcPr>
          <w:p w14:paraId="7758887B" w14:textId="77777777" w:rsidR="00A8121B" w:rsidRDefault="00463EBD">
            <w:r>
              <w:t> </w:t>
            </w:r>
          </w:p>
        </w:tc>
        <w:tc>
          <w:tcPr>
            <w:tcW w:w="0" w:type="auto"/>
            <w:tcBorders>
              <w:bottom w:val="single" w:sz="12" w:space="0" w:color="000000"/>
            </w:tcBorders>
            <w:shd w:val="clear" w:color="auto" w:fill="FFFFFF"/>
            <w:vAlign w:val="bottom"/>
          </w:tcPr>
          <w:p w14:paraId="1A78D46A" w14:textId="77777777" w:rsidR="00A8121B" w:rsidRDefault="00463EBD">
            <w:pPr>
              <w:jc w:val="right"/>
            </w:pPr>
            <w:r>
              <w:t>—</w:t>
            </w:r>
          </w:p>
        </w:tc>
        <w:tc>
          <w:tcPr>
            <w:tcW w:w="0" w:type="auto"/>
            <w:shd w:val="clear" w:color="auto" w:fill="FFFFFF"/>
            <w:tcMar>
              <w:top w:w="0" w:type="dxa"/>
              <w:left w:w="0" w:type="dxa"/>
              <w:bottom w:w="30" w:type="dxa"/>
              <w:right w:w="0" w:type="dxa"/>
            </w:tcMar>
            <w:vAlign w:val="bottom"/>
          </w:tcPr>
          <w:p w14:paraId="2879B88E" w14:textId="77777777" w:rsidR="00A8121B" w:rsidRDefault="00463EBD">
            <w:r>
              <w:t> </w:t>
            </w:r>
          </w:p>
        </w:tc>
        <w:tc>
          <w:tcPr>
            <w:tcW w:w="0" w:type="auto"/>
            <w:shd w:val="clear" w:color="auto" w:fill="FFFFFF"/>
            <w:tcMar>
              <w:top w:w="0" w:type="dxa"/>
              <w:left w:w="0" w:type="dxa"/>
              <w:bottom w:w="30" w:type="dxa"/>
              <w:right w:w="0" w:type="dxa"/>
            </w:tcMar>
            <w:vAlign w:val="bottom"/>
          </w:tcPr>
          <w:p w14:paraId="60A9F574" w14:textId="77777777" w:rsidR="00A8121B" w:rsidRDefault="00463EBD">
            <w:r>
              <w:t> </w:t>
            </w:r>
          </w:p>
        </w:tc>
        <w:tc>
          <w:tcPr>
            <w:tcW w:w="0" w:type="auto"/>
            <w:tcBorders>
              <w:bottom w:val="single" w:sz="12" w:space="0" w:color="000000"/>
            </w:tcBorders>
            <w:shd w:val="clear" w:color="auto" w:fill="FFFFFF"/>
            <w:vAlign w:val="bottom"/>
          </w:tcPr>
          <w:p w14:paraId="733A431F" w14:textId="77777777" w:rsidR="00A8121B" w:rsidRDefault="00463EBD">
            <w:r>
              <w:t> </w:t>
            </w:r>
          </w:p>
        </w:tc>
        <w:tc>
          <w:tcPr>
            <w:tcW w:w="0" w:type="auto"/>
            <w:tcBorders>
              <w:bottom w:val="single" w:sz="12" w:space="0" w:color="000000"/>
            </w:tcBorders>
            <w:shd w:val="clear" w:color="auto" w:fill="FFFFFF"/>
            <w:vAlign w:val="bottom"/>
          </w:tcPr>
          <w:p w14:paraId="1D2DF041" w14:textId="77777777" w:rsidR="00A8121B" w:rsidRDefault="00463EBD">
            <w:pPr>
              <w:jc w:val="right"/>
            </w:pPr>
            <w:r>
              <w:t>(1,341,794</w:t>
            </w:r>
          </w:p>
        </w:tc>
        <w:tc>
          <w:tcPr>
            <w:tcW w:w="0" w:type="auto"/>
            <w:shd w:val="clear" w:color="auto" w:fill="FFFFFF"/>
            <w:tcMar>
              <w:top w:w="0" w:type="dxa"/>
              <w:left w:w="0" w:type="dxa"/>
              <w:bottom w:w="30" w:type="dxa"/>
              <w:right w:w="0" w:type="dxa"/>
            </w:tcMar>
            <w:vAlign w:val="bottom"/>
          </w:tcPr>
          <w:p w14:paraId="0666A7FC" w14:textId="77777777" w:rsidR="00A8121B" w:rsidRDefault="00463EBD">
            <w:r>
              <w:t>)</w:t>
            </w:r>
          </w:p>
        </w:tc>
      </w:tr>
      <w:tr w:rsidR="00A8121B" w14:paraId="5E94D4E8" w14:textId="77777777">
        <w:tc>
          <w:tcPr>
            <w:tcW w:w="0" w:type="auto"/>
            <w:shd w:val="clear" w:color="auto" w:fill="CCEEFF"/>
            <w:tcMar>
              <w:top w:w="0" w:type="dxa"/>
              <w:left w:w="180" w:type="dxa"/>
              <w:bottom w:w="30" w:type="dxa"/>
              <w:right w:w="0" w:type="dxa"/>
            </w:tcMar>
            <w:vAlign w:val="bottom"/>
          </w:tcPr>
          <w:p w14:paraId="65CE10DF" w14:textId="77777777" w:rsidR="00A8121B" w:rsidRDefault="00463EBD">
            <w:pPr>
              <w:ind w:hanging="180"/>
              <w:rPr>
                <w:b/>
                <w:bCs/>
              </w:rPr>
            </w:pPr>
            <w:r>
              <w:rPr>
                <w:b/>
                <w:bCs/>
              </w:rPr>
              <w:t>Tot</w:t>
            </w:r>
            <w:r>
              <w:rPr>
                <w:b/>
                <w:bCs/>
              </w:rPr>
              <w:t>al other expenses, net</w:t>
            </w:r>
          </w:p>
        </w:tc>
        <w:tc>
          <w:tcPr>
            <w:tcW w:w="0" w:type="auto"/>
            <w:shd w:val="clear" w:color="auto" w:fill="CCEEFF"/>
            <w:tcMar>
              <w:top w:w="0" w:type="dxa"/>
              <w:left w:w="0" w:type="dxa"/>
              <w:bottom w:w="30" w:type="dxa"/>
              <w:right w:w="0" w:type="dxa"/>
            </w:tcMar>
            <w:vAlign w:val="bottom"/>
          </w:tcPr>
          <w:p w14:paraId="2D6A2BB5"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5D1B796C"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020E06B2" w14:textId="77777777" w:rsidR="00A8121B" w:rsidRDefault="00463EBD">
            <w:pPr>
              <w:jc w:val="right"/>
              <w:rPr>
                <w:b/>
                <w:bCs/>
              </w:rPr>
            </w:pPr>
            <w:r>
              <w:rPr>
                <w:b/>
                <w:bCs/>
              </w:rPr>
              <w:t>(1,114,700</w:t>
            </w:r>
          </w:p>
        </w:tc>
        <w:tc>
          <w:tcPr>
            <w:tcW w:w="0" w:type="auto"/>
            <w:shd w:val="clear" w:color="auto" w:fill="CCEEFF"/>
            <w:tcMar>
              <w:top w:w="0" w:type="dxa"/>
              <w:left w:w="0" w:type="dxa"/>
              <w:bottom w:w="30" w:type="dxa"/>
              <w:right w:w="0" w:type="dxa"/>
            </w:tcMar>
            <w:vAlign w:val="bottom"/>
          </w:tcPr>
          <w:p w14:paraId="6F2381B3"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4033A239"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7E3285F"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009078D1" w14:textId="77777777" w:rsidR="00A8121B" w:rsidRDefault="00463EBD">
            <w:pPr>
              <w:jc w:val="right"/>
              <w:rPr>
                <w:b/>
                <w:bCs/>
              </w:rPr>
            </w:pPr>
            <w:r>
              <w:rPr>
                <w:b/>
                <w:bCs/>
              </w:rPr>
              <w:t>(2,531,951</w:t>
            </w:r>
          </w:p>
        </w:tc>
        <w:tc>
          <w:tcPr>
            <w:tcW w:w="0" w:type="auto"/>
            <w:shd w:val="clear" w:color="auto" w:fill="CCEEFF"/>
            <w:tcMar>
              <w:top w:w="0" w:type="dxa"/>
              <w:left w:w="0" w:type="dxa"/>
              <w:bottom w:w="30" w:type="dxa"/>
              <w:right w:w="0" w:type="dxa"/>
            </w:tcMar>
            <w:vAlign w:val="bottom"/>
          </w:tcPr>
          <w:p w14:paraId="41779529"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23A21852"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1C8BB93D"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374E1C86" w14:textId="77777777" w:rsidR="00A8121B" w:rsidRDefault="00463EBD">
            <w:pPr>
              <w:jc w:val="right"/>
              <w:rPr>
                <w:b/>
                <w:bCs/>
              </w:rPr>
            </w:pPr>
            <w:r>
              <w:rPr>
                <w:b/>
                <w:bCs/>
              </w:rPr>
              <w:t>(3,439,210</w:t>
            </w:r>
          </w:p>
        </w:tc>
        <w:tc>
          <w:tcPr>
            <w:tcW w:w="0" w:type="auto"/>
            <w:shd w:val="clear" w:color="auto" w:fill="CCEEFF"/>
            <w:tcMar>
              <w:top w:w="0" w:type="dxa"/>
              <w:left w:w="0" w:type="dxa"/>
              <w:bottom w:w="30" w:type="dxa"/>
              <w:right w:w="0" w:type="dxa"/>
            </w:tcMar>
            <w:vAlign w:val="bottom"/>
          </w:tcPr>
          <w:p w14:paraId="4AA8FF78" w14:textId="77777777" w:rsidR="00A8121B" w:rsidRDefault="00463EBD">
            <w:pPr>
              <w:rPr>
                <w:b/>
                <w:bCs/>
              </w:rPr>
            </w:pPr>
            <w:r>
              <w:rPr>
                <w:b/>
                <w:bCs/>
              </w:rPr>
              <w:t>)</w:t>
            </w:r>
          </w:p>
        </w:tc>
        <w:tc>
          <w:tcPr>
            <w:tcW w:w="0" w:type="auto"/>
            <w:shd w:val="clear" w:color="auto" w:fill="CCEEFF"/>
            <w:tcMar>
              <w:top w:w="0" w:type="dxa"/>
              <w:left w:w="0" w:type="dxa"/>
              <w:bottom w:w="30" w:type="dxa"/>
              <w:right w:w="0" w:type="dxa"/>
            </w:tcMar>
            <w:vAlign w:val="bottom"/>
          </w:tcPr>
          <w:p w14:paraId="505D80AD"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2E1E3DC6"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59348EFF" w14:textId="77777777" w:rsidR="00A8121B" w:rsidRDefault="00463EBD">
            <w:pPr>
              <w:jc w:val="right"/>
              <w:rPr>
                <w:b/>
                <w:bCs/>
              </w:rPr>
            </w:pPr>
            <w:r>
              <w:rPr>
                <w:b/>
                <w:bCs/>
              </w:rPr>
              <w:t>(3,878,695</w:t>
            </w:r>
          </w:p>
        </w:tc>
        <w:tc>
          <w:tcPr>
            <w:tcW w:w="0" w:type="auto"/>
            <w:shd w:val="clear" w:color="auto" w:fill="CCEEFF"/>
            <w:tcMar>
              <w:top w:w="0" w:type="dxa"/>
              <w:left w:w="0" w:type="dxa"/>
              <w:bottom w:w="30" w:type="dxa"/>
              <w:right w:w="0" w:type="dxa"/>
            </w:tcMar>
            <w:vAlign w:val="bottom"/>
          </w:tcPr>
          <w:p w14:paraId="505EC412" w14:textId="77777777" w:rsidR="00A8121B" w:rsidRDefault="00463EBD">
            <w:pPr>
              <w:rPr>
                <w:b/>
                <w:bCs/>
              </w:rPr>
            </w:pPr>
            <w:r>
              <w:rPr>
                <w:b/>
                <w:bCs/>
              </w:rPr>
              <w:t>)</w:t>
            </w:r>
          </w:p>
        </w:tc>
      </w:tr>
      <w:tr w:rsidR="00A8121B" w14:paraId="1AACAC06" w14:textId="77777777">
        <w:tc>
          <w:tcPr>
            <w:tcW w:w="0" w:type="auto"/>
            <w:shd w:val="clear" w:color="auto" w:fill="FFFFFF"/>
            <w:tcMar>
              <w:top w:w="0" w:type="dxa"/>
              <w:left w:w="180" w:type="dxa"/>
              <w:bottom w:w="0" w:type="dxa"/>
              <w:right w:w="0" w:type="dxa"/>
            </w:tcMar>
            <w:vAlign w:val="bottom"/>
          </w:tcPr>
          <w:p w14:paraId="0EB8B77A" w14:textId="77777777" w:rsidR="00A8121B" w:rsidRDefault="00463EBD">
            <w:pPr>
              <w:ind w:hanging="180"/>
            </w:pPr>
            <w:r>
              <w:t> </w:t>
            </w:r>
          </w:p>
        </w:tc>
        <w:tc>
          <w:tcPr>
            <w:tcW w:w="0" w:type="auto"/>
            <w:shd w:val="clear" w:color="auto" w:fill="FFFFFF"/>
            <w:vAlign w:val="bottom"/>
          </w:tcPr>
          <w:p w14:paraId="5F638C13" w14:textId="77777777" w:rsidR="00A8121B" w:rsidRDefault="00463EBD">
            <w:r>
              <w:t> </w:t>
            </w:r>
          </w:p>
        </w:tc>
        <w:tc>
          <w:tcPr>
            <w:tcW w:w="0" w:type="auto"/>
            <w:shd w:val="clear" w:color="auto" w:fill="FFFFFF"/>
            <w:vAlign w:val="bottom"/>
          </w:tcPr>
          <w:p w14:paraId="09019D0E" w14:textId="77777777" w:rsidR="00A8121B" w:rsidRDefault="00463EBD">
            <w:r>
              <w:t> </w:t>
            </w:r>
          </w:p>
        </w:tc>
        <w:tc>
          <w:tcPr>
            <w:tcW w:w="0" w:type="auto"/>
            <w:shd w:val="clear" w:color="auto" w:fill="FFFFFF"/>
            <w:vAlign w:val="bottom"/>
          </w:tcPr>
          <w:p w14:paraId="1DF2E7FF" w14:textId="77777777" w:rsidR="00A8121B" w:rsidRDefault="00463EBD">
            <w:pPr>
              <w:jc w:val="right"/>
            </w:pPr>
            <w:r>
              <w:t> </w:t>
            </w:r>
          </w:p>
        </w:tc>
        <w:tc>
          <w:tcPr>
            <w:tcW w:w="0" w:type="auto"/>
            <w:shd w:val="clear" w:color="auto" w:fill="FFFFFF"/>
            <w:vAlign w:val="bottom"/>
          </w:tcPr>
          <w:p w14:paraId="0ABAE72C" w14:textId="77777777" w:rsidR="00A8121B" w:rsidRDefault="00463EBD">
            <w:r>
              <w:t> </w:t>
            </w:r>
          </w:p>
        </w:tc>
        <w:tc>
          <w:tcPr>
            <w:tcW w:w="0" w:type="auto"/>
            <w:shd w:val="clear" w:color="auto" w:fill="FFFFFF"/>
            <w:vAlign w:val="bottom"/>
          </w:tcPr>
          <w:p w14:paraId="3F434C0A" w14:textId="77777777" w:rsidR="00A8121B" w:rsidRDefault="00463EBD">
            <w:r>
              <w:t> </w:t>
            </w:r>
          </w:p>
        </w:tc>
        <w:tc>
          <w:tcPr>
            <w:tcW w:w="0" w:type="auto"/>
            <w:shd w:val="clear" w:color="auto" w:fill="FFFFFF"/>
            <w:vAlign w:val="bottom"/>
          </w:tcPr>
          <w:p w14:paraId="13C8F94C" w14:textId="77777777" w:rsidR="00A8121B" w:rsidRDefault="00463EBD">
            <w:r>
              <w:t> </w:t>
            </w:r>
          </w:p>
        </w:tc>
        <w:tc>
          <w:tcPr>
            <w:tcW w:w="0" w:type="auto"/>
            <w:shd w:val="clear" w:color="auto" w:fill="FFFFFF"/>
            <w:vAlign w:val="bottom"/>
          </w:tcPr>
          <w:p w14:paraId="20108E09" w14:textId="77777777" w:rsidR="00A8121B" w:rsidRDefault="00463EBD">
            <w:pPr>
              <w:jc w:val="right"/>
            </w:pPr>
            <w:r>
              <w:t> </w:t>
            </w:r>
          </w:p>
        </w:tc>
        <w:tc>
          <w:tcPr>
            <w:tcW w:w="0" w:type="auto"/>
            <w:shd w:val="clear" w:color="auto" w:fill="FFFFFF"/>
            <w:vAlign w:val="bottom"/>
          </w:tcPr>
          <w:p w14:paraId="3625B64D" w14:textId="77777777" w:rsidR="00A8121B" w:rsidRDefault="00463EBD">
            <w:r>
              <w:t> </w:t>
            </w:r>
          </w:p>
        </w:tc>
        <w:tc>
          <w:tcPr>
            <w:tcW w:w="0" w:type="auto"/>
            <w:shd w:val="clear" w:color="auto" w:fill="FFFFFF"/>
            <w:vAlign w:val="bottom"/>
          </w:tcPr>
          <w:p w14:paraId="5FCF894E" w14:textId="77777777" w:rsidR="00A8121B" w:rsidRDefault="00463EBD">
            <w:r>
              <w:t> </w:t>
            </w:r>
          </w:p>
        </w:tc>
        <w:tc>
          <w:tcPr>
            <w:tcW w:w="0" w:type="auto"/>
            <w:shd w:val="clear" w:color="auto" w:fill="FFFFFF"/>
            <w:vAlign w:val="bottom"/>
          </w:tcPr>
          <w:p w14:paraId="37D34D4D" w14:textId="77777777" w:rsidR="00A8121B" w:rsidRDefault="00463EBD">
            <w:r>
              <w:t> </w:t>
            </w:r>
          </w:p>
        </w:tc>
        <w:tc>
          <w:tcPr>
            <w:tcW w:w="0" w:type="auto"/>
            <w:shd w:val="clear" w:color="auto" w:fill="FFFFFF"/>
            <w:vAlign w:val="bottom"/>
          </w:tcPr>
          <w:p w14:paraId="40496641" w14:textId="77777777" w:rsidR="00A8121B" w:rsidRDefault="00463EBD">
            <w:pPr>
              <w:jc w:val="right"/>
            </w:pPr>
            <w:r>
              <w:t> </w:t>
            </w:r>
          </w:p>
        </w:tc>
        <w:tc>
          <w:tcPr>
            <w:tcW w:w="0" w:type="auto"/>
            <w:shd w:val="clear" w:color="auto" w:fill="FFFFFF"/>
            <w:vAlign w:val="bottom"/>
          </w:tcPr>
          <w:p w14:paraId="5AE498F0" w14:textId="77777777" w:rsidR="00A8121B" w:rsidRDefault="00463EBD">
            <w:r>
              <w:t> </w:t>
            </w:r>
          </w:p>
        </w:tc>
        <w:tc>
          <w:tcPr>
            <w:tcW w:w="0" w:type="auto"/>
            <w:shd w:val="clear" w:color="auto" w:fill="FFFFFF"/>
            <w:vAlign w:val="bottom"/>
          </w:tcPr>
          <w:p w14:paraId="0ECC1A6A" w14:textId="77777777" w:rsidR="00A8121B" w:rsidRDefault="00463EBD">
            <w:r>
              <w:t> </w:t>
            </w:r>
          </w:p>
        </w:tc>
        <w:tc>
          <w:tcPr>
            <w:tcW w:w="0" w:type="auto"/>
            <w:shd w:val="clear" w:color="auto" w:fill="FFFFFF"/>
            <w:vAlign w:val="bottom"/>
          </w:tcPr>
          <w:p w14:paraId="471E0536" w14:textId="77777777" w:rsidR="00A8121B" w:rsidRDefault="00463EBD">
            <w:r>
              <w:t> </w:t>
            </w:r>
          </w:p>
        </w:tc>
        <w:tc>
          <w:tcPr>
            <w:tcW w:w="0" w:type="auto"/>
            <w:shd w:val="clear" w:color="auto" w:fill="FFFFFF"/>
            <w:vAlign w:val="bottom"/>
          </w:tcPr>
          <w:p w14:paraId="65BAC500" w14:textId="77777777" w:rsidR="00A8121B" w:rsidRDefault="00463EBD">
            <w:pPr>
              <w:jc w:val="right"/>
            </w:pPr>
            <w:r>
              <w:t> </w:t>
            </w:r>
          </w:p>
        </w:tc>
        <w:tc>
          <w:tcPr>
            <w:tcW w:w="0" w:type="auto"/>
            <w:shd w:val="clear" w:color="auto" w:fill="FFFFFF"/>
            <w:vAlign w:val="bottom"/>
          </w:tcPr>
          <w:p w14:paraId="49248FC7" w14:textId="77777777" w:rsidR="00A8121B" w:rsidRDefault="00463EBD">
            <w:r>
              <w:t> </w:t>
            </w:r>
          </w:p>
        </w:tc>
      </w:tr>
      <w:tr w:rsidR="00A8121B" w14:paraId="034E4C16" w14:textId="77777777">
        <w:tc>
          <w:tcPr>
            <w:tcW w:w="0" w:type="auto"/>
            <w:shd w:val="clear" w:color="auto" w:fill="CCEEFF"/>
            <w:tcMar>
              <w:top w:w="0" w:type="dxa"/>
              <w:left w:w="180" w:type="dxa"/>
              <w:bottom w:w="0" w:type="dxa"/>
              <w:right w:w="0" w:type="dxa"/>
            </w:tcMar>
            <w:vAlign w:val="bottom"/>
          </w:tcPr>
          <w:p w14:paraId="6D5016C7" w14:textId="77777777" w:rsidR="00A8121B" w:rsidRDefault="00463EBD">
            <w:pPr>
              <w:ind w:hanging="180"/>
              <w:rPr>
                <w:b/>
                <w:bCs/>
              </w:rPr>
            </w:pPr>
            <w:r>
              <w:rPr>
                <w:b/>
                <w:bCs/>
              </w:rPr>
              <w:t>Income before income taxes</w:t>
            </w:r>
          </w:p>
        </w:tc>
        <w:tc>
          <w:tcPr>
            <w:tcW w:w="0" w:type="auto"/>
            <w:shd w:val="clear" w:color="auto" w:fill="CCEEFF"/>
            <w:vAlign w:val="bottom"/>
          </w:tcPr>
          <w:p w14:paraId="3486BDC4" w14:textId="77777777" w:rsidR="00A8121B" w:rsidRDefault="00463EBD">
            <w:pPr>
              <w:rPr>
                <w:b/>
                <w:bCs/>
              </w:rPr>
            </w:pPr>
            <w:r>
              <w:rPr>
                <w:b/>
                <w:bCs/>
              </w:rPr>
              <w:t> </w:t>
            </w:r>
          </w:p>
        </w:tc>
        <w:tc>
          <w:tcPr>
            <w:tcW w:w="0" w:type="auto"/>
            <w:shd w:val="clear" w:color="auto" w:fill="CCEEFF"/>
            <w:vAlign w:val="bottom"/>
          </w:tcPr>
          <w:p w14:paraId="302ACA37" w14:textId="77777777" w:rsidR="00A8121B" w:rsidRDefault="00463EBD">
            <w:pPr>
              <w:rPr>
                <w:b/>
                <w:bCs/>
              </w:rPr>
            </w:pPr>
            <w:r>
              <w:rPr>
                <w:b/>
                <w:bCs/>
              </w:rPr>
              <w:t> </w:t>
            </w:r>
          </w:p>
        </w:tc>
        <w:tc>
          <w:tcPr>
            <w:tcW w:w="0" w:type="auto"/>
            <w:shd w:val="clear" w:color="auto" w:fill="CCEEFF"/>
            <w:vAlign w:val="bottom"/>
          </w:tcPr>
          <w:p w14:paraId="749C7ACA" w14:textId="77777777" w:rsidR="00A8121B" w:rsidRDefault="00463EBD">
            <w:pPr>
              <w:jc w:val="right"/>
              <w:rPr>
                <w:b/>
                <w:bCs/>
              </w:rPr>
            </w:pPr>
            <w:r>
              <w:rPr>
                <w:b/>
                <w:bCs/>
              </w:rPr>
              <w:t>21,440,482</w:t>
            </w:r>
          </w:p>
        </w:tc>
        <w:tc>
          <w:tcPr>
            <w:tcW w:w="0" w:type="auto"/>
            <w:shd w:val="clear" w:color="auto" w:fill="CCEEFF"/>
            <w:vAlign w:val="bottom"/>
          </w:tcPr>
          <w:p w14:paraId="321F9D48" w14:textId="77777777" w:rsidR="00A8121B" w:rsidRDefault="00463EBD">
            <w:pPr>
              <w:rPr>
                <w:b/>
                <w:bCs/>
              </w:rPr>
            </w:pPr>
            <w:r>
              <w:rPr>
                <w:b/>
                <w:bCs/>
              </w:rPr>
              <w:t> </w:t>
            </w:r>
          </w:p>
        </w:tc>
        <w:tc>
          <w:tcPr>
            <w:tcW w:w="0" w:type="auto"/>
            <w:shd w:val="clear" w:color="auto" w:fill="CCEEFF"/>
            <w:vAlign w:val="bottom"/>
          </w:tcPr>
          <w:p w14:paraId="01E19D6A" w14:textId="77777777" w:rsidR="00A8121B" w:rsidRDefault="00463EBD">
            <w:pPr>
              <w:rPr>
                <w:b/>
                <w:bCs/>
              </w:rPr>
            </w:pPr>
            <w:r>
              <w:rPr>
                <w:b/>
                <w:bCs/>
              </w:rPr>
              <w:t> </w:t>
            </w:r>
          </w:p>
        </w:tc>
        <w:tc>
          <w:tcPr>
            <w:tcW w:w="0" w:type="auto"/>
            <w:shd w:val="clear" w:color="auto" w:fill="CCEEFF"/>
            <w:vAlign w:val="bottom"/>
          </w:tcPr>
          <w:p w14:paraId="47609F35" w14:textId="77777777" w:rsidR="00A8121B" w:rsidRDefault="00463EBD">
            <w:pPr>
              <w:rPr>
                <w:b/>
                <w:bCs/>
              </w:rPr>
            </w:pPr>
            <w:r>
              <w:rPr>
                <w:b/>
                <w:bCs/>
              </w:rPr>
              <w:t> </w:t>
            </w:r>
          </w:p>
        </w:tc>
        <w:tc>
          <w:tcPr>
            <w:tcW w:w="0" w:type="auto"/>
            <w:shd w:val="clear" w:color="auto" w:fill="CCEEFF"/>
            <w:vAlign w:val="bottom"/>
          </w:tcPr>
          <w:p w14:paraId="60C89AD5" w14:textId="77777777" w:rsidR="00A8121B" w:rsidRDefault="00463EBD">
            <w:pPr>
              <w:jc w:val="right"/>
              <w:rPr>
                <w:b/>
                <w:bCs/>
              </w:rPr>
            </w:pPr>
            <w:r>
              <w:rPr>
                <w:b/>
                <w:bCs/>
              </w:rPr>
              <w:t>8,409,700</w:t>
            </w:r>
          </w:p>
        </w:tc>
        <w:tc>
          <w:tcPr>
            <w:tcW w:w="0" w:type="auto"/>
            <w:shd w:val="clear" w:color="auto" w:fill="CCEEFF"/>
            <w:vAlign w:val="bottom"/>
          </w:tcPr>
          <w:p w14:paraId="0AE8C169" w14:textId="77777777" w:rsidR="00A8121B" w:rsidRDefault="00463EBD">
            <w:pPr>
              <w:rPr>
                <w:b/>
                <w:bCs/>
              </w:rPr>
            </w:pPr>
            <w:r>
              <w:rPr>
                <w:b/>
                <w:bCs/>
              </w:rPr>
              <w:t> </w:t>
            </w:r>
          </w:p>
        </w:tc>
        <w:tc>
          <w:tcPr>
            <w:tcW w:w="0" w:type="auto"/>
            <w:shd w:val="clear" w:color="auto" w:fill="CCEEFF"/>
            <w:vAlign w:val="bottom"/>
          </w:tcPr>
          <w:p w14:paraId="1E509F6E" w14:textId="77777777" w:rsidR="00A8121B" w:rsidRDefault="00463EBD">
            <w:pPr>
              <w:rPr>
                <w:b/>
                <w:bCs/>
              </w:rPr>
            </w:pPr>
            <w:r>
              <w:rPr>
                <w:b/>
                <w:bCs/>
              </w:rPr>
              <w:t> </w:t>
            </w:r>
          </w:p>
        </w:tc>
        <w:tc>
          <w:tcPr>
            <w:tcW w:w="0" w:type="auto"/>
            <w:shd w:val="clear" w:color="auto" w:fill="CCEEFF"/>
            <w:vAlign w:val="bottom"/>
          </w:tcPr>
          <w:p w14:paraId="160100FA" w14:textId="77777777" w:rsidR="00A8121B" w:rsidRDefault="00463EBD">
            <w:pPr>
              <w:rPr>
                <w:b/>
                <w:bCs/>
              </w:rPr>
            </w:pPr>
            <w:r>
              <w:rPr>
                <w:b/>
                <w:bCs/>
              </w:rPr>
              <w:t> </w:t>
            </w:r>
          </w:p>
        </w:tc>
        <w:tc>
          <w:tcPr>
            <w:tcW w:w="0" w:type="auto"/>
            <w:shd w:val="clear" w:color="auto" w:fill="CCEEFF"/>
            <w:vAlign w:val="bottom"/>
          </w:tcPr>
          <w:p w14:paraId="3F8F2B45" w14:textId="77777777" w:rsidR="00A8121B" w:rsidRDefault="00463EBD">
            <w:pPr>
              <w:jc w:val="right"/>
              <w:rPr>
                <w:b/>
                <w:bCs/>
              </w:rPr>
            </w:pPr>
            <w:r>
              <w:rPr>
                <w:b/>
                <w:bCs/>
              </w:rPr>
              <w:t>55,386,016</w:t>
            </w:r>
          </w:p>
        </w:tc>
        <w:tc>
          <w:tcPr>
            <w:tcW w:w="0" w:type="auto"/>
            <w:shd w:val="clear" w:color="auto" w:fill="CCEEFF"/>
            <w:vAlign w:val="bottom"/>
          </w:tcPr>
          <w:p w14:paraId="727BD599" w14:textId="77777777" w:rsidR="00A8121B" w:rsidRDefault="00463EBD">
            <w:pPr>
              <w:rPr>
                <w:b/>
                <w:bCs/>
              </w:rPr>
            </w:pPr>
            <w:r>
              <w:rPr>
                <w:b/>
                <w:bCs/>
              </w:rPr>
              <w:t> </w:t>
            </w:r>
          </w:p>
        </w:tc>
        <w:tc>
          <w:tcPr>
            <w:tcW w:w="0" w:type="auto"/>
            <w:shd w:val="clear" w:color="auto" w:fill="CCEEFF"/>
            <w:vAlign w:val="bottom"/>
          </w:tcPr>
          <w:p w14:paraId="13BE3F21" w14:textId="77777777" w:rsidR="00A8121B" w:rsidRDefault="00463EBD">
            <w:pPr>
              <w:rPr>
                <w:b/>
                <w:bCs/>
              </w:rPr>
            </w:pPr>
            <w:r>
              <w:rPr>
                <w:b/>
                <w:bCs/>
              </w:rPr>
              <w:t> </w:t>
            </w:r>
          </w:p>
        </w:tc>
        <w:tc>
          <w:tcPr>
            <w:tcW w:w="0" w:type="auto"/>
            <w:shd w:val="clear" w:color="auto" w:fill="CCEEFF"/>
            <w:vAlign w:val="bottom"/>
          </w:tcPr>
          <w:p w14:paraId="048881E0" w14:textId="77777777" w:rsidR="00A8121B" w:rsidRDefault="00463EBD">
            <w:pPr>
              <w:rPr>
                <w:b/>
                <w:bCs/>
              </w:rPr>
            </w:pPr>
            <w:r>
              <w:rPr>
                <w:b/>
                <w:bCs/>
              </w:rPr>
              <w:t> </w:t>
            </w:r>
          </w:p>
        </w:tc>
        <w:tc>
          <w:tcPr>
            <w:tcW w:w="0" w:type="auto"/>
            <w:shd w:val="clear" w:color="auto" w:fill="CCEEFF"/>
            <w:vAlign w:val="bottom"/>
          </w:tcPr>
          <w:p w14:paraId="03EB1A49" w14:textId="77777777" w:rsidR="00A8121B" w:rsidRDefault="00463EBD">
            <w:pPr>
              <w:jc w:val="right"/>
              <w:rPr>
                <w:b/>
                <w:bCs/>
              </w:rPr>
            </w:pPr>
            <w:r>
              <w:rPr>
                <w:b/>
                <w:bCs/>
              </w:rPr>
              <w:t>5,798,184</w:t>
            </w:r>
          </w:p>
        </w:tc>
        <w:tc>
          <w:tcPr>
            <w:tcW w:w="0" w:type="auto"/>
            <w:shd w:val="clear" w:color="auto" w:fill="CCEEFF"/>
            <w:vAlign w:val="bottom"/>
          </w:tcPr>
          <w:p w14:paraId="6D5C26ED" w14:textId="77777777" w:rsidR="00A8121B" w:rsidRDefault="00463EBD">
            <w:pPr>
              <w:rPr>
                <w:b/>
                <w:bCs/>
              </w:rPr>
            </w:pPr>
            <w:r>
              <w:rPr>
                <w:b/>
                <w:bCs/>
              </w:rPr>
              <w:t> </w:t>
            </w:r>
          </w:p>
        </w:tc>
      </w:tr>
      <w:tr w:rsidR="00A8121B" w14:paraId="0B36201C" w14:textId="77777777">
        <w:tc>
          <w:tcPr>
            <w:tcW w:w="0" w:type="auto"/>
            <w:shd w:val="clear" w:color="auto" w:fill="FFFFFF"/>
            <w:tcMar>
              <w:top w:w="0" w:type="dxa"/>
              <w:left w:w="180" w:type="dxa"/>
              <w:bottom w:w="0" w:type="dxa"/>
              <w:right w:w="0" w:type="dxa"/>
            </w:tcMar>
            <w:vAlign w:val="bottom"/>
          </w:tcPr>
          <w:p w14:paraId="6DC99060" w14:textId="77777777" w:rsidR="00A8121B" w:rsidRDefault="00463EBD">
            <w:pPr>
              <w:ind w:hanging="180"/>
            </w:pPr>
            <w:r>
              <w:t> </w:t>
            </w:r>
          </w:p>
        </w:tc>
        <w:tc>
          <w:tcPr>
            <w:tcW w:w="0" w:type="auto"/>
            <w:shd w:val="clear" w:color="auto" w:fill="FFFFFF"/>
            <w:vAlign w:val="bottom"/>
          </w:tcPr>
          <w:p w14:paraId="68B4AF68" w14:textId="77777777" w:rsidR="00A8121B" w:rsidRDefault="00463EBD">
            <w:r>
              <w:t> </w:t>
            </w:r>
          </w:p>
        </w:tc>
        <w:tc>
          <w:tcPr>
            <w:tcW w:w="0" w:type="auto"/>
            <w:shd w:val="clear" w:color="auto" w:fill="FFFFFF"/>
            <w:vAlign w:val="bottom"/>
          </w:tcPr>
          <w:p w14:paraId="76BA1559" w14:textId="77777777" w:rsidR="00A8121B" w:rsidRDefault="00463EBD">
            <w:r>
              <w:t> </w:t>
            </w:r>
          </w:p>
        </w:tc>
        <w:tc>
          <w:tcPr>
            <w:tcW w:w="0" w:type="auto"/>
            <w:shd w:val="clear" w:color="auto" w:fill="FFFFFF"/>
            <w:vAlign w:val="bottom"/>
          </w:tcPr>
          <w:p w14:paraId="5BD1FF1A" w14:textId="77777777" w:rsidR="00A8121B" w:rsidRDefault="00463EBD">
            <w:pPr>
              <w:jc w:val="right"/>
            </w:pPr>
            <w:r>
              <w:t> </w:t>
            </w:r>
          </w:p>
        </w:tc>
        <w:tc>
          <w:tcPr>
            <w:tcW w:w="0" w:type="auto"/>
            <w:shd w:val="clear" w:color="auto" w:fill="FFFFFF"/>
            <w:vAlign w:val="bottom"/>
          </w:tcPr>
          <w:p w14:paraId="22346762" w14:textId="77777777" w:rsidR="00A8121B" w:rsidRDefault="00463EBD">
            <w:r>
              <w:t> </w:t>
            </w:r>
          </w:p>
        </w:tc>
        <w:tc>
          <w:tcPr>
            <w:tcW w:w="0" w:type="auto"/>
            <w:shd w:val="clear" w:color="auto" w:fill="FFFFFF"/>
            <w:vAlign w:val="bottom"/>
          </w:tcPr>
          <w:p w14:paraId="4F6ED366" w14:textId="77777777" w:rsidR="00A8121B" w:rsidRDefault="00463EBD">
            <w:r>
              <w:t> </w:t>
            </w:r>
          </w:p>
        </w:tc>
        <w:tc>
          <w:tcPr>
            <w:tcW w:w="0" w:type="auto"/>
            <w:shd w:val="clear" w:color="auto" w:fill="FFFFFF"/>
            <w:vAlign w:val="bottom"/>
          </w:tcPr>
          <w:p w14:paraId="69B0BDC1" w14:textId="77777777" w:rsidR="00A8121B" w:rsidRDefault="00463EBD">
            <w:r>
              <w:t> </w:t>
            </w:r>
          </w:p>
        </w:tc>
        <w:tc>
          <w:tcPr>
            <w:tcW w:w="0" w:type="auto"/>
            <w:shd w:val="clear" w:color="auto" w:fill="FFFFFF"/>
            <w:vAlign w:val="bottom"/>
          </w:tcPr>
          <w:p w14:paraId="3C6C7CD1" w14:textId="77777777" w:rsidR="00A8121B" w:rsidRDefault="00463EBD">
            <w:pPr>
              <w:jc w:val="right"/>
            </w:pPr>
            <w:r>
              <w:t> </w:t>
            </w:r>
          </w:p>
        </w:tc>
        <w:tc>
          <w:tcPr>
            <w:tcW w:w="0" w:type="auto"/>
            <w:shd w:val="clear" w:color="auto" w:fill="FFFFFF"/>
            <w:vAlign w:val="bottom"/>
          </w:tcPr>
          <w:p w14:paraId="28FD2064" w14:textId="77777777" w:rsidR="00A8121B" w:rsidRDefault="00463EBD">
            <w:r>
              <w:t> </w:t>
            </w:r>
          </w:p>
        </w:tc>
        <w:tc>
          <w:tcPr>
            <w:tcW w:w="0" w:type="auto"/>
            <w:shd w:val="clear" w:color="auto" w:fill="FFFFFF"/>
            <w:vAlign w:val="bottom"/>
          </w:tcPr>
          <w:p w14:paraId="11D0543A" w14:textId="77777777" w:rsidR="00A8121B" w:rsidRDefault="00463EBD">
            <w:r>
              <w:t> </w:t>
            </w:r>
          </w:p>
        </w:tc>
        <w:tc>
          <w:tcPr>
            <w:tcW w:w="0" w:type="auto"/>
            <w:shd w:val="clear" w:color="auto" w:fill="FFFFFF"/>
            <w:vAlign w:val="bottom"/>
          </w:tcPr>
          <w:p w14:paraId="003BFBE2" w14:textId="77777777" w:rsidR="00A8121B" w:rsidRDefault="00463EBD">
            <w:r>
              <w:t> </w:t>
            </w:r>
          </w:p>
        </w:tc>
        <w:tc>
          <w:tcPr>
            <w:tcW w:w="0" w:type="auto"/>
            <w:shd w:val="clear" w:color="auto" w:fill="FFFFFF"/>
            <w:vAlign w:val="bottom"/>
          </w:tcPr>
          <w:p w14:paraId="183AB32B" w14:textId="77777777" w:rsidR="00A8121B" w:rsidRDefault="00463EBD">
            <w:pPr>
              <w:jc w:val="right"/>
            </w:pPr>
            <w:r>
              <w:t> </w:t>
            </w:r>
          </w:p>
        </w:tc>
        <w:tc>
          <w:tcPr>
            <w:tcW w:w="0" w:type="auto"/>
            <w:shd w:val="clear" w:color="auto" w:fill="FFFFFF"/>
            <w:vAlign w:val="bottom"/>
          </w:tcPr>
          <w:p w14:paraId="1EF83697" w14:textId="77777777" w:rsidR="00A8121B" w:rsidRDefault="00463EBD">
            <w:r>
              <w:t> </w:t>
            </w:r>
          </w:p>
        </w:tc>
        <w:tc>
          <w:tcPr>
            <w:tcW w:w="0" w:type="auto"/>
            <w:shd w:val="clear" w:color="auto" w:fill="FFFFFF"/>
            <w:vAlign w:val="bottom"/>
          </w:tcPr>
          <w:p w14:paraId="33530904" w14:textId="77777777" w:rsidR="00A8121B" w:rsidRDefault="00463EBD">
            <w:r>
              <w:t> </w:t>
            </w:r>
          </w:p>
        </w:tc>
        <w:tc>
          <w:tcPr>
            <w:tcW w:w="0" w:type="auto"/>
            <w:shd w:val="clear" w:color="auto" w:fill="FFFFFF"/>
            <w:vAlign w:val="bottom"/>
          </w:tcPr>
          <w:p w14:paraId="138DB96B" w14:textId="77777777" w:rsidR="00A8121B" w:rsidRDefault="00463EBD">
            <w:r>
              <w:t> </w:t>
            </w:r>
          </w:p>
        </w:tc>
        <w:tc>
          <w:tcPr>
            <w:tcW w:w="0" w:type="auto"/>
            <w:shd w:val="clear" w:color="auto" w:fill="FFFFFF"/>
            <w:vAlign w:val="bottom"/>
          </w:tcPr>
          <w:p w14:paraId="3F0F04FA" w14:textId="77777777" w:rsidR="00A8121B" w:rsidRDefault="00463EBD">
            <w:pPr>
              <w:jc w:val="right"/>
            </w:pPr>
            <w:r>
              <w:t> </w:t>
            </w:r>
          </w:p>
        </w:tc>
        <w:tc>
          <w:tcPr>
            <w:tcW w:w="0" w:type="auto"/>
            <w:shd w:val="clear" w:color="auto" w:fill="FFFFFF"/>
            <w:vAlign w:val="bottom"/>
          </w:tcPr>
          <w:p w14:paraId="3E3ED31F" w14:textId="77777777" w:rsidR="00A8121B" w:rsidRDefault="00463EBD">
            <w:r>
              <w:t> </w:t>
            </w:r>
          </w:p>
        </w:tc>
      </w:tr>
      <w:tr w:rsidR="00A8121B" w14:paraId="4A2BC68C" w14:textId="77777777">
        <w:tc>
          <w:tcPr>
            <w:tcW w:w="0" w:type="auto"/>
            <w:shd w:val="clear" w:color="auto" w:fill="CCEEFF"/>
            <w:tcMar>
              <w:top w:w="0" w:type="dxa"/>
              <w:left w:w="180" w:type="dxa"/>
              <w:bottom w:w="30" w:type="dxa"/>
              <w:right w:w="0" w:type="dxa"/>
            </w:tcMar>
            <w:vAlign w:val="bottom"/>
          </w:tcPr>
          <w:p w14:paraId="367A8F77" w14:textId="77777777" w:rsidR="00A8121B" w:rsidRDefault="00463EBD">
            <w:pPr>
              <w:ind w:hanging="180"/>
            </w:pPr>
            <w:r>
              <w:t>Income tax expenses</w:t>
            </w:r>
          </w:p>
        </w:tc>
        <w:tc>
          <w:tcPr>
            <w:tcW w:w="0" w:type="auto"/>
            <w:shd w:val="clear" w:color="auto" w:fill="CCEEFF"/>
            <w:tcMar>
              <w:top w:w="0" w:type="dxa"/>
              <w:left w:w="0" w:type="dxa"/>
              <w:bottom w:w="30" w:type="dxa"/>
              <w:right w:w="0" w:type="dxa"/>
            </w:tcMar>
            <w:vAlign w:val="bottom"/>
          </w:tcPr>
          <w:p w14:paraId="16DE920A" w14:textId="77777777" w:rsidR="00A8121B" w:rsidRDefault="00463EBD">
            <w:r>
              <w:t> </w:t>
            </w:r>
          </w:p>
        </w:tc>
        <w:tc>
          <w:tcPr>
            <w:tcW w:w="0" w:type="auto"/>
            <w:tcBorders>
              <w:bottom w:val="single" w:sz="12" w:space="0" w:color="000000"/>
            </w:tcBorders>
            <w:shd w:val="clear" w:color="auto" w:fill="CCEEFF"/>
            <w:vAlign w:val="bottom"/>
          </w:tcPr>
          <w:p w14:paraId="739539E2" w14:textId="77777777" w:rsidR="00A8121B" w:rsidRDefault="00463EBD">
            <w:r>
              <w:t> </w:t>
            </w:r>
          </w:p>
        </w:tc>
        <w:tc>
          <w:tcPr>
            <w:tcW w:w="0" w:type="auto"/>
            <w:tcBorders>
              <w:bottom w:val="single" w:sz="12" w:space="0" w:color="000000"/>
            </w:tcBorders>
            <w:shd w:val="clear" w:color="auto" w:fill="CCEEFF"/>
            <w:vAlign w:val="bottom"/>
          </w:tcPr>
          <w:p w14:paraId="3EDA9268" w14:textId="77777777" w:rsidR="00A8121B" w:rsidRDefault="00463EBD">
            <w:pPr>
              <w:jc w:val="right"/>
            </w:pPr>
            <w:r>
              <w:t>(4,030,918</w:t>
            </w:r>
          </w:p>
        </w:tc>
        <w:tc>
          <w:tcPr>
            <w:tcW w:w="0" w:type="auto"/>
            <w:shd w:val="clear" w:color="auto" w:fill="CCEEFF"/>
            <w:tcMar>
              <w:top w:w="0" w:type="dxa"/>
              <w:left w:w="0" w:type="dxa"/>
              <w:bottom w:w="30" w:type="dxa"/>
              <w:right w:w="0" w:type="dxa"/>
            </w:tcMar>
            <w:vAlign w:val="bottom"/>
          </w:tcPr>
          <w:p w14:paraId="622F6AA2" w14:textId="77777777" w:rsidR="00A8121B" w:rsidRDefault="00463EBD">
            <w:r>
              <w:t>)</w:t>
            </w:r>
          </w:p>
        </w:tc>
        <w:tc>
          <w:tcPr>
            <w:tcW w:w="0" w:type="auto"/>
            <w:shd w:val="clear" w:color="auto" w:fill="CCEEFF"/>
            <w:tcMar>
              <w:top w:w="0" w:type="dxa"/>
              <w:left w:w="0" w:type="dxa"/>
              <w:bottom w:w="30" w:type="dxa"/>
              <w:right w:w="0" w:type="dxa"/>
            </w:tcMar>
            <w:vAlign w:val="bottom"/>
          </w:tcPr>
          <w:p w14:paraId="501AB44C" w14:textId="77777777" w:rsidR="00A8121B" w:rsidRDefault="00463EBD">
            <w:r>
              <w:t> </w:t>
            </w:r>
          </w:p>
        </w:tc>
        <w:tc>
          <w:tcPr>
            <w:tcW w:w="0" w:type="auto"/>
            <w:tcBorders>
              <w:bottom w:val="single" w:sz="12" w:space="0" w:color="000000"/>
            </w:tcBorders>
            <w:shd w:val="clear" w:color="auto" w:fill="CCEEFF"/>
            <w:vAlign w:val="bottom"/>
          </w:tcPr>
          <w:p w14:paraId="2B83B395" w14:textId="77777777" w:rsidR="00A8121B" w:rsidRDefault="00463EBD">
            <w:r>
              <w:t> </w:t>
            </w:r>
          </w:p>
        </w:tc>
        <w:tc>
          <w:tcPr>
            <w:tcW w:w="0" w:type="auto"/>
            <w:tcBorders>
              <w:bottom w:val="single" w:sz="12" w:space="0" w:color="000000"/>
            </w:tcBorders>
            <w:shd w:val="clear" w:color="auto" w:fill="CCEEFF"/>
            <w:vAlign w:val="bottom"/>
          </w:tcPr>
          <w:p w14:paraId="768D2B26" w14:textId="77777777" w:rsidR="00A8121B" w:rsidRDefault="00463EBD">
            <w:pPr>
              <w:jc w:val="right"/>
            </w:pPr>
            <w:r>
              <w:t>(2,191,989</w:t>
            </w:r>
          </w:p>
        </w:tc>
        <w:tc>
          <w:tcPr>
            <w:tcW w:w="0" w:type="auto"/>
            <w:shd w:val="clear" w:color="auto" w:fill="CCEEFF"/>
            <w:tcMar>
              <w:top w:w="0" w:type="dxa"/>
              <w:left w:w="0" w:type="dxa"/>
              <w:bottom w:w="30" w:type="dxa"/>
              <w:right w:w="0" w:type="dxa"/>
            </w:tcMar>
            <w:vAlign w:val="bottom"/>
          </w:tcPr>
          <w:p w14:paraId="20BD50B6" w14:textId="77777777" w:rsidR="00A8121B" w:rsidRDefault="00463EBD">
            <w:r>
              <w:t>)</w:t>
            </w:r>
          </w:p>
        </w:tc>
        <w:tc>
          <w:tcPr>
            <w:tcW w:w="0" w:type="auto"/>
            <w:shd w:val="clear" w:color="auto" w:fill="CCEEFF"/>
            <w:tcMar>
              <w:top w:w="0" w:type="dxa"/>
              <w:left w:w="0" w:type="dxa"/>
              <w:bottom w:w="30" w:type="dxa"/>
              <w:right w:w="0" w:type="dxa"/>
            </w:tcMar>
            <w:vAlign w:val="bottom"/>
          </w:tcPr>
          <w:p w14:paraId="19CE0BFE" w14:textId="77777777" w:rsidR="00A8121B" w:rsidRDefault="00463EBD">
            <w:r>
              <w:t> </w:t>
            </w:r>
          </w:p>
        </w:tc>
        <w:tc>
          <w:tcPr>
            <w:tcW w:w="0" w:type="auto"/>
            <w:tcBorders>
              <w:bottom w:val="single" w:sz="12" w:space="0" w:color="000000"/>
            </w:tcBorders>
            <w:shd w:val="clear" w:color="auto" w:fill="CCEEFF"/>
            <w:vAlign w:val="bottom"/>
          </w:tcPr>
          <w:p w14:paraId="10AED9C1" w14:textId="77777777" w:rsidR="00A8121B" w:rsidRDefault="00463EBD">
            <w:r>
              <w:t> </w:t>
            </w:r>
          </w:p>
        </w:tc>
        <w:tc>
          <w:tcPr>
            <w:tcW w:w="0" w:type="auto"/>
            <w:tcBorders>
              <w:bottom w:val="single" w:sz="12" w:space="0" w:color="000000"/>
            </w:tcBorders>
            <w:shd w:val="clear" w:color="auto" w:fill="CCEEFF"/>
            <w:vAlign w:val="bottom"/>
          </w:tcPr>
          <w:p w14:paraId="1EE489B9" w14:textId="77777777" w:rsidR="00A8121B" w:rsidRDefault="00463EBD">
            <w:pPr>
              <w:jc w:val="right"/>
            </w:pPr>
            <w:r>
              <w:t>(9,565,248</w:t>
            </w:r>
          </w:p>
        </w:tc>
        <w:tc>
          <w:tcPr>
            <w:tcW w:w="0" w:type="auto"/>
            <w:shd w:val="clear" w:color="auto" w:fill="CCEEFF"/>
            <w:tcMar>
              <w:top w:w="0" w:type="dxa"/>
              <w:left w:w="0" w:type="dxa"/>
              <w:bottom w:w="30" w:type="dxa"/>
              <w:right w:w="0" w:type="dxa"/>
            </w:tcMar>
            <w:vAlign w:val="bottom"/>
          </w:tcPr>
          <w:p w14:paraId="4084320F" w14:textId="77777777" w:rsidR="00A8121B" w:rsidRDefault="00463EBD">
            <w:r>
              <w:t>)</w:t>
            </w:r>
          </w:p>
        </w:tc>
        <w:tc>
          <w:tcPr>
            <w:tcW w:w="0" w:type="auto"/>
            <w:shd w:val="clear" w:color="auto" w:fill="CCEEFF"/>
            <w:tcMar>
              <w:top w:w="0" w:type="dxa"/>
              <w:left w:w="0" w:type="dxa"/>
              <w:bottom w:w="30" w:type="dxa"/>
              <w:right w:w="0" w:type="dxa"/>
            </w:tcMar>
            <w:vAlign w:val="bottom"/>
          </w:tcPr>
          <w:p w14:paraId="2A81379A" w14:textId="77777777" w:rsidR="00A8121B" w:rsidRDefault="00463EBD">
            <w:r>
              <w:t> </w:t>
            </w:r>
          </w:p>
        </w:tc>
        <w:tc>
          <w:tcPr>
            <w:tcW w:w="0" w:type="auto"/>
            <w:tcBorders>
              <w:bottom w:val="single" w:sz="12" w:space="0" w:color="000000"/>
            </w:tcBorders>
            <w:shd w:val="clear" w:color="auto" w:fill="CCEEFF"/>
            <w:vAlign w:val="bottom"/>
          </w:tcPr>
          <w:p w14:paraId="3A3ED3BB" w14:textId="77777777" w:rsidR="00A8121B" w:rsidRDefault="00463EBD">
            <w:r>
              <w:t> </w:t>
            </w:r>
          </w:p>
        </w:tc>
        <w:tc>
          <w:tcPr>
            <w:tcW w:w="0" w:type="auto"/>
            <w:tcBorders>
              <w:bottom w:val="single" w:sz="12" w:space="0" w:color="000000"/>
            </w:tcBorders>
            <w:shd w:val="clear" w:color="auto" w:fill="CCEEFF"/>
            <w:vAlign w:val="bottom"/>
          </w:tcPr>
          <w:p w14:paraId="174D7D09" w14:textId="77777777" w:rsidR="00A8121B" w:rsidRDefault="00463EBD">
            <w:pPr>
              <w:jc w:val="right"/>
            </w:pPr>
            <w:r>
              <w:t>(3,296,448</w:t>
            </w:r>
          </w:p>
        </w:tc>
        <w:tc>
          <w:tcPr>
            <w:tcW w:w="0" w:type="auto"/>
            <w:shd w:val="clear" w:color="auto" w:fill="CCEEFF"/>
            <w:tcMar>
              <w:top w:w="0" w:type="dxa"/>
              <w:left w:w="0" w:type="dxa"/>
              <w:bottom w:w="30" w:type="dxa"/>
              <w:right w:w="0" w:type="dxa"/>
            </w:tcMar>
            <w:vAlign w:val="bottom"/>
          </w:tcPr>
          <w:p w14:paraId="12C27C6B" w14:textId="77777777" w:rsidR="00A8121B" w:rsidRDefault="00463EBD">
            <w:r>
              <w:t>)</w:t>
            </w:r>
          </w:p>
        </w:tc>
      </w:tr>
      <w:tr w:rsidR="00A8121B" w14:paraId="1FE226C8" w14:textId="77777777">
        <w:tc>
          <w:tcPr>
            <w:tcW w:w="0" w:type="auto"/>
            <w:shd w:val="clear" w:color="auto" w:fill="FFFFFF"/>
            <w:tcMar>
              <w:top w:w="0" w:type="dxa"/>
              <w:left w:w="180" w:type="dxa"/>
              <w:bottom w:w="0" w:type="dxa"/>
              <w:right w:w="0" w:type="dxa"/>
            </w:tcMar>
            <w:vAlign w:val="bottom"/>
          </w:tcPr>
          <w:p w14:paraId="0C6CD31C" w14:textId="77777777" w:rsidR="00A8121B" w:rsidRDefault="00463EBD">
            <w:pPr>
              <w:ind w:hanging="180"/>
              <w:rPr>
                <w:b/>
                <w:bCs/>
              </w:rPr>
            </w:pPr>
            <w:r>
              <w:rPr>
                <w:b/>
                <w:bCs/>
              </w:rPr>
              <w:t>Net</w:t>
            </w:r>
            <w:r>
              <w:rPr>
                <w:b/>
                <w:bCs/>
              </w:rPr>
              <w:t xml:space="preserve"> income</w:t>
            </w:r>
          </w:p>
        </w:tc>
        <w:tc>
          <w:tcPr>
            <w:tcW w:w="0" w:type="auto"/>
            <w:shd w:val="clear" w:color="auto" w:fill="FFFFFF"/>
            <w:vAlign w:val="bottom"/>
          </w:tcPr>
          <w:p w14:paraId="45EBA260" w14:textId="77777777" w:rsidR="00A8121B" w:rsidRDefault="00463EBD">
            <w:pPr>
              <w:rPr>
                <w:b/>
                <w:bCs/>
              </w:rPr>
            </w:pPr>
            <w:r>
              <w:rPr>
                <w:b/>
                <w:bCs/>
              </w:rPr>
              <w:t> </w:t>
            </w:r>
          </w:p>
        </w:tc>
        <w:tc>
          <w:tcPr>
            <w:tcW w:w="0" w:type="auto"/>
            <w:shd w:val="clear" w:color="auto" w:fill="FFFFFF"/>
            <w:vAlign w:val="bottom"/>
          </w:tcPr>
          <w:p w14:paraId="7BC12878" w14:textId="77777777" w:rsidR="00A8121B" w:rsidRDefault="00463EBD">
            <w:pPr>
              <w:rPr>
                <w:b/>
                <w:bCs/>
              </w:rPr>
            </w:pPr>
            <w:r>
              <w:rPr>
                <w:b/>
                <w:bCs/>
              </w:rPr>
              <w:t> </w:t>
            </w:r>
          </w:p>
        </w:tc>
        <w:tc>
          <w:tcPr>
            <w:tcW w:w="0" w:type="auto"/>
            <w:shd w:val="clear" w:color="auto" w:fill="FFFFFF"/>
            <w:vAlign w:val="bottom"/>
          </w:tcPr>
          <w:p w14:paraId="3C3A7D81" w14:textId="77777777" w:rsidR="00A8121B" w:rsidRDefault="00463EBD">
            <w:pPr>
              <w:jc w:val="right"/>
              <w:rPr>
                <w:b/>
                <w:bCs/>
              </w:rPr>
            </w:pPr>
            <w:r>
              <w:rPr>
                <w:b/>
                <w:bCs/>
              </w:rPr>
              <w:t>17,409,564</w:t>
            </w:r>
          </w:p>
        </w:tc>
        <w:tc>
          <w:tcPr>
            <w:tcW w:w="0" w:type="auto"/>
            <w:shd w:val="clear" w:color="auto" w:fill="FFFFFF"/>
            <w:vAlign w:val="bottom"/>
          </w:tcPr>
          <w:p w14:paraId="2AED85B9" w14:textId="77777777" w:rsidR="00A8121B" w:rsidRDefault="00463EBD">
            <w:pPr>
              <w:rPr>
                <w:b/>
                <w:bCs/>
              </w:rPr>
            </w:pPr>
            <w:r>
              <w:rPr>
                <w:b/>
                <w:bCs/>
              </w:rPr>
              <w:t> </w:t>
            </w:r>
          </w:p>
        </w:tc>
        <w:tc>
          <w:tcPr>
            <w:tcW w:w="0" w:type="auto"/>
            <w:shd w:val="clear" w:color="auto" w:fill="FFFFFF"/>
            <w:vAlign w:val="bottom"/>
          </w:tcPr>
          <w:p w14:paraId="752FC519" w14:textId="77777777" w:rsidR="00A8121B" w:rsidRDefault="00463EBD">
            <w:pPr>
              <w:rPr>
                <w:b/>
                <w:bCs/>
              </w:rPr>
            </w:pPr>
            <w:r>
              <w:rPr>
                <w:b/>
                <w:bCs/>
              </w:rPr>
              <w:t> </w:t>
            </w:r>
          </w:p>
        </w:tc>
        <w:tc>
          <w:tcPr>
            <w:tcW w:w="0" w:type="auto"/>
            <w:shd w:val="clear" w:color="auto" w:fill="FFFFFF"/>
            <w:vAlign w:val="bottom"/>
          </w:tcPr>
          <w:p w14:paraId="44A94771" w14:textId="77777777" w:rsidR="00A8121B" w:rsidRDefault="00463EBD">
            <w:pPr>
              <w:rPr>
                <w:b/>
                <w:bCs/>
              </w:rPr>
            </w:pPr>
            <w:r>
              <w:rPr>
                <w:b/>
                <w:bCs/>
              </w:rPr>
              <w:t> </w:t>
            </w:r>
          </w:p>
        </w:tc>
        <w:tc>
          <w:tcPr>
            <w:tcW w:w="0" w:type="auto"/>
            <w:shd w:val="clear" w:color="auto" w:fill="FFFFFF"/>
            <w:vAlign w:val="bottom"/>
          </w:tcPr>
          <w:p w14:paraId="2D26A187" w14:textId="77777777" w:rsidR="00A8121B" w:rsidRDefault="00463EBD">
            <w:pPr>
              <w:jc w:val="right"/>
              <w:rPr>
                <w:b/>
                <w:bCs/>
              </w:rPr>
            </w:pPr>
            <w:r>
              <w:rPr>
                <w:b/>
                <w:bCs/>
              </w:rPr>
              <w:t>6,217,711</w:t>
            </w:r>
          </w:p>
        </w:tc>
        <w:tc>
          <w:tcPr>
            <w:tcW w:w="0" w:type="auto"/>
            <w:shd w:val="clear" w:color="auto" w:fill="FFFFFF"/>
            <w:vAlign w:val="bottom"/>
          </w:tcPr>
          <w:p w14:paraId="3E0F8BF7" w14:textId="77777777" w:rsidR="00A8121B" w:rsidRDefault="00463EBD">
            <w:pPr>
              <w:rPr>
                <w:b/>
                <w:bCs/>
              </w:rPr>
            </w:pPr>
            <w:r>
              <w:rPr>
                <w:b/>
                <w:bCs/>
              </w:rPr>
              <w:t> </w:t>
            </w:r>
          </w:p>
        </w:tc>
        <w:tc>
          <w:tcPr>
            <w:tcW w:w="0" w:type="auto"/>
            <w:shd w:val="clear" w:color="auto" w:fill="FFFFFF"/>
            <w:vAlign w:val="bottom"/>
          </w:tcPr>
          <w:p w14:paraId="757946FD" w14:textId="77777777" w:rsidR="00A8121B" w:rsidRDefault="00463EBD">
            <w:pPr>
              <w:rPr>
                <w:b/>
                <w:bCs/>
              </w:rPr>
            </w:pPr>
            <w:r>
              <w:rPr>
                <w:b/>
                <w:bCs/>
              </w:rPr>
              <w:t> </w:t>
            </w:r>
          </w:p>
        </w:tc>
        <w:tc>
          <w:tcPr>
            <w:tcW w:w="0" w:type="auto"/>
            <w:shd w:val="clear" w:color="auto" w:fill="FFFFFF"/>
            <w:vAlign w:val="bottom"/>
          </w:tcPr>
          <w:p w14:paraId="48A543F5" w14:textId="77777777" w:rsidR="00A8121B" w:rsidRDefault="00463EBD">
            <w:pPr>
              <w:rPr>
                <w:b/>
                <w:bCs/>
              </w:rPr>
            </w:pPr>
            <w:r>
              <w:rPr>
                <w:b/>
                <w:bCs/>
              </w:rPr>
              <w:t> </w:t>
            </w:r>
          </w:p>
        </w:tc>
        <w:tc>
          <w:tcPr>
            <w:tcW w:w="0" w:type="auto"/>
            <w:shd w:val="clear" w:color="auto" w:fill="FFFFFF"/>
            <w:vAlign w:val="bottom"/>
          </w:tcPr>
          <w:p w14:paraId="072CE526" w14:textId="77777777" w:rsidR="00A8121B" w:rsidRDefault="00463EBD">
            <w:pPr>
              <w:jc w:val="right"/>
              <w:rPr>
                <w:b/>
                <w:bCs/>
              </w:rPr>
            </w:pPr>
            <w:r>
              <w:rPr>
                <w:b/>
                <w:bCs/>
              </w:rPr>
              <w:t>45,820,768</w:t>
            </w:r>
          </w:p>
        </w:tc>
        <w:tc>
          <w:tcPr>
            <w:tcW w:w="0" w:type="auto"/>
            <w:shd w:val="clear" w:color="auto" w:fill="FFFFFF"/>
            <w:vAlign w:val="bottom"/>
          </w:tcPr>
          <w:p w14:paraId="605F9FCB" w14:textId="77777777" w:rsidR="00A8121B" w:rsidRDefault="00463EBD">
            <w:pPr>
              <w:rPr>
                <w:b/>
                <w:bCs/>
              </w:rPr>
            </w:pPr>
            <w:r>
              <w:rPr>
                <w:b/>
                <w:bCs/>
              </w:rPr>
              <w:t> </w:t>
            </w:r>
          </w:p>
        </w:tc>
        <w:tc>
          <w:tcPr>
            <w:tcW w:w="0" w:type="auto"/>
            <w:shd w:val="clear" w:color="auto" w:fill="FFFFFF"/>
            <w:vAlign w:val="bottom"/>
          </w:tcPr>
          <w:p w14:paraId="4F822967" w14:textId="77777777" w:rsidR="00A8121B" w:rsidRDefault="00463EBD">
            <w:pPr>
              <w:rPr>
                <w:b/>
                <w:bCs/>
              </w:rPr>
            </w:pPr>
            <w:r>
              <w:rPr>
                <w:b/>
                <w:bCs/>
              </w:rPr>
              <w:t> </w:t>
            </w:r>
          </w:p>
        </w:tc>
        <w:tc>
          <w:tcPr>
            <w:tcW w:w="0" w:type="auto"/>
            <w:shd w:val="clear" w:color="auto" w:fill="FFFFFF"/>
            <w:vAlign w:val="bottom"/>
          </w:tcPr>
          <w:p w14:paraId="4F7B3B85" w14:textId="77777777" w:rsidR="00A8121B" w:rsidRDefault="00463EBD">
            <w:pPr>
              <w:rPr>
                <w:b/>
                <w:bCs/>
              </w:rPr>
            </w:pPr>
            <w:r>
              <w:rPr>
                <w:b/>
                <w:bCs/>
              </w:rPr>
              <w:t> </w:t>
            </w:r>
          </w:p>
        </w:tc>
        <w:tc>
          <w:tcPr>
            <w:tcW w:w="0" w:type="auto"/>
            <w:shd w:val="clear" w:color="auto" w:fill="FFFFFF"/>
            <w:vAlign w:val="bottom"/>
          </w:tcPr>
          <w:p w14:paraId="45A734C2" w14:textId="77777777" w:rsidR="00A8121B" w:rsidRDefault="00463EBD">
            <w:pPr>
              <w:jc w:val="right"/>
              <w:rPr>
                <w:b/>
                <w:bCs/>
              </w:rPr>
            </w:pPr>
            <w:r>
              <w:rPr>
                <w:b/>
                <w:bCs/>
              </w:rPr>
              <w:t>2,501,736</w:t>
            </w:r>
          </w:p>
        </w:tc>
        <w:tc>
          <w:tcPr>
            <w:tcW w:w="0" w:type="auto"/>
            <w:shd w:val="clear" w:color="auto" w:fill="FFFFFF"/>
            <w:vAlign w:val="bottom"/>
          </w:tcPr>
          <w:p w14:paraId="3A9FCF58" w14:textId="77777777" w:rsidR="00A8121B" w:rsidRDefault="00463EBD">
            <w:pPr>
              <w:rPr>
                <w:b/>
                <w:bCs/>
              </w:rPr>
            </w:pPr>
            <w:r>
              <w:rPr>
                <w:b/>
                <w:bCs/>
              </w:rPr>
              <w:t> </w:t>
            </w:r>
          </w:p>
        </w:tc>
      </w:tr>
      <w:tr w:rsidR="00A8121B" w14:paraId="6551C436" w14:textId="77777777">
        <w:tc>
          <w:tcPr>
            <w:tcW w:w="0" w:type="auto"/>
            <w:shd w:val="clear" w:color="auto" w:fill="CCEEFF"/>
            <w:tcMar>
              <w:top w:w="0" w:type="dxa"/>
              <w:left w:w="180" w:type="dxa"/>
              <w:bottom w:w="30" w:type="dxa"/>
              <w:right w:w="0" w:type="dxa"/>
            </w:tcMar>
            <w:vAlign w:val="bottom"/>
          </w:tcPr>
          <w:p w14:paraId="41F688E5" w14:textId="77777777" w:rsidR="00A8121B" w:rsidRPr="004E34D7" w:rsidRDefault="00463EBD">
            <w:pPr>
              <w:ind w:hanging="180"/>
              <w:rPr>
                <w:lang w:val="en-HK"/>
              </w:rPr>
            </w:pPr>
            <w:r>
              <w:rPr>
                <w:lang w:val="en-HK"/>
              </w:rPr>
              <w:t>Less: net loss attributable to noncontrolling interests</w:t>
            </w:r>
          </w:p>
        </w:tc>
        <w:tc>
          <w:tcPr>
            <w:tcW w:w="0" w:type="auto"/>
            <w:shd w:val="clear" w:color="auto" w:fill="CCEEFF"/>
            <w:tcMar>
              <w:top w:w="0" w:type="dxa"/>
              <w:left w:w="0" w:type="dxa"/>
              <w:bottom w:w="30" w:type="dxa"/>
              <w:right w:w="0" w:type="dxa"/>
            </w:tcMar>
            <w:vAlign w:val="bottom"/>
          </w:tcPr>
          <w:p w14:paraId="29EE828C"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3E130808"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7B27E635" w14:textId="77777777" w:rsidR="00A8121B" w:rsidRDefault="00463EBD">
            <w:pPr>
              <w:jc w:val="right"/>
            </w:pPr>
            <w:r>
              <w:t>—</w:t>
            </w:r>
          </w:p>
        </w:tc>
        <w:tc>
          <w:tcPr>
            <w:tcW w:w="0" w:type="auto"/>
            <w:shd w:val="clear" w:color="auto" w:fill="CCEEFF"/>
            <w:tcMar>
              <w:top w:w="0" w:type="dxa"/>
              <w:left w:w="0" w:type="dxa"/>
              <w:bottom w:w="30" w:type="dxa"/>
              <w:right w:w="0" w:type="dxa"/>
            </w:tcMar>
            <w:vAlign w:val="bottom"/>
          </w:tcPr>
          <w:p w14:paraId="44B76E26" w14:textId="77777777" w:rsidR="00A8121B" w:rsidRDefault="00463EBD">
            <w:r>
              <w:t> </w:t>
            </w:r>
          </w:p>
        </w:tc>
        <w:tc>
          <w:tcPr>
            <w:tcW w:w="0" w:type="auto"/>
            <w:shd w:val="clear" w:color="auto" w:fill="CCEEFF"/>
            <w:tcMar>
              <w:top w:w="0" w:type="dxa"/>
              <w:left w:w="0" w:type="dxa"/>
              <w:bottom w:w="30" w:type="dxa"/>
              <w:right w:w="0" w:type="dxa"/>
            </w:tcMar>
            <w:vAlign w:val="bottom"/>
          </w:tcPr>
          <w:p w14:paraId="4C097B0D" w14:textId="77777777" w:rsidR="00A8121B" w:rsidRDefault="00463EBD">
            <w:r>
              <w:t> </w:t>
            </w:r>
          </w:p>
        </w:tc>
        <w:tc>
          <w:tcPr>
            <w:tcW w:w="0" w:type="auto"/>
            <w:tcBorders>
              <w:bottom w:val="single" w:sz="12" w:space="0" w:color="000000"/>
            </w:tcBorders>
            <w:shd w:val="clear" w:color="auto" w:fill="CCEEFF"/>
            <w:vAlign w:val="bottom"/>
          </w:tcPr>
          <w:p w14:paraId="22C273FF" w14:textId="77777777" w:rsidR="00A8121B" w:rsidRDefault="00463EBD">
            <w:r>
              <w:t> </w:t>
            </w:r>
          </w:p>
        </w:tc>
        <w:tc>
          <w:tcPr>
            <w:tcW w:w="0" w:type="auto"/>
            <w:tcBorders>
              <w:bottom w:val="single" w:sz="12" w:space="0" w:color="000000"/>
            </w:tcBorders>
            <w:shd w:val="clear" w:color="auto" w:fill="CCEEFF"/>
            <w:vAlign w:val="bottom"/>
          </w:tcPr>
          <w:p w14:paraId="18E8C20D" w14:textId="77777777" w:rsidR="00A8121B" w:rsidRDefault="00463EBD">
            <w:pPr>
              <w:jc w:val="right"/>
            </w:pPr>
            <w:r>
              <w:t>(502,522</w:t>
            </w:r>
          </w:p>
        </w:tc>
        <w:tc>
          <w:tcPr>
            <w:tcW w:w="0" w:type="auto"/>
            <w:shd w:val="clear" w:color="auto" w:fill="CCEEFF"/>
            <w:tcMar>
              <w:top w:w="0" w:type="dxa"/>
              <w:left w:w="0" w:type="dxa"/>
              <w:bottom w:w="30" w:type="dxa"/>
              <w:right w:w="0" w:type="dxa"/>
            </w:tcMar>
            <w:vAlign w:val="bottom"/>
          </w:tcPr>
          <w:p w14:paraId="346919FB" w14:textId="77777777" w:rsidR="00A8121B" w:rsidRDefault="00463EBD">
            <w:r>
              <w:t>)</w:t>
            </w:r>
          </w:p>
        </w:tc>
        <w:tc>
          <w:tcPr>
            <w:tcW w:w="0" w:type="auto"/>
            <w:shd w:val="clear" w:color="auto" w:fill="CCEEFF"/>
            <w:tcMar>
              <w:top w:w="0" w:type="dxa"/>
              <w:left w:w="0" w:type="dxa"/>
              <w:bottom w:w="30" w:type="dxa"/>
              <w:right w:w="0" w:type="dxa"/>
            </w:tcMar>
            <w:vAlign w:val="bottom"/>
          </w:tcPr>
          <w:p w14:paraId="3F1680EF" w14:textId="77777777" w:rsidR="00A8121B" w:rsidRDefault="00463EBD">
            <w:r>
              <w:t> </w:t>
            </w:r>
          </w:p>
        </w:tc>
        <w:tc>
          <w:tcPr>
            <w:tcW w:w="0" w:type="auto"/>
            <w:tcBorders>
              <w:bottom w:val="single" w:sz="12" w:space="0" w:color="000000"/>
            </w:tcBorders>
            <w:shd w:val="clear" w:color="auto" w:fill="CCEEFF"/>
            <w:vAlign w:val="bottom"/>
          </w:tcPr>
          <w:p w14:paraId="5D5D26FE" w14:textId="77777777" w:rsidR="00A8121B" w:rsidRDefault="00463EBD">
            <w:r>
              <w:t> </w:t>
            </w:r>
          </w:p>
        </w:tc>
        <w:tc>
          <w:tcPr>
            <w:tcW w:w="0" w:type="auto"/>
            <w:tcBorders>
              <w:bottom w:val="single" w:sz="12" w:space="0" w:color="000000"/>
            </w:tcBorders>
            <w:shd w:val="clear" w:color="auto" w:fill="CCEEFF"/>
            <w:vAlign w:val="bottom"/>
          </w:tcPr>
          <w:p w14:paraId="59ADB3C4" w14:textId="77777777" w:rsidR="00A8121B" w:rsidRDefault="00463EBD">
            <w:pPr>
              <w:jc w:val="right"/>
            </w:pPr>
            <w:r>
              <w:t>—</w:t>
            </w:r>
          </w:p>
        </w:tc>
        <w:tc>
          <w:tcPr>
            <w:tcW w:w="0" w:type="auto"/>
            <w:shd w:val="clear" w:color="auto" w:fill="CCEEFF"/>
            <w:tcMar>
              <w:top w:w="0" w:type="dxa"/>
              <w:left w:w="0" w:type="dxa"/>
              <w:bottom w:w="30" w:type="dxa"/>
              <w:right w:w="0" w:type="dxa"/>
            </w:tcMar>
            <w:vAlign w:val="bottom"/>
          </w:tcPr>
          <w:p w14:paraId="77D649B4" w14:textId="77777777" w:rsidR="00A8121B" w:rsidRDefault="00463EBD">
            <w:r>
              <w:t> </w:t>
            </w:r>
          </w:p>
        </w:tc>
        <w:tc>
          <w:tcPr>
            <w:tcW w:w="0" w:type="auto"/>
            <w:shd w:val="clear" w:color="auto" w:fill="CCEEFF"/>
            <w:tcMar>
              <w:top w:w="0" w:type="dxa"/>
              <w:left w:w="0" w:type="dxa"/>
              <w:bottom w:w="30" w:type="dxa"/>
              <w:right w:w="0" w:type="dxa"/>
            </w:tcMar>
            <w:vAlign w:val="bottom"/>
          </w:tcPr>
          <w:p w14:paraId="72D686FB" w14:textId="77777777" w:rsidR="00A8121B" w:rsidRDefault="00463EBD">
            <w:r>
              <w:t> </w:t>
            </w:r>
          </w:p>
        </w:tc>
        <w:tc>
          <w:tcPr>
            <w:tcW w:w="0" w:type="auto"/>
            <w:tcBorders>
              <w:bottom w:val="single" w:sz="12" w:space="0" w:color="000000"/>
            </w:tcBorders>
            <w:shd w:val="clear" w:color="auto" w:fill="CCEEFF"/>
            <w:vAlign w:val="bottom"/>
          </w:tcPr>
          <w:p w14:paraId="2B05507C" w14:textId="77777777" w:rsidR="00A8121B" w:rsidRDefault="00463EBD">
            <w:r>
              <w:t> </w:t>
            </w:r>
          </w:p>
        </w:tc>
        <w:tc>
          <w:tcPr>
            <w:tcW w:w="0" w:type="auto"/>
            <w:tcBorders>
              <w:bottom w:val="single" w:sz="12" w:space="0" w:color="000000"/>
            </w:tcBorders>
            <w:shd w:val="clear" w:color="auto" w:fill="CCEEFF"/>
            <w:vAlign w:val="bottom"/>
          </w:tcPr>
          <w:p w14:paraId="05ED5DEC" w14:textId="77777777" w:rsidR="00A8121B" w:rsidRDefault="00463EBD">
            <w:pPr>
              <w:jc w:val="right"/>
            </w:pPr>
            <w:r>
              <w:t>(965,275</w:t>
            </w:r>
          </w:p>
        </w:tc>
        <w:tc>
          <w:tcPr>
            <w:tcW w:w="0" w:type="auto"/>
            <w:shd w:val="clear" w:color="auto" w:fill="CCEEFF"/>
            <w:tcMar>
              <w:top w:w="0" w:type="dxa"/>
              <w:left w:w="0" w:type="dxa"/>
              <w:bottom w:w="30" w:type="dxa"/>
              <w:right w:w="0" w:type="dxa"/>
            </w:tcMar>
            <w:vAlign w:val="bottom"/>
          </w:tcPr>
          <w:p w14:paraId="7E38D509" w14:textId="77777777" w:rsidR="00A8121B" w:rsidRDefault="00463EBD">
            <w:r>
              <w:t>)</w:t>
            </w:r>
          </w:p>
        </w:tc>
      </w:tr>
      <w:tr w:rsidR="00A8121B" w14:paraId="2D24D446" w14:textId="77777777">
        <w:tc>
          <w:tcPr>
            <w:tcW w:w="0" w:type="auto"/>
            <w:shd w:val="clear" w:color="auto" w:fill="FFFFFF"/>
            <w:tcMar>
              <w:top w:w="0" w:type="dxa"/>
              <w:left w:w="180" w:type="dxa"/>
              <w:bottom w:w="50" w:type="dxa"/>
              <w:right w:w="0" w:type="dxa"/>
            </w:tcMar>
            <w:vAlign w:val="bottom"/>
          </w:tcPr>
          <w:p w14:paraId="0CE134E5" w14:textId="77777777" w:rsidR="00A8121B" w:rsidRPr="004E34D7" w:rsidRDefault="00463EBD">
            <w:pPr>
              <w:ind w:hanging="180"/>
              <w:rPr>
                <w:b/>
                <w:bCs/>
                <w:lang w:val="en-HK"/>
              </w:rPr>
            </w:pPr>
            <w:r>
              <w:rPr>
                <w:b/>
                <w:bCs/>
                <w:lang w:val="en-HK"/>
              </w:rPr>
              <w:t>Net</w:t>
            </w:r>
            <w:r>
              <w:rPr>
                <w:b/>
                <w:bCs/>
                <w:lang w:val="en-HK"/>
              </w:rPr>
              <w:t xml:space="preserve"> income attributable to TOYO Co., Ltd.’s shareholders</w:t>
            </w:r>
          </w:p>
        </w:tc>
        <w:tc>
          <w:tcPr>
            <w:tcW w:w="0" w:type="auto"/>
            <w:shd w:val="clear" w:color="auto" w:fill="FFFFFF"/>
            <w:tcMar>
              <w:top w:w="0" w:type="dxa"/>
              <w:left w:w="0" w:type="dxa"/>
              <w:bottom w:w="50" w:type="dxa"/>
              <w:right w:w="0" w:type="dxa"/>
            </w:tcMar>
            <w:vAlign w:val="bottom"/>
          </w:tcPr>
          <w:p w14:paraId="36B6F089" w14:textId="77777777" w:rsidR="00A8121B" w:rsidRPr="004E34D7" w:rsidRDefault="00463EBD">
            <w:pPr>
              <w:rPr>
                <w:b/>
                <w:bCs/>
                <w:lang w:val="en-HK"/>
              </w:rPr>
            </w:pPr>
            <w:r>
              <w:rPr>
                <w:b/>
                <w:bCs/>
                <w:lang w:val="en-HK"/>
              </w:rPr>
              <w:t> </w:t>
            </w:r>
          </w:p>
        </w:tc>
        <w:tc>
          <w:tcPr>
            <w:tcW w:w="0" w:type="auto"/>
            <w:tcBorders>
              <w:bottom w:val="double" w:sz="12" w:space="0" w:color="000000"/>
            </w:tcBorders>
            <w:shd w:val="clear" w:color="auto" w:fill="FFFFFF"/>
            <w:vAlign w:val="bottom"/>
          </w:tcPr>
          <w:p w14:paraId="23368C37"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7EADE8A7" w14:textId="77777777" w:rsidR="00A8121B" w:rsidRDefault="00463EBD">
            <w:pPr>
              <w:jc w:val="right"/>
              <w:rPr>
                <w:b/>
                <w:bCs/>
              </w:rPr>
            </w:pPr>
            <w:r>
              <w:rPr>
                <w:b/>
                <w:bCs/>
              </w:rPr>
              <w:t>17,409,564</w:t>
            </w:r>
          </w:p>
        </w:tc>
        <w:tc>
          <w:tcPr>
            <w:tcW w:w="0" w:type="auto"/>
            <w:shd w:val="clear" w:color="auto" w:fill="FFFFFF"/>
            <w:tcMar>
              <w:top w:w="0" w:type="dxa"/>
              <w:left w:w="0" w:type="dxa"/>
              <w:bottom w:w="50" w:type="dxa"/>
              <w:right w:w="0" w:type="dxa"/>
            </w:tcMar>
            <w:vAlign w:val="bottom"/>
          </w:tcPr>
          <w:p w14:paraId="70C3443A" w14:textId="77777777" w:rsidR="00A8121B" w:rsidRDefault="00463EBD">
            <w:pPr>
              <w:rPr>
                <w:b/>
                <w:bCs/>
              </w:rPr>
            </w:pPr>
            <w:r>
              <w:rPr>
                <w:b/>
                <w:bCs/>
              </w:rPr>
              <w:t> </w:t>
            </w:r>
          </w:p>
        </w:tc>
        <w:tc>
          <w:tcPr>
            <w:tcW w:w="0" w:type="auto"/>
            <w:shd w:val="clear" w:color="auto" w:fill="FFFFFF"/>
            <w:tcMar>
              <w:top w:w="0" w:type="dxa"/>
              <w:left w:w="0" w:type="dxa"/>
              <w:bottom w:w="50" w:type="dxa"/>
              <w:right w:w="0" w:type="dxa"/>
            </w:tcMar>
            <w:vAlign w:val="bottom"/>
          </w:tcPr>
          <w:p w14:paraId="0E1D6520"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18BD4070"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2F5DCAED" w14:textId="77777777" w:rsidR="00A8121B" w:rsidRDefault="00463EBD">
            <w:pPr>
              <w:jc w:val="right"/>
              <w:rPr>
                <w:b/>
                <w:bCs/>
              </w:rPr>
            </w:pPr>
            <w:r>
              <w:rPr>
                <w:b/>
                <w:bCs/>
              </w:rPr>
              <w:t>6,720,233</w:t>
            </w:r>
          </w:p>
        </w:tc>
        <w:tc>
          <w:tcPr>
            <w:tcW w:w="0" w:type="auto"/>
            <w:shd w:val="clear" w:color="auto" w:fill="FFFFFF"/>
            <w:tcMar>
              <w:top w:w="0" w:type="dxa"/>
              <w:left w:w="0" w:type="dxa"/>
              <w:bottom w:w="50" w:type="dxa"/>
              <w:right w:w="0" w:type="dxa"/>
            </w:tcMar>
            <w:vAlign w:val="bottom"/>
          </w:tcPr>
          <w:p w14:paraId="3C3EAF74" w14:textId="77777777" w:rsidR="00A8121B" w:rsidRDefault="00463EBD">
            <w:pPr>
              <w:rPr>
                <w:b/>
                <w:bCs/>
              </w:rPr>
            </w:pPr>
            <w:r>
              <w:rPr>
                <w:b/>
                <w:bCs/>
              </w:rPr>
              <w:t> </w:t>
            </w:r>
          </w:p>
        </w:tc>
        <w:tc>
          <w:tcPr>
            <w:tcW w:w="0" w:type="auto"/>
            <w:shd w:val="clear" w:color="auto" w:fill="FFFFFF"/>
            <w:tcMar>
              <w:top w:w="0" w:type="dxa"/>
              <w:left w:w="0" w:type="dxa"/>
              <w:bottom w:w="50" w:type="dxa"/>
              <w:right w:w="0" w:type="dxa"/>
            </w:tcMar>
            <w:vAlign w:val="bottom"/>
          </w:tcPr>
          <w:p w14:paraId="4BDDC850"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165A705E"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26958EAE" w14:textId="77777777" w:rsidR="00A8121B" w:rsidRDefault="00463EBD">
            <w:pPr>
              <w:jc w:val="right"/>
              <w:rPr>
                <w:b/>
                <w:bCs/>
              </w:rPr>
            </w:pPr>
            <w:r>
              <w:rPr>
                <w:b/>
                <w:bCs/>
              </w:rPr>
              <w:t>45,820,768</w:t>
            </w:r>
          </w:p>
        </w:tc>
        <w:tc>
          <w:tcPr>
            <w:tcW w:w="0" w:type="auto"/>
            <w:shd w:val="clear" w:color="auto" w:fill="FFFFFF"/>
            <w:tcMar>
              <w:top w:w="0" w:type="dxa"/>
              <w:left w:w="0" w:type="dxa"/>
              <w:bottom w:w="50" w:type="dxa"/>
              <w:right w:w="0" w:type="dxa"/>
            </w:tcMar>
            <w:vAlign w:val="bottom"/>
          </w:tcPr>
          <w:p w14:paraId="528F7C75" w14:textId="77777777" w:rsidR="00A8121B" w:rsidRDefault="00463EBD">
            <w:pPr>
              <w:rPr>
                <w:b/>
                <w:bCs/>
              </w:rPr>
            </w:pPr>
            <w:r>
              <w:rPr>
                <w:b/>
                <w:bCs/>
              </w:rPr>
              <w:t> </w:t>
            </w:r>
          </w:p>
        </w:tc>
        <w:tc>
          <w:tcPr>
            <w:tcW w:w="0" w:type="auto"/>
            <w:shd w:val="clear" w:color="auto" w:fill="FFFFFF"/>
            <w:tcMar>
              <w:top w:w="0" w:type="dxa"/>
              <w:left w:w="0" w:type="dxa"/>
              <w:bottom w:w="50" w:type="dxa"/>
              <w:right w:w="0" w:type="dxa"/>
            </w:tcMar>
            <w:vAlign w:val="bottom"/>
          </w:tcPr>
          <w:p w14:paraId="65A666C6"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3BC1A4B4"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0ED86104" w14:textId="77777777" w:rsidR="00A8121B" w:rsidRDefault="00463EBD">
            <w:pPr>
              <w:jc w:val="right"/>
              <w:rPr>
                <w:b/>
                <w:bCs/>
              </w:rPr>
            </w:pPr>
            <w:r>
              <w:rPr>
                <w:b/>
                <w:bCs/>
              </w:rPr>
              <w:t>3,467,011</w:t>
            </w:r>
          </w:p>
        </w:tc>
        <w:tc>
          <w:tcPr>
            <w:tcW w:w="0" w:type="auto"/>
            <w:shd w:val="clear" w:color="auto" w:fill="FFFFFF"/>
            <w:tcMar>
              <w:top w:w="0" w:type="dxa"/>
              <w:left w:w="0" w:type="dxa"/>
              <w:bottom w:w="50" w:type="dxa"/>
              <w:right w:w="0" w:type="dxa"/>
            </w:tcMar>
            <w:vAlign w:val="bottom"/>
          </w:tcPr>
          <w:p w14:paraId="1E0E7ED8" w14:textId="77777777" w:rsidR="00A8121B" w:rsidRDefault="00463EBD">
            <w:pPr>
              <w:rPr>
                <w:b/>
                <w:bCs/>
              </w:rPr>
            </w:pPr>
            <w:r>
              <w:rPr>
                <w:b/>
                <w:bCs/>
              </w:rPr>
              <w:t> </w:t>
            </w:r>
          </w:p>
        </w:tc>
      </w:tr>
      <w:tr w:rsidR="00A8121B" w14:paraId="23DB826A" w14:textId="77777777">
        <w:tc>
          <w:tcPr>
            <w:tcW w:w="0" w:type="auto"/>
            <w:shd w:val="clear" w:color="auto" w:fill="CCEEFF"/>
            <w:tcMar>
              <w:top w:w="0" w:type="dxa"/>
              <w:left w:w="180" w:type="dxa"/>
              <w:bottom w:w="0" w:type="dxa"/>
              <w:right w:w="0" w:type="dxa"/>
            </w:tcMar>
            <w:vAlign w:val="bottom"/>
          </w:tcPr>
          <w:p w14:paraId="78F056EB" w14:textId="77777777" w:rsidR="00A8121B" w:rsidRDefault="00463EBD">
            <w:pPr>
              <w:ind w:hanging="180"/>
            </w:pPr>
            <w:r>
              <w:t> </w:t>
            </w:r>
          </w:p>
        </w:tc>
        <w:tc>
          <w:tcPr>
            <w:tcW w:w="0" w:type="auto"/>
            <w:shd w:val="clear" w:color="auto" w:fill="CCEEFF"/>
            <w:vAlign w:val="bottom"/>
          </w:tcPr>
          <w:p w14:paraId="37437F3D" w14:textId="77777777" w:rsidR="00A8121B" w:rsidRDefault="00463EBD">
            <w:r>
              <w:t> </w:t>
            </w:r>
          </w:p>
        </w:tc>
        <w:tc>
          <w:tcPr>
            <w:tcW w:w="0" w:type="auto"/>
            <w:shd w:val="clear" w:color="auto" w:fill="CCEEFF"/>
            <w:vAlign w:val="bottom"/>
          </w:tcPr>
          <w:p w14:paraId="33752964" w14:textId="77777777" w:rsidR="00A8121B" w:rsidRDefault="00463EBD">
            <w:r>
              <w:t> </w:t>
            </w:r>
          </w:p>
        </w:tc>
        <w:tc>
          <w:tcPr>
            <w:tcW w:w="0" w:type="auto"/>
            <w:shd w:val="clear" w:color="auto" w:fill="CCEEFF"/>
            <w:vAlign w:val="bottom"/>
          </w:tcPr>
          <w:p w14:paraId="30C1C030" w14:textId="77777777" w:rsidR="00A8121B" w:rsidRDefault="00463EBD">
            <w:pPr>
              <w:jc w:val="right"/>
            </w:pPr>
            <w:r>
              <w:t> </w:t>
            </w:r>
          </w:p>
        </w:tc>
        <w:tc>
          <w:tcPr>
            <w:tcW w:w="0" w:type="auto"/>
            <w:shd w:val="clear" w:color="auto" w:fill="CCEEFF"/>
            <w:vAlign w:val="bottom"/>
          </w:tcPr>
          <w:p w14:paraId="13F6C9A2" w14:textId="77777777" w:rsidR="00A8121B" w:rsidRDefault="00463EBD">
            <w:r>
              <w:t> </w:t>
            </w:r>
          </w:p>
        </w:tc>
        <w:tc>
          <w:tcPr>
            <w:tcW w:w="0" w:type="auto"/>
            <w:shd w:val="clear" w:color="auto" w:fill="CCEEFF"/>
            <w:vAlign w:val="bottom"/>
          </w:tcPr>
          <w:p w14:paraId="7DA1F74E" w14:textId="77777777" w:rsidR="00A8121B" w:rsidRDefault="00463EBD">
            <w:r>
              <w:t> </w:t>
            </w:r>
          </w:p>
        </w:tc>
        <w:tc>
          <w:tcPr>
            <w:tcW w:w="0" w:type="auto"/>
            <w:shd w:val="clear" w:color="auto" w:fill="CCEEFF"/>
            <w:vAlign w:val="bottom"/>
          </w:tcPr>
          <w:p w14:paraId="49997906" w14:textId="77777777" w:rsidR="00A8121B" w:rsidRDefault="00463EBD">
            <w:r>
              <w:t> </w:t>
            </w:r>
          </w:p>
        </w:tc>
        <w:tc>
          <w:tcPr>
            <w:tcW w:w="0" w:type="auto"/>
            <w:shd w:val="clear" w:color="auto" w:fill="CCEEFF"/>
            <w:vAlign w:val="bottom"/>
          </w:tcPr>
          <w:p w14:paraId="1FC4C79A" w14:textId="77777777" w:rsidR="00A8121B" w:rsidRDefault="00463EBD">
            <w:pPr>
              <w:jc w:val="right"/>
            </w:pPr>
            <w:r>
              <w:t> </w:t>
            </w:r>
          </w:p>
        </w:tc>
        <w:tc>
          <w:tcPr>
            <w:tcW w:w="0" w:type="auto"/>
            <w:shd w:val="clear" w:color="auto" w:fill="CCEEFF"/>
            <w:vAlign w:val="bottom"/>
          </w:tcPr>
          <w:p w14:paraId="5B2A326A" w14:textId="77777777" w:rsidR="00A8121B" w:rsidRDefault="00463EBD">
            <w:r>
              <w:t> </w:t>
            </w:r>
          </w:p>
        </w:tc>
        <w:tc>
          <w:tcPr>
            <w:tcW w:w="0" w:type="auto"/>
            <w:shd w:val="clear" w:color="auto" w:fill="CCEEFF"/>
            <w:vAlign w:val="bottom"/>
          </w:tcPr>
          <w:p w14:paraId="7CDCF3AE" w14:textId="77777777" w:rsidR="00A8121B" w:rsidRDefault="00463EBD">
            <w:r>
              <w:t> </w:t>
            </w:r>
          </w:p>
        </w:tc>
        <w:tc>
          <w:tcPr>
            <w:tcW w:w="0" w:type="auto"/>
            <w:shd w:val="clear" w:color="auto" w:fill="CCEEFF"/>
            <w:vAlign w:val="bottom"/>
          </w:tcPr>
          <w:p w14:paraId="437D5EFC" w14:textId="77777777" w:rsidR="00A8121B" w:rsidRDefault="00463EBD">
            <w:r>
              <w:t> </w:t>
            </w:r>
          </w:p>
        </w:tc>
        <w:tc>
          <w:tcPr>
            <w:tcW w:w="0" w:type="auto"/>
            <w:shd w:val="clear" w:color="auto" w:fill="CCEEFF"/>
            <w:vAlign w:val="bottom"/>
          </w:tcPr>
          <w:p w14:paraId="3BB1BE4B" w14:textId="77777777" w:rsidR="00A8121B" w:rsidRDefault="00463EBD">
            <w:pPr>
              <w:jc w:val="right"/>
            </w:pPr>
            <w:r>
              <w:t> </w:t>
            </w:r>
          </w:p>
        </w:tc>
        <w:tc>
          <w:tcPr>
            <w:tcW w:w="0" w:type="auto"/>
            <w:shd w:val="clear" w:color="auto" w:fill="CCEEFF"/>
            <w:vAlign w:val="bottom"/>
          </w:tcPr>
          <w:p w14:paraId="2CDE076F" w14:textId="77777777" w:rsidR="00A8121B" w:rsidRDefault="00463EBD">
            <w:r>
              <w:t> </w:t>
            </w:r>
          </w:p>
        </w:tc>
        <w:tc>
          <w:tcPr>
            <w:tcW w:w="0" w:type="auto"/>
            <w:shd w:val="clear" w:color="auto" w:fill="CCEEFF"/>
            <w:vAlign w:val="bottom"/>
          </w:tcPr>
          <w:p w14:paraId="5CCFEC0A" w14:textId="77777777" w:rsidR="00A8121B" w:rsidRDefault="00463EBD">
            <w:r>
              <w:t> </w:t>
            </w:r>
          </w:p>
        </w:tc>
        <w:tc>
          <w:tcPr>
            <w:tcW w:w="0" w:type="auto"/>
            <w:shd w:val="clear" w:color="auto" w:fill="CCEEFF"/>
            <w:vAlign w:val="bottom"/>
          </w:tcPr>
          <w:p w14:paraId="2F9F16BF" w14:textId="77777777" w:rsidR="00A8121B" w:rsidRDefault="00463EBD">
            <w:r>
              <w:t> </w:t>
            </w:r>
          </w:p>
        </w:tc>
        <w:tc>
          <w:tcPr>
            <w:tcW w:w="0" w:type="auto"/>
            <w:shd w:val="clear" w:color="auto" w:fill="CCEEFF"/>
            <w:vAlign w:val="bottom"/>
          </w:tcPr>
          <w:p w14:paraId="0538726F" w14:textId="77777777" w:rsidR="00A8121B" w:rsidRDefault="00463EBD">
            <w:pPr>
              <w:jc w:val="right"/>
            </w:pPr>
            <w:r>
              <w:t> </w:t>
            </w:r>
          </w:p>
        </w:tc>
        <w:tc>
          <w:tcPr>
            <w:tcW w:w="0" w:type="auto"/>
            <w:shd w:val="clear" w:color="auto" w:fill="CCEEFF"/>
            <w:vAlign w:val="bottom"/>
          </w:tcPr>
          <w:p w14:paraId="618AC604" w14:textId="77777777" w:rsidR="00A8121B" w:rsidRDefault="00463EBD">
            <w:r>
              <w:t> </w:t>
            </w:r>
          </w:p>
        </w:tc>
      </w:tr>
      <w:tr w:rsidR="00A8121B" w14:paraId="2D5DE6BE" w14:textId="77777777">
        <w:tc>
          <w:tcPr>
            <w:tcW w:w="0" w:type="auto"/>
            <w:shd w:val="clear" w:color="auto" w:fill="FFFFFF"/>
            <w:tcMar>
              <w:top w:w="0" w:type="dxa"/>
              <w:left w:w="180" w:type="dxa"/>
              <w:bottom w:w="0" w:type="dxa"/>
              <w:right w:w="0" w:type="dxa"/>
            </w:tcMar>
            <w:vAlign w:val="bottom"/>
          </w:tcPr>
          <w:p w14:paraId="3726D2C2" w14:textId="77777777" w:rsidR="00A8121B" w:rsidRDefault="00463EBD">
            <w:pPr>
              <w:ind w:hanging="180"/>
              <w:rPr>
                <w:b/>
                <w:bCs/>
              </w:rPr>
            </w:pPr>
            <w:r>
              <w:rPr>
                <w:b/>
                <w:bCs/>
              </w:rPr>
              <w:t>Other comprehensive loss</w:t>
            </w:r>
          </w:p>
        </w:tc>
        <w:tc>
          <w:tcPr>
            <w:tcW w:w="0" w:type="auto"/>
            <w:shd w:val="clear" w:color="auto" w:fill="FFFFFF"/>
            <w:vAlign w:val="bottom"/>
          </w:tcPr>
          <w:p w14:paraId="6770236E" w14:textId="77777777" w:rsidR="00A8121B" w:rsidRDefault="00463EBD">
            <w:r>
              <w:t> </w:t>
            </w:r>
          </w:p>
        </w:tc>
        <w:tc>
          <w:tcPr>
            <w:tcW w:w="0" w:type="auto"/>
            <w:shd w:val="clear" w:color="auto" w:fill="FFFFFF"/>
            <w:vAlign w:val="bottom"/>
          </w:tcPr>
          <w:p w14:paraId="540C33B0" w14:textId="77777777" w:rsidR="00A8121B" w:rsidRDefault="00463EBD">
            <w:r>
              <w:t> </w:t>
            </w:r>
          </w:p>
        </w:tc>
        <w:tc>
          <w:tcPr>
            <w:tcW w:w="0" w:type="auto"/>
            <w:shd w:val="clear" w:color="auto" w:fill="FFFFFF"/>
            <w:vAlign w:val="bottom"/>
          </w:tcPr>
          <w:p w14:paraId="7327C306" w14:textId="77777777" w:rsidR="00A8121B" w:rsidRDefault="00463EBD">
            <w:pPr>
              <w:jc w:val="right"/>
            </w:pPr>
            <w:r>
              <w:t> </w:t>
            </w:r>
          </w:p>
        </w:tc>
        <w:tc>
          <w:tcPr>
            <w:tcW w:w="0" w:type="auto"/>
            <w:shd w:val="clear" w:color="auto" w:fill="FFFFFF"/>
            <w:vAlign w:val="bottom"/>
          </w:tcPr>
          <w:p w14:paraId="5771A015" w14:textId="77777777" w:rsidR="00A8121B" w:rsidRDefault="00463EBD">
            <w:r>
              <w:t> </w:t>
            </w:r>
          </w:p>
        </w:tc>
        <w:tc>
          <w:tcPr>
            <w:tcW w:w="0" w:type="auto"/>
            <w:shd w:val="clear" w:color="auto" w:fill="FFFFFF"/>
            <w:vAlign w:val="bottom"/>
          </w:tcPr>
          <w:p w14:paraId="3D173CD7" w14:textId="77777777" w:rsidR="00A8121B" w:rsidRDefault="00463EBD">
            <w:r>
              <w:t> </w:t>
            </w:r>
          </w:p>
        </w:tc>
        <w:tc>
          <w:tcPr>
            <w:tcW w:w="0" w:type="auto"/>
            <w:shd w:val="clear" w:color="auto" w:fill="FFFFFF"/>
            <w:vAlign w:val="bottom"/>
          </w:tcPr>
          <w:p w14:paraId="3F85DD92" w14:textId="77777777" w:rsidR="00A8121B" w:rsidRDefault="00463EBD">
            <w:r>
              <w:t> </w:t>
            </w:r>
          </w:p>
        </w:tc>
        <w:tc>
          <w:tcPr>
            <w:tcW w:w="0" w:type="auto"/>
            <w:shd w:val="clear" w:color="auto" w:fill="FFFFFF"/>
            <w:vAlign w:val="bottom"/>
          </w:tcPr>
          <w:p w14:paraId="0D91FF3C" w14:textId="77777777" w:rsidR="00A8121B" w:rsidRDefault="00463EBD">
            <w:pPr>
              <w:jc w:val="right"/>
            </w:pPr>
            <w:r>
              <w:t> </w:t>
            </w:r>
          </w:p>
        </w:tc>
        <w:tc>
          <w:tcPr>
            <w:tcW w:w="0" w:type="auto"/>
            <w:shd w:val="clear" w:color="auto" w:fill="FFFFFF"/>
            <w:vAlign w:val="bottom"/>
          </w:tcPr>
          <w:p w14:paraId="34F9686E" w14:textId="77777777" w:rsidR="00A8121B" w:rsidRDefault="00463EBD">
            <w:r>
              <w:t> </w:t>
            </w:r>
          </w:p>
        </w:tc>
        <w:tc>
          <w:tcPr>
            <w:tcW w:w="0" w:type="auto"/>
            <w:shd w:val="clear" w:color="auto" w:fill="FFFFFF"/>
            <w:vAlign w:val="bottom"/>
          </w:tcPr>
          <w:p w14:paraId="5F281050" w14:textId="77777777" w:rsidR="00A8121B" w:rsidRDefault="00463EBD">
            <w:r>
              <w:t> </w:t>
            </w:r>
          </w:p>
        </w:tc>
        <w:tc>
          <w:tcPr>
            <w:tcW w:w="0" w:type="auto"/>
            <w:shd w:val="clear" w:color="auto" w:fill="FFFFFF"/>
            <w:vAlign w:val="bottom"/>
          </w:tcPr>
          <w:p w14:paraId="1F06AA6D" w14:textId="77777777" w:rsidR="00A8121B" w:rsidRDefault="00463EBD">
            <w:r>
              <w:t> </w:t>
            </w:r>
          </w:p>
        </w:tc>
        <w:tc>
          <w:tcPr>
            <w:tcW w:w="0" w:type="auto"/>
            <w:shd w:val="clear" w:color="auto" w:fill="FFFFFF"/>
            <w:vAlign w:val="bottom"/>
          </w:tcPr>
          <w:p w14:paraId="5DC4D783" w14:textId="77777777" w:rsidR="00A8121B" w:rsidRDefault="00463EBD">
            <w:pPr>
              <w:jc w:val="right"/>
            </w:pPr>
            <w:r>
              <w:t> </w:t>
            </w:r>
          </w:p>
        </w:tc>
        <w:tc>
          <w:tcPr>
            <w:tcW w:w="0" w:type="auto"/>
            <w:shd w:val="clear" w:color="auto" w:fill="FFFFFF"/>
            <w:vAlign w:val="bottom"/>
          </w:tcPr>
          <w:p w14:paraId="638C941B" w14:textId="77777777" w:rsidR="00A8121B" w:rsidRDefault="00463EBD">
            <w:r>
              <w:t> </w:t>
            </w:r>
          </w:p>
        </w:tc>
        <w:tc>
          <w:tcPr>
            <w:tcW w:w="0" w:type="auto"/>
            <w:shd w:val="clear" w:color="auto" w:fill="FFFFFF"/>
            <w:vAlign w:val="bottom"/>
          </w:tcPr>
          <w:p w14:paraId="231AAFA5" w14:textId="77777777" w:rsidR="00A8121B" w:rsidRDefault="00463EBD">
            <w:r>
              <w:t> </w:t>
            </w:r>
          </w:p>
        </w:tc>
        <w:tc>
          <w:tcPr>
            <w:tcW w:w="0" w:type="auto"/>
            <w:shd w:val="clear" w:color="auto" w:fill="FFFFFF"/>
            <w:vAlign w:val="bottom"/>
          </w:tcPr>
          <w:p w14:paraId="51D10CA1" w14:textId="77777777" w:rsidR="00A8121B" w:rsidRDefault="00463EBD">
            <w:r>
              <w:t> </w:t>
            </w:r>
          </w:p>
        </w:tc>
        <w:tc>
          <w:tcPr>
            <w:tcW w:w="0" w:type="auto"/>
            <w:shd w:val="clear" w:color="auto" w:fill="FFFFFF"/>
            <w:vAlign w:val="bottom"/>
          </w:tcPr>
          <w:p w14:paraId="5BDE6576" w14:textId="77777777" w:rsidR="00A8121B" w:rsidRDefault="00463EBD">
            <w:pPr>
              <w:jc w:val="right"/>
            </w:pPr>
            <w:r>
              <w:t> </w:t>
            </w:r>
          </w:p>
        </w:tc>
        <w:tc>
          <w:tcPr>
            <w:tcW w:w="0" w:type="auto"/>
            <w:shd w:val="clear" w:color="auto" w:fill="FFFFFF"/>
            <w:vAlign w:val="bottom"/>
          </w:tcPr>
          <w:p w14:paraId="7DE74C0F" w14:textId="77777777" w:rsidR="00A8121B" w:rsidRDefault="00463EBD">
            <w:r>
              <w:t> </w:t>
            </w:r>
          </w:p>
        </w:tc>
      </w:tr>
      <w:tr w:rsidR="00A8121B" w14:paraId="079309EF" w14:textId="77777777">
        <w:tc>
          <w:tcPr>
            <w:tcW w:w="0" w:type="auto"/>
            <w:shd w:val="clear" w:color="auto" w:fill="CCEEFF"/>
            <w:tcMar>
              <w:top w:w="0" w:type="dxa"/>
              <w:left w:w="180" w:type="dxa"/>
              <w:bottom w:w="30" w:type="dxa"/>
              <w:right w:w="0" w:type="dxa"/>
            </w:tcMar>
            <w:vAlign w:val="bottom"/>
          </w:tcPr>
          <w:p w14:paraId="0669D447" w14:textId="77777777" w:rsidR="00A8121B" w:rsidRDefault="00463EBD">
            <w:pPr>
              <w:ind w:hanging="180"/>
            </w:pPr>
            <w:r>
              <w:t>Foreign currency translation adjustment</w:t>
            </w:r>
          </w:p>
        </w:tc>
        <w:tc>
          <w:tcPr>
            <w:tcW w:w="0" w:type="auto"/>
            <w:shd w:val="clear" w:color="auto" w:fill="CCEEFF"/>
            <w:tcMar>
              <w:top w:w="0" w:type="dxa"/>
              <w:left w:w="0" w:type="dxa"/>
              <w:bottom w:w="30" w:type="dxa"/>
              <w:right w:w="0" w:type="dxa"/>
            </w:tcMar>
            <w:vAlign w:val="bottom"/>
          </w:tcPr>
          <w:p w14:paraId="250165B0" w14:textId="77777777" w:rsidR="00A8121B" w:rsidRDefault="00463EBD">
            <w:r>
              <w:t> </w:t>
            </w:r>
          </w:p>
        </w:tc>
        <w:tc>
          <w:tcPr>
            <w:tcW w:w="0" w:type="auto"/>
            <w:tcBorders>
              <w:bottom w:val="single" w:sz="12" w:space="0" w:color="000000"/>
            </w:tcBorders>
            <w:shd w:val="clear" w:color="auto" w:fill="CCEEFF"/>
            <w:vAlign w:val="bottom"/>
          </w:tcPr>
          <w:p w14:paraId="41A6C5C3" w14:textId="77777777" w:rsidR="00A8121B" w:rsidRDefault="00463EBD">
            <w:r>
              <w:t> </w:t>
            </w:r>
          </w:p>
        </w:tc>
        <w:tc>
          <w:tcPr>
            <w:tcW w:w="0" w:type="auto"/>
            <w:tcBorders>
              <w:bottom w:val="single" w:sz="12" w:space="0" w:color="000000"/>
            </w:tcBorders>
            <w:shd w:val="clear" w:color="auto" w:fill="CCEEFF"/>
            <w:vAlign w:val="bottom"/>
          </w:tcPr>
          <w:p w14:paraId="35FDA5DA" w14:textId="77777777" w:rsidR="00A8121B" w:rsidRDefault="00463EBD">
            <w:pPr>
              <w:jc w:val="right"/>
            </w:pPr>
            <w:r>
              <w:t>(15,395</w:t>
            </w:r>
          </w:p>
        </w:tc>
        <w:tc>
          <w:tcPr>
            <w:tcW w:w="0" w:type="auto"/>
            <w:shd w:val="clear" w:color="auto" w:fill="CCEEFF"/>
            <w:tcMar>
              <w:top w:w="0" w:type="dxa"/>
              <w:left w:w="0" w:type="dxa"/>
              <w:bottom w:w="30" w:type="dxa"/>
              <w:right w:w="0" w:type="dxa"/>
            </w:tcMar>
            <w:vAlign w:val="bottom"/>
          </w:tcPr>
          <w:p w14:paraId="5ED07821" w14:textId="77777777" w:rsidR="00A8121B" w:rsidRDefault="00463EBD">
            <w:r>
              <w:t>)</w:t>
            </w:r>
          </w:p>
        </w:tc>
        <w:tc>
          <w:tcPr>
            <w:tcW w:w="0" w:type="auto"/>
            <w:shd w:val="clear" w:color="auto" w:fill="CCEEFF"/>
            <w:tcMar>
              <w:top w:w="0" w:type="dxa"/>
              <w:left w:w="0" w:type="dxa"/>
              <w:bottom w:w="30" w:type="dxa"/>
              <w:right w:w="0" w:type="dxa"/>
            </w:tcMar>
            <w:vAlign w:val="bottom"/>
          </w:tcPr>
          <w:p w14:paraId="7E9D8551" w14:textId="77777777" w:rsidR="00A8121B" w:rsidRDefault="00463EBD">
            <w:r>
              <w:t> </w:t>
            </w:r>
          </w:p>
        </w:tc>
        <w:tc>
          <w:tcPr>
            <w:tcW w:w="0" w:type="auto"/>
            <w:tcBorders>
              <w:bottom w:val="single" w:sz="12" w:space="0" w:color="000000"/>
            </w:tcBorders>
            <w:shd w:val="clear" w:color="auto" w:fill="CCEEFF"/>
            <w:vAlign w:val="bottom"/>
          </w:tcPr>
          <w:p w14:paraId="7C1073E0" w14:textId="77777777" w:rsidR="00A8121B" w:rsidRDefault="00463EBD">
            <w:r>
              <w:t> </w:t>
            </w:r>
          </w:p>
        </w:tc>
        <w:tc>
          <w:tcPr>
            <w:tcW w:w="0" w:type="auto"/>
            <w:tcBorders>
              <w:bottom w:val="single" w:sz="12" w:space="0" w:color="000000"/>
            </w:tcBorders>
            <w:shd w:val="clear" w:color="auto" w:fill="CCEEFF"/>
            <w:vAlign w:val="bottom"/>
          </w:tcPr>
          <w:p w14:paraId="1E3A5788" w14:textId="77777777" w:rsidR="00A8121B" w:rsidRDefault="00463EBD">
            <w:pPr>
              <w:jc w:val="right"/>
            </w:pPr>
            <w:r>
              <w:t>(1,195,959</w:t>
            </w:r>
          </w:p>
        </w:tc>
        <w:tc>
          <w:tcPr>
            <w:tcW w:w="0" w:type="auto"/>
            <w:shd w:val="clear" w:color="auto" w:fill="CCEEFF"/>
            <w:tcMar>
              <w:top w:w="0" w:type="dxa"/>
              <w:left w:w="0" w:type="dxa"/>
              <w:bottom w:w="30" w:type="dxa"/>
              <w:right w:w="0" w:type="dxa"/>
            </w:tcMar>
            <w:vAlign w:val="bottom"/>
          </w:tcPr>
          <w:p w14:paraId="3F3CB953" w14:textId="77777777" w:rsidR="00A8121B" w:rsidRDefault="00463EBD">
            <w:r>
              <w:t>)</w:t>
            </w:r>
          </w:p>
        </w:tc>
        <w:tc>
          <w:tcPr>
            <w:tcW w:w="0" w:type="auto"/>
            <w:shd w:val="clear" w:color="auto" w:fill="CCEEFF"/>
            <w:tcMar>
              <w:top w:w="0" w:type="dxa"/>
              <w:left w:w="0" w:type="dxa"/>
              <w:bottom w:w="30" w:type="dxa"/>
              <w:right w:w="0" w:type="dxa"/>
            </w:tcMar>
            <w:vAlign w:val="bottom"/>
          </w:tcPr>
          <w:p w14:paraId="179E727B" w14:textId="77777777" w:rsidR="00A8121B" w:rsidRDefault="00463EBD">
            <w:r>
              <w:t> </w:t>
            </w:r>
          </w:p>
        </w:tc>
        <w:tc>
          <w:tcPr>
            <w:tcW w:w="0" w:type="auto"/>
            <w:tcBorders>
              <w:bottom w:val="single" w:sz="12" w:space="0" w:color="000000"/>
            </w:tcBorders>
            <w:shd w:val="clear" w:color="auto" w:fill="CCEEFF"/>
            <w:vAlign w:val="bottom"/>
          </w:tcPr>
          <w:p w14:paraId="349A9D8B" w14:textId="77777777" w:rsidR="00A8121B" w:rsidRDefault="00463EBD">
            <w:r>
              <w:t> </w:t>
            </w:r>
          </w:p>
        </w:tc>
        <w:tc>
          <w:tcPr>
            <w:tcW w:w="0" w:type="auto"/>
            <w:tcBorders>
              <w:bottom w:val="single" w:sz="12" w:space="0" w:color="000000"/>
            </w:tcBorders>
            <w:shd w:val="clear" w:color="auto" w:fill="CCEEFF"/>
            <w:vAlign w:val="bottom"/>
          </w:tcPr>
          <w:p w14:paraId="2A9AB490" w14:textId="77777777" w:rsidR="00A8121B" w:rsidRDefault="00463EBD">
            <w:pPr>
              <w:jc w:val="right"/>
            </w:pPr>
            <w:r>
              <w:t>(45,244</w:t>
            </w:r>
          </w:p>
        </w:tc>
        <w:tc>
          <w:tcPr>
            <w:tcW w:w="0" w:type="auto"/>
            <w:shd w:val="clear" w:color="auto" w:fill="CCEEFF"/>
            <w:tcMar>
              <w:top w:w="0" w:type="dxa"/>
              <w:left w:w="0" w:type="dxa"/>
              <w:bottom w:w="30" w:type="dxa"/>
              <w:right w:w="0" w:type="dxa"/>
            </w:tcMar>
            <w:vAlign w:val="bottom"/>
          </w:tcPr>
          <w:p w14:paraId="0C0DD4B4" w14:textId="77777777" w:rsidR="00A8121B" w:rsidRDefault="00463EBD">
            <w:r>
              <w:t>)</w:t>
            </w:r>
          </w:p>
        </w:tc>
        <w:tc>
          <w:tcPr>
            <w:tcW w:w="0" w:type="auto"/>
            <w:shd w:val="clear" w:color="auto" w:fill="CCEEFF"/>
            <w:tcMar>
              <w:top w:w="0" w:type="dxa"/>
              <w:left w:w="0" w:type="dxa"/>
              <w:bottom w:w="30" w:type="dxa"/>
              <w:right w:w="0" w:type="dxa"/>
            </w:tcMar>
            <w:vAlign w:val="bottom"/>
          </w:tcPr>
          <w:p w14:paraId="09A5AF72" w14:textId="77777777" w:rsidR="00A8121B" w:rsidRDefault="00463EBD">
            <w:r>
              <w:t> </w:t>
            </w:r>
          </w:p>
        </w:tc>
        <w:tc>
          <w:tcPr>
            <w:tcW w:w="0" w:type="auto"/>
            <w:tcBorders>
              <w:bottom w:val="single" w:sz="12" w:space="0" w:color="000000"/>
            </w:tcBorders>
            <w:shd w:val="clear" w:color="auto" w:fill="CCEEFF"/>
            <w:vAlign w:val="bottom"/>
          </w:tcPr>
          <w:p w14:paraId="344868C7" w14:textId="77777777" w:rsidR="00A8121B" w:rsidRDefault="00463EBD">
            <w:r>
              <w:t> </w:t>
            </w:r>
          </w:p>
        </w:tc>
        <w:tc>
          <w:tcPr>
            <w:tcW w:w="0" w:type="auto"/>
            <w:tcBorders>
              <w:bottom w:val="single" w:sz="12" w:space="0" w:color="000000"/>
            </w:tcBorders>
            <w:shd w:val="clear" w:color="auto" w:fill="CCEEFF"/>
            <w:vAlign w:val="bottom"/>
          </w:tcPr>
          <w:p w14:paraId="58E87541" w14:textId="77777777" w:rsidR="00A8121B" w:rsidRDefault="00463EBD">
            <w:pPr>
              <w:jc w:val="right"/>
            </w:pPr>
            <w:r>
              <w:t>(1,675,148</w:t>
            </w:r>
          </w:p>
        </w:tc>
        <w:tc>
          <w:tcPr>
            <w:tcW w:w="0" w:type="auto"/>
            <w:shd w:val="clear" w:color="auto" w:fill="CCEEFF"/>
            <w:tcMar>
              <w:top w:w="0" w:type="dxa"/>
              <w:left w:w="0" w:type="dxa"/>
              <w:bottom w:w="30" w:type="dxa"/>
              <w:right w:w="0" w:type="dxa"/>
            </w:tcMar>
            <w:vAlign w:val="bottom"/>
          </w:tcPr>
          <w:p w14:paraId="68E72C15" w14:textId="77777777" w:rsidR="00A8121B" w:rsidRDefault="00463EBD">
            <w:r>
              <w:t>)</w:t>
            </w:r>
          </w:p>
        </w:tc>
      </w:tr>
      <w:tr w:rsidR="00A8121B" w14:paraId="17A33F2D" w14:textId="77777777">
        <w:tc>
          <w:tcPr>
            <w:tcW w:w="0" w:type="auto"/>
            <w:shd w:val="clear" w:color="auto" w:fill="FFFFFF"/>
            <w:tcMar>
              <w:top w:w="0" w:type="dxa"/>
              <w:left w:w="180" w:type="dxa"/>
              <w:bottom w:w="0" w:type="dxa"/>
              <w:right w:w="0" w:type="dxa"/>
            </w:tcMar>
            <w:vAlign w:val="bottom"/>
          </w:tcPr>
          <w:p w14:paraId="2EF0C34F" w14:textId="77777777" w:rsidR="00A8121B" w:rsidRDefault="00463EBD">
            <w:pPr>
              <w:ind w:hanging="180"/>
              <w:rPr>
                <w:b/>
                <w:bCs/>
              </w:rPr>
            </w:pPr>
            <w:r>
              <w:rPr>
                <w:b/>
                <w:bCs/>
              </w:rPr>
              <w:t>Com</w:t>
            </w:r>
            <w:r>
              <w:rPr>
                <w:b/>
                <w:bCs/>
              </w:rPr>
              <w:t>prehensive income</w:t>
            </w:r>
          </w:p>
        </w:tc>
        <w:tc>
          <w:tcPr>
            <w:tcW w:w="0" w:type="auto"/>
            <w:shd w:val="clear" w:color="auto" w:fill="FFFFFF"/>
            <w:vAlign w:val="bottom"/>
          </w:tcPr>
          <w:p w14:paraId="65816AFD" w14:textId="77777777" w:rsidR="00A8121B" w:rsidRDefault="00463EBD">
            <w:pPr>
              <w:rPr>
                <w:b/>
                <w:bCs/>
              </w:rPr>
            </w:pPr>
            <w:r>
              <w:rPr>
                <w:b/>
                <w:bCs/>
              </w:rPr>
              <w:t> </w:t>
            </w:r>
          </w:p>
        </w:tc>
        <w:tc>
          <w:tcPr>
            <w:tcW w:w="0" w:type="auto"/>
            <w:shd w:val="clear" w:color="auto" w:fill="FFFFFF"/>
            <w:vAlign w:val="bottom"/>
          </w:tcPr>
          <w:p w14:paraId="30F25C14" w14:textId="77777777" w:rsidR="00A8121B" w:rsidRDefault="00463EBD">
            <w:pPr>
              <w:rPr>
                <w:b/>
                <w:bCs/>
              </w:rPr>
            </w:pPr>
            <w:r>
              <w:rPr>
                <w:b/>
                <w:bCs/>
              </w:rPr>
              <w:t>$</w:t>
            </w:r>
          </w:p>
        </w:tc>
        <w:tc>
          <w:tcPr>
            <w:tcW w:w="0" w:type="auto"/>
            <w:shd w:val="clear" w:color="auto" w:fill="FFFFFF"/>
            <w:vAlign w:val="bottom"/>
          </w:tcPr>
          <w:p w14:paraId="5CC341E2" w14:textId="77777777" w:rsidR="00A8121B" w:rsidRDefault="00463EBD">
            <w:pPr>
              <w:jc w:val="right"/>
              <w:rPr>
                <w:b/>
                <w:bCs/>
              </w:rPr>
            </w:pPr>
            <w:r>
              <w:rPr>
                <w:b/>
                <w:bCs/>
              </w:rPr>
              <w:t>17,394,169</w:t>
            </w:r>
          </w:p>
        </w:tc>
        <w:tc>
          <w:tcPr>
            <w:tcW w:w="0" w:type="auto"/>
            <w:shd w:val="clear" w:color="auto" w:fill="FFFFFF"/>
            <w:vAlign w:val="bottom"/>
          </w:tcPr>
          <w:p w14:paraId="49C3540B" w14:textId="77777777" w:rsidR="00A8121B" w:rsidRDefault="00463EBD">
            <w:pPr>
              <w:rPr>
                <w:b/>
                <w:bCs/>
              </w:rPr>
            </w:pPr>
            <w:r>
              <w:rPr>
                <w:b/>
                <w:bCs/>
              </w:rPr>
              <w:t> </w:t>
            </w:r>
          </w:p>
        </w:tc>
        <w:tc>
          <w:tcPr>
            <w:tcW w:w="0" w:type="auto"/>
            <w:shd w:val="clear" w:color="auto" w:fill="FFFFFF"/>
            <w:vAlign w:val="bottom"/>
          </w:tcPr>
          <w:p w14:paraId="657BF4C6" w14:textId="77777777" w:rsidR="00A8121B" w:rsidRDefault="00463EBD">
            <w:pPr>
              <w:rPr>
                <w:b/>
                <w:bCs/>
              </w:rPr>
            </w:pPr>
            <w:r>
              <w:rPr>
                <w:b/>
                <w:bCs/>
              </w:rPr>
              <w:t> </w:t>
            </w:r>
          </w:p>
        </w:tc>
        <w:tc>
          <w:tcPr>
            <w:tcW w:w="0" w:type="auto"/>
            <w:shd w:val="clear" w:color="auto" w:fill="FFFFFF"/>
            <w:vAlign w:val="bottom"/>
          </w:tcPr>
          <w:p w14:paraId="5F6A3468" w14:textId="77777777" w:rsidR="00A8121B" w:rsidRDefault="00463EBD">
            <w:pPr>
              <w:rPr>
                <w:b/>
                <w:bCs/>
              </w:rPr>
            </w:pPr>
            <w:r>
              <w:rPr>
                <w:b/>
                <w:bCs/>
              </w:rPr>
              <w:t>$</w:t>
            </w:r>
          </w:p>
        </w:tc>
        <w:tc>
          <w:tcPr>
            <w:tcW w:w="0" w:type="auto"/>
            <w:shd w:val="clear" w:color="auto" w:fill="FFFFFF"/>
            <w:vAlign w:val="bottom"/>
          </w:tcPr>
          <w:p w14:paraId="086969E1" w14:textId="77777777" w:rsidR="00A8121B" w:rsidRDefault="00463EBD">
            <w:pPr>
              <w:jc w:val="right"/>
              <w:rPr>
                <w:b/>
                <w:bCs/>
              </w:rPr>
            </w:pPr>
            <w:r>
              <w:rPr>
                <w:b/>
                <w:bCs/>
              </w:rPr>
              <w:t>5,021,752</w:t>
            </w:r>
          </w:p>
        </w:tc>
        <w:tc>
          <w:tcPr>
            <w:tcW w:w="0" w:type="auto"/>
            <w:shd w:val="clear" w:color="auto" w:fill="FFFFFF"/>
            <w:vAlign w:val="bottom"/>
          </w:tcPr>
          <w:p w14:paraId="4F0F8606" w14:textId="77777777" w:rsidR="00A8121B" w:rsidRDefault="00463EBD">
            <w:pPr>
              <w:rPr>
                <w:b/>
                <w:bCs/>
              </w:rPr>
            </w:pPr>
            <w:r>
              <w:rPr>
                <w:b/>
                <w:bCs/>
              </w:rPr>
              <w:t> </w:t>
            </w:r>
          </w:p>
        </w:tc>
        <w:tc>
          <w:tcPr>
            <w:tcW w:w="0" w:type="auto"/>
            <w:shd w:val="clear" w:color="auto" w:fill="FFFFFF"/>
            <w:vAlign w:val="bottom"/>
          </w:tcPr>
          <w:p w14:paraId="2195713E" w14:textId="77777777" w:rsidR="00A8121B" w:rsidRDefault="00463EBD">
            <w:pPr>
              <w:rPr>
                <w:b/>
                <w:bCs/>
              </w:rPr>
            </w:pPr>
            <w:r>
              <w:rPr>
                <w:b/>
                <w:bCs/>
              </w:rPr>
              <w:t> </w:t>
            </w:r>
          </w:p>
        </w:tc>
        <w:tc>
          <w:tcPr>
            <w:tcW w:w="0" w:type="auto"/>
            <w:shd w:val="clear" w:color="auto" w:fill="FFFFFF"/>
            <w:vAlign w:val="bottom"/>
          </w:tcPr>
          <w:p w14:paraId="7D2621EC" w14:textId="77777777" w:rsidR="00A8121B" w:rsidRDefault="00463EBD">
            <w:pPr>
              <w:rPr>
                <w:b/>
                <w:bCs/>
              </w:rPr>
            </w:pPr>
            <w:r>
              <w:rPr>
                <w:b/>
                <w:bCs/>
              </w:rPr>
              <w:t> </w:t>
            </w:r>
          </w:p>
        </w:tc>
        <w:tc>
          <w:tcPr>
            <w:tcW w:w="0" w:type="auto"/>
            <w:shd w:val="clear" w:color="auto" w:fill="FFFFFF"/>
            <w:vAlign w:val="bottom"/>
          </w:tcPr>
          <w:p w14:paraId="3AF06919" w14:textId="77777777" w:rsidR="00A8121B" w:rsidRDefault="00463EBD">
            <w:pPr>
              <w:jc w:val="right"/>
              <w:rPr>
                <w:b/>
                <w:bCs/>
              </w:rPr>
            </w:pPr>
            <w:r>
              <w:rPr>
                <w:b/>
                <w:bCs/>
              </w:rPr>
              <w:t>45,775,524</w:t>
            </w:r>
          </w:p>
        </w:tc>
        <w:tc>
          <w:tcPr>
            <w:tcW w:w="0" w:type="auto"/>
            <w:shd w:val="clear" w:color="auto" w:fill="FFFFFF"/>
            <w:vAlign w:val="bottom"/>
          </w:tcPr>
          <w:p w14:paraId="33FCC26B" w14:textId="77777777" w:rsidR="00A8121B" w:rsidRDefault="00463EBD">
            <w:pPr>
              <w:rPr>
                <w:b/>
                <w:bCs/>
              </w:rPr>
            </w:pPr>
            <w:r>
              <w:rPr>
                <w:b/>
                <w:bCs/>
              </w:rPr>
              <w:t> </w:t>
            </w:r>
          </w:p>
        </w:tc>
        <w:tc>
          <w:tcPr>
            <w:tcW w:w="0" w:type="auto"/>
            <w:shd w:val="clear" w:color="auto" w:fill="FFFFFF"/>
            <w:vAlign w:val="bottom"/>
          </w:tcPr>
          <w:p w14:paraId="02BB50A7" w14:textId="77777777" w:rsidR="00A8121B" w:rsidRDefault="00463EBD">
            <w:pPr>
              <w:rPr>
                <w:b/>
                <w:bCs/>
              </w:rPr>
            </w:pPr>
            <w:r>
              <w:rPr>
                <w:b/>
                <w:bCs/>
              </w:rPr>
              <w:t> </w:t>
            </w:r>
          </w:p>
        </w:tc>
        <w:tc>
          <w:tcPr>
            <w:tcW w:w="0" w:type="auto"/>
            <w:shd w:val="clear" w:color="auto" w:fill="FFFFFF"/>
            <w:vAlign w:val="bottom"/>
          </w:tcPr>
          <w:p w14:paraId="6711B89C" w14:textId="77777777" w:rsidR="00A8121B" w:rsidRDefault="00463EBD">
            <w:pPr>
              <w:rPr>
                <w:b/>
                <w:bCs/>
              </w:rPr>
            </w:pPr>
            <w:r>
              <w:rPr>
                <w:b/>
                <w:bCs/>
              </w:rPr>
              <w:t> </w:t>
            </w:r>
          </w:p>
        </w:tc>
        <w:tc>
          <w:tcPr>
            <w:tcW w:w="0" w:type="auto"/>
            <w:shd w:val="clear" w:color="auto" w:fill="FFFFFF"/>
            <w:vAlign w:val="bottom"/>
          </w:tcPr>
          <w:p w14:paraId="2DE41D61" w14:textId="77777777" w:rsidR="00A8121B" w:rsidRDefault="00463EBD">
            <w:pPr>
              <w:jc w:val="right"/>
              <w:rPr>
                <w:b/>
                <w:bCs/>
              </w:rPr>
            </w:pPr>
            <w:r>
              <w:rPr>
                <w:b/>
                <w:bCs/>
              </w:rPr>
              <w:t>826,588</w:t>
            </w:r>
          </w:p>
        </w:tc>
        <w:tc>
          <w:tcPr>
            <w:tcW w:w="0" w:type="auto"/>
            <w:shd w:val="clear" w:color="auto" w:fill="FFFFFF"/>
            <w:vAlign w:val="bottom"/>
          </w:tcPr>
          <w:p w14:paraId="2347E184" w14:textId="77777777" w:rsidR="00A8121B" w:rsidRDefault="00463EBD">
            <w:pPr>
              <w:rPr>
                <w:b/>
                <w:bCs/>
              </w:rPr>
            </w:pPr>
            <w:r>
              <w:rPr>
                <w:b/>
                <w:bCs/>
              </w:rPr>
              <w:t> </w:t>
            </w:r>
          </w:p>
        </w:tc>
      </w:tr>
      <w:tr w:rsidR="00A8121B" w14:paraId="27BD4633" w14:textId="77777777">
        <w:tc>
          <w:tcPr>
            <w:tcW w:w="0" w:type="auto"/>
            <w:shd w:val="clear" w:color="auto" w:fill="CCEEFF"/>
            <w:tcMar>
              <w:top w:w="0" w:type="dxa"/>
              <w:left w:w="180" w:type="dxa"/>
              <w:bottom w:w="30" w:type="dxa"/>
              <w:right w:w="0" w:type="dxa"/>
            </w:tcMar>
            <w:vAlign w:val="bottom"/>
          </w:tcPr>
          <w:p w14:paraId="6CBB59FE" w14:textId="77777777" w:rsidR="00A8121B" w:rsidRPr="004E34D7" w:rsidRDefault="00463EBD">
            <w:pPr>
              <w:ind w:hanging="180"/>
              <w:rPr>
                <w:lang w:val="en-HK"/>
              </w:rPr>
            </w:pPr>
            <w:r>
              <w:rPr>
                <w:lang w:val="en-HK"/>
              </w:rPr>
              <w:t>Less: net loss attributable to noncontrolling interests</w:t>
            </w:r>
          </w:p>
        </w:tc>
        <w:tc>
          <w:tcPr>
            <w:tcW w:w="0" w:type="auto"/>
            <w:shd w:val="clear" w:color="auto" w:fill="CCEEFF"/>
            <w:tcMar>
              <w:top w:w="0" w:type="dxa"/>
              <w:left w:w="0" w:type="dxa"/>
              <w:bottom w:w="30" w:type="dxa"/>
              <w:right w:w="0" w:type="dxa"/>
            </w:tcMar>
            <w:vAlign w:val="bottom"/>
          </w:tcPr>
          <w:p w14:paraId="6A784B66"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23F17813"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01983996" w14:textId="77777777" w:rsidR="00A8121B" w:rsidRDefault="00463EBD">
            <w:pPr>
              <w:jc w:val="right"/>
            </w:pPr>
            <w:r>
              <w:t>—</w:t>
            </w:r>
          </w:p>
        </w:tc>
        <w:tc>
          <w:tcPr>
            <w:tcW w:w="0" w:type="auto"/>
            <w:shd w:val="clear" w:color="auto" w:fill="CCEEFF"/>
            <w:tcMar>
              <w:top w:w="0" w:type="dxa"/>
              <w:left w:w="0" w:type="dxa"/>
              <w:bottom w:w="30" w:type="dxa"/>
              <w:right w:w="0" w:type="dxa"/>
            </w:tcMar>
            <w:vAlign w:val="bottom"/>
          </w:tcPr>
          <w:p w14:paraId="47E5EA50" w14:textId="77777777" w:rsidR="00A8121B" w:rsidRDefault="00463EBD">
            <w:r>
              <w:t> </w:t>
            </w:r>
          </w:p>
        </w:tc>
        <w:tc>
          <w:tcPr>
            <w:tcW w:w="0" w:type="auto"/>
            <w:shd w:val="clear" w:color="auto" w:fill="CCEEFF"/>
            <w:tcMar>
              <w:top w:w="0" w:type="dxa"/>
              <w:left w:w="0" w:type="dxa"/>
              <w:bottom w:w="30" w:type="dxa"/>
              <w:right w:w="0" w:type="dxa"/>
            </w:tcMar>
            <w:vAlign w:val="bottom"/>
          </w:tcPr>
          <w:p w14:paraId="5A5AC917" w14:textId="77777777" w:rsidR="00A8121B" w:rsidRDefault="00463EBD">
            <w:r>
              <w:t> </w:t>
            </w:r>
          </w:p>
        </w:tc>
        <w:tc>
          <w:tcPr>
            <w:tcW w:w="0" w:type="auto"/>
            <w:tcBorders>
              <w:bottom w:val="single" w:sz="12" w:space="0" w:color="000000"/>
            </w:tcBorders>
            <w:shd w:val="clear" w:color="auto" w:fill="CCEEFF"/>
            <w:vAlign w:val="bottom"/>
          </w:tcPr>
          <w:p w14:paraId="67E16E57" w14:textId="77777777" w:rsidR="00A8121B" w:rsidRDefault="00463EBD">
            <w:r>
              <w:t> </w:t>
            </w:r>
          </w:p>
        </w:tc>
        <w:tc>
          <w:tcPr>
            <w:tcW w:w="0" w:type="auto"/>
            <w:tcBorders>
              <w:bottom w:val="single" w:sz="12" w:space="0" w:color="000000"/>
            </w:tcBorders>
            <w:shd w:val="clear" w:color="auto" w:fill="CCEEFF"/>
            <w:vAlign w:val="bottom"/>
          </w:tcPr>
          <w:p w14:paraId="4E52EA87" w14:textId="77777777" w:rsidR="00A8121B" w:rsidRDefault="00463EBD">
            <w:pPr>
              <w:jc w:val="right"/>
            </w:pPr>
            <w:r>
              <w:t>(502,522</w:t>
            </w:r>
          </w:p>
        </w:tc>
        <w:tc>
          <w:tcPr>
            <w:tcW w:w="0" w:type="auto"/>
            <w:shd w:val="clear" w:color="auto" w:fill="CCEEFF"/>
            <w:tcMar>
              <w:top w:w="0" w:type="dxa"/>
              <w:left w:w="0" w:type="dxa"/>
              <w:bottom w:w="30" w:type="dxa"/>
              <w:right w:w="0" w:type="dxa"/>
            </w:tcMar>
            <w:vAlign w:val="bottom"/>
          </w:tcPr>
          <w:p w14:paraId="5DFC1E99" w14:textId="77777777" w:rsidR="00A8121B" w:rsidRDefault="00463EBD">
            <w:r>
              <w:t>)</w:t>
            </w:r>
          </w:p>
        </w:tc>
        <w:tc>
          <w:tcPr>
            <w:tcW w:w="0" w:type="auto"/>
            <w:shd w:val="clear" w:color="auto" w:fill="CCEEFF"/>
            <w:tcMar>
              <w:top w:w="0" w:type="dxa"/>
              <w:left w:w="0" w:type="dxa"/>
              <w:bottom w:w="30" w:type="dxa"/>
              <w:right w:w="0" w:type="dxa"/>
            </w:tcMar>
            <w:vAlign w:val="bottom"/>
          </w:tcPr>
          <w:p w14:paraId="2C2EC074" w14:textId="77777777" w:rsidR="00A8121B" w:rsidRDefault="00463EBD">
            <w:r>
              <w:t> </w:t>
            </w:r>
          </w:p>
        </w:tc>
        <w:tc>
          <w:tcPr>
            <w:tcW w:w="0" w:type="auto"/>
            <w:tcBorders>
              <w:bottom w:val="single" w:sz="12" w:space="0" w:color="000000"/>
            </w:tcBorders>
            <w:shd w:val="clear" w:color="auto" w:fill="CCEEFF"/>
            <w:vAlign w:val="bottom"/>
          </w:tcPr>
          <w:p w14:paraId="1899F90F" w14:textId="77777777" w:rsidR="00A8121B" w:rsidRDefault="00463EBD">
            <w:r>
              <w:t> </w:t>
            </w:r>
          </w:p>
        </w:tc>
        <w:tc>
          <w:tcPr>
            <w:tcW w:w="0" w:type="auto"/>
            <w:tcBorders>
              <w:bottom w:val="single" w:sz="12" w:space="0" w:color="000000"/>
            </w:tcBorders>
            <w:shd w:val="clear" w:color="auto" w:fill="CCEEFF"/>
            <w:vAlign w:val="bottom"/>
          </w:tcPr>
          <w:p w14:paraId="65F482E6" w14:textId="77777777" w:rsidR="00A8121B" w:rsidRDefault="00463EBD">
            <w:pPr>
              <w:jc w:val="right"/>
            </w:pPr>
            <w:r>
              <w:t>—</w:t>
            </w:r>
          </w:p>
        </w:tc>
        <w:tc>
          <w:tcPr>
            <w:tcW w:w="0" w:type="auto"/>
            <w:shd w:val="clear" w:color="auto" w:fill="CCEEFF"/>
            <w:tcMar>
              <w:top w:w="0" w:type="dxa"/>
              <w:left w:w="0" w:type="dxa"/>
              <w:bottom w:w="30" w:type="dxa"/>
              <w:right w:w="0" w:type="dxa"/>
            </w:tcMar>
            <w:vAlign w:val="bottom"/>
          </w:tcPr>
          <w:p w14:paraId="704E9236" w14:textId="77777777" w:rsidR="00A8121B" w:rsidRDefault="00463EBD">
            <w:r>
              <w:t> </w:t>
            </w:r>
          </w:p>
        </w:tc>
        <w:tc>
          <w:tcPr>
            <w:tcW w:w="0" w:type="auto"/>
            <w:shd w:val="clear" w:color="auto" w:fill="CCEEFF"/>
            <w:tcMar>
              <w:top w:w="0" w:type="dxa"/>
              <w:left w:w="0" w:type="dxa"/>
              <w:bottom w:w="30" w:type="dxa"/>
              <w:right w:w="0" w:type="dxa"/>
            </w:tcMar>
            <w:vAlign w:val="bottom"/>
          </w:tcPr>
          <w:p w14:paraId="114C0799" w14:textId="77777777" w:rsidR="00A8121B" w:rsidRDefault="00463EBD">
            <w:r>
              <w:t> </w:t>
            </w:r>
          </w:p>
        </w:tc>
        <w:tc>
          <w:tcPr>
            <w:tcW w:w="0" w:type="auto"/>
            <w:tcBorders>
              <w:bottom w:val="single" w:sz="12" w:space="0" w:color="000000"/>
            </w:tcBorders>
            <w:shd w:val="clear" w:color="auto" w:fill="CCEEFF"/>
            <w:vAlign w:val="bottom"/>
          </w:tcPr>
          <w:p w14:paraId="2CCC344D" w14:textId="77777777" w:rsidR="00A8121B" w:rsidRDefault="00463EBD">
            <w:r>
              <w:t> </w:t>
            </w:r>
          </w:p>
        </w:tc>
        <w:tc>
          <w:tcPr>
            <w:tcW w:w="0" w:type="auto"/>
            <w:tcBorders>
              <w:bottom w:val="single" w:sz="12" w:space="0" w:color="000000"/>
            </w:tcBorders>
            <w:shd w:val="clear" w:color="auto" w:fill="CCEEFF"/>
            <w:vAlign w:val="bottom"/>
          </w:tcPr>
          <w:p w14:paraId="30FF3EE5" w14:textId="77777777" w:rsidR="00A8121B" w:rsidRDefault="00463EBD">
            <w:pPr>
              <w:jc w:val="right"/>
            </w:pPr>
            <w:r>
              <w:t>(965,275</w:t>
            </w:r>
          </w:p>
        </w:tc>
        <w:tc>
          <w:tcPr>
            <w:tcW w:w="0" w:type="auto"/>
            <w:shd w:val="clear" w:color="auto" w:fill="CCEEFF"/>
            <w:tcMar>
              <w:top w:w="0" w:type="dxa"/>
              <w:left w:w="0" w:type="dxa"/>
              <w:bottom w:w="30" w:type="dxa"/>
              <w:right w:w="0" w:type="dxa"/>
            </w:tcMar>
            <w:vAlign w:val="bottom"/>
          </w:tcPr>
          <w:p w14:paraId="4B1CB7A0" w14:textId="77777777" w:rsidR="00A8121B" w:rsidRDefault="00463EBD">
            <w:r>
              <w:t>)</w:t>
            </w:r>
          </w:p>
        </w:tc>
      </w:tr>
      <w:tr w:rsidR="00A8121B" w14:paraId="66DA1C0F" w14:textId="77777777">
        <w:tc>
          <w:tcPr>
            <w:tcW w:w="0" w:type="auto"/>
            <w:shd w:val="clear" w:color="auto" w:fill="FFFFFF"/>
            <w:tcMar>
              <w:top w:w="0" w:type="dxa"/>
              <w:left w:w="180" w:type="dxa"/>
              <w:bottom w:w="50" w:type="dxa"/>
              <w:right w:w="0" w:type="dxa"/>
            </w:tcMar>
            <w:vAlign w:val="bottom"/>
          </w:tcPr>
          <w:p w14:paraId="233ADA89" w14:textId="77777777" w:rsidR="00A8121B" w:rsidRPr="004E34D7" w:rsidRDefault="00463EBD">
            <w:pPr>
              <w:ind w:hanging="180"/>
              <w:rPr>
                <w:b/>
                <w:bCs/>
                <w:lang w:val="en-HK"/>
              </w:rPr>
            </w:pPr>
            <w:r>
              <w:rPr>
                <w:b/>
                <w:bCs/>
                <w:lang w:val="en-HK"/>
              </w:rPr>
              <w:t>Com</w:t>
            </w:r>
            <w:r>
              <w:rPr>
                <w:b/>
                <w:bCs/>
                <w:lang w:val="en-HK"/>
              </w:rPr>
              <w:t>prehensive income attributable to TOYO Co., Ltd.’s shareholders</w:t>
            </w:r>
          </w:p>
        </w:tc>
        <w:tc>
          <w:tcPr>
            <w:tcW w:w="0" w:type="auto"/>
            <w:shd w:val="clear" w:color="auto" w:fill="FFFFFF"/>
            <w:tcMar>
              <w:top w:w="0" w:type="dxa"/>
              <w:left w:w="0" w:type="dxa"/>
              <w:bottom w:w="50" w:type="dxa"/>
              <w:right w:w="0" w:type="dxa"/>
            </w:tcMar>
            <w:vAlign w:val="bottom"/>
          </w:tcPr>
          <w:p w14:paraId="23DE829A" w14:textId="77777777" w:rsidR="00A8121B" w:rsidRPr="004E34D7" w:rsidRDefault="00463EBD">
            <w:pPr>
              <w:rPr>
                <w:b/>
                <w:bCs/>
                <w:lang w:val="en-HK"/>
              </w:rPr>
            </w:pPr>
            <w:r>
              <w:rPr>
                <w:b/>
                <w:bCs/>
                <w:lang w:val="en-HK"/>
              </w:rPr>
              <w:t> </w:t>
            </w:r>
          </w:p>
        </w:tc>
        <w:tc>
          <w:tcPr>
            <w:tcW w:w="0" w:type="auto"/>
            <w:tcBorders>
              <w:bottom w:val="double" w:sz="12" w:space="0" w:color="000000"/>
            </w:tcBorders>
            <w:shd w:val="clear" w:color="auto" w:fill="FFFFFF"/>
            <w:vAlign w:val="bottom"/>
          </w:tcPr>
          <w:p w14:paraId="2A4516B4"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3784B92E" w14:textId="77777777" w:rsidR="00A8121B" w:rsidRDefault="00463EBD">
            <w:pPr>
              <w:jc w:val="right"/>
              <w:rPr>
                <w:b/>
                <w:bCs/>
              </w:rPr>
            </w:pPr>
            <w:r>
              <w:rPr>
                <w:b/>
                <w:bCs/>
              </w:rPr>
              <w:t>17,073,392</w:t>
            </w:r>
          </w:p>
        </w:tc>
        <w:tc>
          <w:tcPr>
            <w:tcW w:w="0" w:type="auto"/>
            <w:shd w:val="clear" w:color="auto" w:fill="FFFFFF"/>
            <w:tcMar>
              <w:top w:w="0" w:type="dxa"/>
              <w:left w:w="0" w:type="dxa"/>
              <w:bottom w:w="50" w:type="dxa"/>
              <w:right w:w="0" w:type="dxa"/>
            </w:tcMar>
            <w:vAlign w:val="bottom"/>
          </w:tcPr>
          <w:p w14:paraId="79C0DF9E" w14:textId="77777777" w:rsidR="00A8121B" w:rsidRDefault="00463EBD">
            <w:pPr>
              <w:rPr>
                <w:b/>
                <w:bCs/>
              </w:rPr>
            </w:pPr>
            <w:r>
              <w:rPr>
                <w:b/>
                <w:bCs/>
              </w:rPr>
              <w:t> </w:t>
            </w:r>
          </w:p>
        </w:tc>
        <w:tc>
          <w:tcPr>
            <w:tcW w:w="0" w:type="auto"/>
            <w:shd w:val="clear" w:color="auto" w:fill="FFFFFF"/>
            <w:tcMar>
              <w:top w:w="0" w:type="dxa"/>
              <w:left w:w="0" w:type="dxa"/>
              <w:bottom w:w="50" w:type="dxa"/>
              <w:right w:w="0" w:type="dxa"/>
            </w:tcMar>
            <w:vAlign w:val="bottom"/>
          </w:tcPr>
          <w:p w14:paraId="774F9C4B"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442BD8AA"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6123CF7E" w14:textId="77777777" w:rsidR="00A8121B" w:rsidRDefault="00463EBD">
            <w:pPr>
              <w:jc w:val="right"/>
              <w:rPr>
                <w:b/>
                <w:bCs/>
              </w:rPr>
            </w:pPr>
            <w:r>
              <w:rPr>
                <w:b/>
                <w:bCs/>
              </w:rPr>
              <w:t>5,524,274</w:t>
            </w:r>
          </w:p>
        </w:tc>
        <w:tc>
          <w:tcPr>
            <w:tcW w:w="0" w:type="auto"/>
            <w:shd w:val="clear" w:color="auto" w:fill="FFFFFF"/>
            <w:tcMar>
              <w:top w:w="0" w:type="dxa"/>
              <w:left w:w="0" w:type="dxa"/>
              <w:bottom w:w="50" w:type="dxa"/>
              <w:right w:w="0" w:type="dxa"/>
            </w:tcMar>
            <w:vAlign w:val="bottom"/>
          </w:tcPr>
          <w:p w14:paraId="35DBF788" w14:textId="77777777" w:rsidR="00A8121B" w:rsidRDefault="00463EBD">
            <w:pPr>
              <w:rPr>
                <w:b/>
                <w:bCs/>
              </w:rPr>
            </w:pPr>
            <w:r>
              <w:rPr>
                <w:b/>
                <w:bCs/>
              </w:rPr>
              <w:t> </w:t>
            </w:r>
          </w:p>
        </w:tc>
        <w:tc>
          <w:tcPr>
            <w:tcW w:w="0" w:type="auto"/>
            <w:shd w:val="clear" w:color="auto" w:fill="FFFFFF"/>
            <w:tcMar>
              <w:top w:w="0" w:type="dxa"/>
              <w:left w:w="0" w:type="dxa"/>
              <w:bottom w:w="50" w:type="dxa"/>
              <w:right w:w="0" w:type="dxa"/>
            </w:tcMar>
            <w:vAlign w:val="bottom"/>
          </w:tcPr>
          <w:p w14:paraId="52B3DF51"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598B0822"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45C3D4CC" w14:textId="77777777" w:rsidR="00A8121B" w:rsidRDefault="00463EBD">
            <w:pPr>
              <w:jc w:val="right"/>
              <w:rPr>
                <w:b/>
                <w:bCs/>
              </w:rPr>
            </w:pPr>
            <w:r>
              <w:rPr>
                <w:b/>
                <w:bCs/>
              </w:rPr>
              <w:t>45,775,524</w:t>
            </w:r>
          </w:p>
        </w:tc>
        <w:tc>
          <w:tcPr>
            <w:tcW w:w="0" w:type="auto"/>
            <w:shd w:val="clear" w:color="auto" w:fill="FFFFFF"/>
            <w:tcMar>
              <w:top w:w="0" w:type="dxa"/>
              <w:left w:w="0" w:type="dxa"/>
              <w:bottom w:w="50" w:type="dxa"/>
              <w:right w:w="0" w:type="dxa"/>
            </w:tcMar>
            <w:vAlign w:val="bottom"/>
          </w:tcPr>
          <w:p w14:paraId="04C764CA" w14:textId="77777777" w:rsidR="00A8121B" w:rsidRDefault="00463EBD">
            <w:pPr>
              <w:rPr>
                <w:b/>
                <w:bCs/>
              </w:rPr>
            </w:pPr>
            <w:r>
              <w:rPr>
                <w:b/>
                <w:bCs/>
              </w:rPr>
              <w:t> </w:t>
            </w:r>
          </w:p>
        </w:tc>
        <w:tc>
          <w:tcPr>
            <w:tcW w:w="0" w:type="auto"/>
            <w:shd w:val="clear" w:color="auto" w:fill="FFFFFF"/>
            <w:tcMar>
              <w:top w:w="0" w:type="dxa"/>
              <w:left w:w="0" w:type="dxa"/>
              <w:bottom w:w="50" w:type="dxa"/>
              <w:right w:w="0" w:type="dxa"/>
            </w:tcMar>
            <w:vAlign w:val="bottom"/>
          </w:tcPr>
          <w:p w14:paraId="70724237"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6A6337F5"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7B669521" w14:textId="77777777" w:rsidR="00A8121B" w:rsidRDefault="00463EBD">
            <w:pPr>
              <w:jc w:val="right"/>
              <w:rPr>
                <w:b/>
                <w:bCs/>
              </w:rPr>
            </w:pPr>
            <w:r>
              <w:rPr>
                <w:b/>
                <w:bCs/>
              </w:rPr>
              <w:t>1,791,863</w:t>
            </w:r>
          </w:p>
        </w:tc>
        <w:tc>
          <w:tcPr>
            <w:tcW w:w="0" w:type="auto"/>
            <w:shd w:val="clear" w:color="auto" w:fill="FFFFFF"/>
            <w:tcMar>
              <w:top w:w="0" w:type="dxa"/>
              <w:left w:w="0" w:type="dxa"/>
              <w:bottom w:w="50" w:type="dxa"/>
              <w:right w:w="0" w:type="dxa"/>
            </w:tcMar>
            <w:vAlign w:val="bottom"/>
          </w:tcPr>
          <w:p w14:paraId="29741F1B" w14:textId="77777777" w:rsidR="00A8121B" w:rsidRDefault="00463EBD">
            <w:pPr>
              <w:rPr>
                <w:b/>
                <w:bCs/>
              </w:rPr>
            </w:pPr>
            <w:r>
              <w:rPr>
                <w:b/>
                <w:bCs/>
              </w:rPr>
              <w:t> </w:t>
            </w:r>
          </w:p>
        </w:tc>
      </w:tr>
      <w:tr w:rsidR="00A8121B" w14:paraId="76FD28D0" w14:textId="77777777">
        <w:tc>
          <w:tcPr>
            <w:tcW w:w="0" w:type="auto"/>
            <w:shd w:val="clear" w:color="auto" w:fill="CCEEFF"/>
            <w:tcMar>
              <w:top w:w="0" w:type="dxa"/>
              <w:left w:w="180" w:type="dxa"/>
              <w:bottom w:w="0" w:type="dxa"/>
              <w:right w:w="0" w:type="dxa"/>
            </w:tcMar>
            <w:vAlign w:val="bottom"/>
          </w:tcPr>
          <w:p w14:paraId="58734FB4" w14:textId="77777777" w:rsidR="00A8121B" w:rsidRDefault="00463EBD">
            <w:pPr>
              <w:ind w:hanging="180"/>
            </w:pPr>
            <w:r>
              <w:t> </w:t>
            </w:r>
          </w:p>
        </w:tc>
        <w:tc>
          <w:tcPr>
            <w:tcW w:w="0" w:type="auto"/>
            <w:shd w:val="clear" w:color="auto" w:fill="CCEEFF"/>
            <w:vAlign w:val="bottom"/>
          </w:tcPr>
          <w:p w14:paraId="5AC58794" w14:textId="77777777" w:rsidR="00A8121B" w:rsidRDefault="00463EBD">
            <w:r>
              <w:t> </w:t>
            </w:r>
          </w:p>
        </w:tc>
        <w:tc>
          <w:tcPr>
            <w:tcW w:w="0" w:type="auto"/>
            <w:shd w:val="clear" w:color="auto" w:fill="CCEEFF"/>
            <w:vAlign w:val="bottom"/>
          </w:tcPr>
          <w:p w14:paraId="66EF14C7" w14:textId="77777777" w:rsidR="00A8121B" w:rsidRDefault="00463EBD">
            <w:r>
              <w:t> </w:t>
            </w:r>
          </w:p>
        </w:tc>
        <w:tc>
          <w:tcPr>
            <w:tcW w:w="0" w:type="auto"/>
            <w:shd w:val="clear" w:color="auto" w:fill="CCEEFF"/>
            <w:vAlign w:val="bottom"/>
          </w:tcPr>
          <w:p w14:paraId="7CFCF23A" w14:textId="77777777" w:rsidR="00A8121B" w:rsidRDefault="00463EBD">
            <w:pPr>
              <w:jc w:val="right"/>
            </w:pPr>
            <w:r>
              <w:t> </w:t>
            </w:r>
          </w:p>
        </w:tc>
        <w:tc>
          <w:tcPr>
            <w:tcW w:w="0" w:type="auto"/>
            <w:shd w:val="clear" w:color="auto" w:fill="CCEEFF"/>
            <w:vAlign w:val="bottom"/>
          </w:tcPr>
          <w:p w14:paraId="0EE59668" w14:textId="77777777" w:rsidR="00A8121B" w:rsidRDefault="00463EBD">
            <w:r>
              <w:t> </w:t>
            </w:r>
          </w:p>
        </w:tc>
        <w:tc>
          <w:tcPr>
            <w:tcW w:w="0" w:type="auto"/>
            <w:shd w:val="clear" w:color="auto" w:fill="CCEEFF"/>
            <w:vAlign w:val="bottom"/>
          </w:tcPr>
          <w:p w14:paraId="18C7C6A9" w14:textId="77777777" w:rsidR="00A8121B" w:rsidRDefault="00463EBD">
            <w:r>
              <w:t> </w:t>
            </w:r>
          </w:p>
        </w:tc>
        <w:tc>
          <w:tcPr>
            <w:tcW w:w="0" w:type="auto"/>
            <w:shd w:val="clear" w:color="auto" w:fill="CCEEFF"/>
            <w:vAlign w:val="bottom"/>
          </w:tcPr>
          <w:p w14:paraId="431D01AF" w14:textId="77777777" w:rsidR="00A8121B" w:rsidRDefault="00463EBD">
            <w:r>
              <w:t> </w:t>
            </w:r>
          </w:p>
        </w:tc>
        <w:tc>
          <w:tcPr>
            <w:tcW w:w="0" w:type="auto"/>
            <w:shd w:val="clear" w:color="auto" w:fill="CCEEFF"/>
            <w:vAlign w:val="bottom"/>
          </w:tcPr>
          <w:p w14:paraId="4AD66A92" w14:textId="77777777" w:rsidR="00A8121B" w:rsidRDefault="00463EBD">
            <w:pPr>
              <w:jc w:val="right"/>
            </w:pPr>
            <w:r>
              <w:t> </w:t>
            </w:r>
          </w:p>
        </w:tc>
        <w:tc>
          <w:tcPr>
            <w:tcW w:w="0" w:type="auto"/>
            <w:shd w:val="clear" w:color="auto" w:fill="CCEEFF"/>
            <w:vAlign w:val="bottom"/>
          </w:tcPr>
          <w:p w14:paraId="1EC32E45" w14:textId="77777777" w:rsidR="00A8121B" w:rsidRDefault="00463EBD">
            <w:r>
              <w:t> </w:t>
            </w:r>
          </w:p>
        </w:tc>
        <w:tc>
          <w:tcPr>
            <w:tcW w:w="0" w:type="auto"/>
            <w:shd w:val="clear" w:color="auto" w:fill="CCEEFF"/>
            <w:vAlign w:val="bottom"/>
          </w:tcPr>
          <w:p w14:paraId="40D2CEA1" w14:textId="77777777" w:rsidR="00A8121B" w:rsidRDefault="00463EBD">
            <w:r>
              <w:t> </w:t>
            </w:r>
          </w:p>
        </w:tc>
        <w:tc>
          <w:tcPr>
            <w:tcW w:w="0" w:type="auto"/>
            <w:shd w:val="clear" w:color="auto" w:fill="CCEEFF"/>
            <w:vAlign w:val="bottom"/>
          </w:tcPr>
          <w:p w14:paraId="724DCDDA" w14:textId="77777777" w:rsidR="00A8121B" w:rsidRDefault="00463EBD">
            <w:r>
              <w:t> </w:t>
            </w:r>
          </w:p>
        </w:tc>
        <w:tc>
          <w:tcPr>
            <w:tcW w:w="0" w:type="auto"/>
            <w:shd w:val="clear" w:color="auto" w:fill="CCEEFF"/>
            <w:vAlign w:val="bottom"/>
          </w:tcPr>
          <w:p w14:paraId="2DDF1C75" w14:textId="77777777" w:rsidR="00A8121B" w:rsidRDefault="00463EBD">
            <w:pPr>
              <w:jc w:val="right"/>
            </w:pPr>
            <w:r>
              <w:t> </w:t>
            </w:r>
          </w:p>
        </w:tc>
        <w:tc>
          <w:tcPr>
            <w:tcW w:w="0" w:type="auto"/>
            <w:shd w:val="clear" w:color="auto" w:fill="CCEEFF"/>
            <w:vAlign w:val="bottom"/>
          </w:tcPr>
          <w:p w14:paraId="63537C82" w14:textId="77777777" w:rsidR="00A8121B" w:rsidRDefault="00463EBD">
            <w:r>
              <w:t> </w:t>
            </w:r>
          </w:p>
        </w:tc>
        <w:tc>
          <w:tcPr>
            <w:tcW w:w="0" w:type="auto"/>
            <w:shd w:val="clear" w:color="auto" w:fill="CCEEFF"/>
            <w:vAlign w:val="bottom"/>
          </w:tcPr>
          <w:p w14:paraId="14DC766C" w14:textId="77777777" w:rsidR="00A8121B" w:rsidRDefault="00463EBD">
            <w:r>
              <w:t> </w:t>
            </w:r>
          </w:p>
        </w:tc>
        <w:tc>
          <w:tcPr>
            <w:tcW w:w="0" w:type="auto"/>
            <w:shd w:val="clear" w:color="auto" w:fill="CCEEFF"/>
            <w:vAlign w:val="bottom"/>
          </w:tcPr>
          <w:p w14:paraId="68B7D5FD" w14:textId="77777777" w:rsidR="00A8121B" w:rsidRDefault="00463EBD">
            <w:r>
              <w:t> </w:t>
            </w:r>
          </w:p>
        </w:tc>
        <w:tc>
          <w:tcPr>
            <w:tcW w:w="0" w:type="auto"/>
            <w:shd w:val="clear" w:color="auto" w:fill="CCEEFF"/>
            <w:vAlign w:val="bottom"/>
          </w:tcPr>
          <w:p w14:paraId="6F99330F" w14:textId="77777777" w:rsidR="00A8121B" w:rsidRDefault="00463EBD">
            <w:pPr>
              <w:jc w:val="right"/>
            </w:pPr>
            <w:r>
              <w:t> </w:t>
            </w:r>
          </w:p>
        </w:tc>
        <w:tc>
          <w:tcPr>
            <w:tcW w:w="0" w:type="auto"/>
            <w:shd w:val="clear" w:color="auto" w:fill="CCEEFF"/>
            <w:vAlign w:val="bottom"/>
          </w:tcPr>
          <w:p w14:paraId="6348B2B8" w14:textId="77777777" w:rsidR="00A8121B" w:rsidRDefault="00463EBD">
            <w:r>
              <w:t> </w:t>
            </w:r>
          </w:p>
        </w:tc>
      </w:tr>
      <w:tr w:rsidR="00A8121B" w14:paraId="1D7601E6" w14:textId="77777777">
        <w:tc>
          <w:tcPr>
            <w:tcW w:w="0" w:type="auto"/>
            <w:shd w:val="clear" w:color="auto" w:fill="FFFFFF"/>
            <w:tcMar>
              <w:top w:w="0" w:type="dxa"/>
              <w:left w:w="180" w:type="dxa"/>
              <w:bottom w:w="50" w:type="dxa"/>
              <w:right w:w="0" w:type="dxa"/>
            </w:tcMar>
            <w:vAlign w:val="bottom"/>
          </w:tcPr>
          <w:p w14:paraId="6913A9F2" w14:textId="77777777" w:rsidR="00A8121B" w:rsidRPr="004E34D7" w:rsidRDefault="00463EBD">
            <w:pPr>
              <w:ind w:hanging="180"/>
              <w:rPr>
                <w:lang w:val="en-HK"/>
              </w:rPr>
            </w:pPr>
            <w:r>
              <w:rPr>
                <w:lang w:val="en-HK"/>
              </w:rPr>
              <w:t>Weighted average number of ordinary share outstanding– basic</w:t>
            </w:r>
          </w:p>
        </w:tc>
        <w:tc>
          <w:tcPr>
            <w:tcW w:w="0" w:type="auto"/>
            <w:shd w:val="clear" w:color="auto" w:fill="FFFFFF"/>
            <w:tcMar>
              <w:top w:w="0" w:type="dxa"/>
              <w:left w:w="0" w:type="dxa"/>
              <w:bottom w:w="50" w:type="dxa"/>
              <w:right w:w="0" w:type="dxa"/>
            </w:tcMar>
            <w:vAlign w:val="bottom"/>
          </w:tcPr>
          <w:p w14:paraId="326BA8D1" w14:textId="77777777" w:rsidR="00A8121B" w:rsidRPr="004E34D7" w:rsidRDefault="00463EBD">
            <w:pPr>
              <w:rPr>
                <w:lang w:val="en-HK"/>
              </w:rPr>
            </w:pPr>
            <w:r>
              <w:rPr>
                <w:lang w:val="en-HK"/>
              </w:rPr>
              <w:t> </w:t>
            </w:r>
          </w:p>
        </w:tc>
        <w:tc>
          <w:tcPr>
            <w:tcW w:w="0" w:type="auto"/>
            <w:tcBorders>
              <w:bottom w:val="double" w:sz="12" w:space="0" w:color="000000"/>
            </w:tcBorders>
            <w:shd w:val="clear" w:color="auto" w:fill="FFFFFF"/>
            <w:vAlign w:val="bottom"/>
          </w:tcPr>
          <w:p w14:paraId="67383616" w14:textId="77777777" w:rsidR="00A8121B" w:rsidRPr="004E34D7" w:rsidRDefault="00463EBD">
            <w:pPr>
              <w:rPr>
                <w:lang w:val="en-HK"/>
              </w:rPr>
            </w:pPr>
            <w:r>
              <w:rPr>
                <w:lang w:val="en-HK"/>
              </w:rPr>
              <w:t> </w:t>
            </w:r>
          </w:p>
        </w:tc>
        <w:tc>
          <w:tcPr>
            <w:tcW w:w="0" w:type="auto"/>
            <w:tcBorders>
              <w:bottom w:val="double" w:sz="12" w:space="0" w:color="000000"/>
            </w:tcBorders>
            <w:shd w:val="clear" w:color="auto" w:fill="FFFFFF"/>
            <w:vAlign w:val="bottom"/>
          </w:tcPr>
          <w:p w14:paraId="727FD3DD" w14:textId="77777777" w:rsidR="00A8121B" w:rsidRDefault="00463EBD">
            <w:pPr>
              <w:jc w:val="right"/>
            </w:pPr>
            <w:r>
              <w:t>38,193,043</w:t>
            </w:r>
          </w:p>
        </w:tc>
        <w:tc>
          <w:tcPr>
            <w:tcW w:w="0" w:type="auto"/>
            <w:shd w:val="clear" w:color="auto" w:fill="FFFFFF"/>
            <w:tcMar>
              <w:top w:w="0" w:type="dxa"/>
              <w:left w:w="0" w:type="dxa"/>
              <w:bottom w:w="50" w:type="dxa"/>
              <w:right w:w="0" w:type="dxa"/>
            </w:tcMar>
            <w:vAlign w:val="bottom"/>
          </w:tcPr>
          <w:p w14:paraId="2CEFB860" w14:textId="77777777" w:rsidR="00A8121B" w:rsidRDefault="00463EBD">
            <w:r>
              <w:t> </w:t>
            </w:r>
          </w:p>
        </w:tc>
        <w:tc>
          <w:tcPr>
            <w:tcW w:w="0" w:type="auto"/>
            <w:shd w:val="clear" w:color="auto" w:fill="FFFFFF"/>
            <w:tcMar>
              <w:top w:w="0" w:type="dxa"/>
              <w:left w:w="0" w:type="dxa"/>
              <w:bottom w:w="50" w:type="dxa"/>
              <w:right w:w="0" w:type="dxa"/>
            </w:tcMar>
            <w:vAlign w:val="bottom"/>
          </w:tcPr>
          <w:p w14:paraId="038114B8" w14:textId="77777777" w:rsidR="00A8121B" w:rsidRDefault="00463EBD">
            <w:r>
              <w:t> </w:t>
            </w:r>
          </w:p>
        </w:tc>
        <w:tc>
          <w:tcPr>
            <w:tcW w:w="0" w:type="auto"/>
            <w:tcBorders>
              <w:bottom w:val="double" w:sz="12" w:space="0" w:color="000000"/>
            </w:tcBorders>
            <w:shd w:val="clear" w:color="auto" w:fill="FFFFFF"/>
            <w:vAlign w:val="bottom"/>
          </w:tcPr>
          <w:p w14:paraId="0A048228" w14:textId="77777777" w:rsidR="00A8121B" w:rsidRDefault="00463EBD">
            <w:r>
              <w:t> </w:t>
            </w:r>
          </w:p>
        </w:tc>
        <w:tc>
          <w:tcPr>
            <w:tcW w:w="0" w:type="auto"/>
            <w:tcBorders>
              <w:bottom w:val="double" w:sz="12" w:space="0" w:color="000000"/>
            </w:tcBorders>
            <w:shd w:val="clear" w:color="auto" w:fill="FFFFFF"/>
            <w:vAlign w:val="bottom"/>
          </w:tcPr>
          <w:p w14:paraId="6A01EB8E" w14:textId="77777777" w:rsidR="00A8121B" w:rsidRDefault="00463EBD">
            <w:pPr>
              <w:jc w:val="right"/>
            </w:pPr>
            <w:r>
              <w:t>34,480,116</w:t>
            </w:r>
          </w:p>
        </w:tc>
        <w:tc>
          <w:tcPr>
            <w:tcW w:w="0" w:type="auto"/>
            <w:shd w:val="clear" w:color="auto" w:fill="FFFFFF"/>
            <w:tcMar>
              <w:top w:w="0" w:type="dxa"/>
              <w:left w:w="0" w:type="dxa"/>
              <w:bottom w:w="50" w:type="dxa"/>
              <w:right w:w="0" w:type="dxa"/>
            </w:tcMar>
            <w:vAlign w:val="bottom"/>
          </w:tcPr>
          <w:p w14:paraId="66B69B2C" w14:textId="77777777" w:rsidR="00A8121B" w:rsidRDefault="00463EBD">
            <w:r>
              <w:t> </w:t>
            </w:r>
          </w:p>
        </w:tc>
        <w:tc>
          <w:tcPr>
            <w:tcW w:w="0" w:type="auto"/>
            <w:shd w:val="clear" w:color="auto" w:fill="FFFFFF"/>
            <w:tcMar>
              <w:top w:w="0" w:type="dxa"/>
              <w:left w:w="0" w:type="dxa"/>
              <w:bottom w:w="50" w:type="dxa"/>
              <w:right w:w="0" w:type="dxa"/>
            </w:tcMar>
            <w:vAlign w:val="bottom"/>
          </w:tcPr>
          <w:p w14:paraId="066BD91B" w14:textId="77777777" w:rsidR="00A8121B" w:rsidRDefault="00463EBD">
            <w:r>
              <w:t> </w:t>
            </w:r>
          </w:p>
        </w:tc>
        <w:tc>
          <w:tcPr>
            <w:tcW w:w="0" w:type="auto"/>
            <w:tcBorders>
              <w:bottom w:val="double" w:sz="12" w:space="0" w:color="000000"/>
            </w:tcBorders>
            <w:shd w:val="clear" w:color="auto" w:fill="FFFFFF"/>
            <w:vAlign w:val="bottom"/>
          </w:tcPr>
          <w:p w14:paraId="7274866B" w14:textId="77777777" w:rsidR="00A8121B" w:rsidRDefault="00463EBD">
            <w:r>
              <w:t> </w:t>
            </w:r>
          </w:p>
        </w:tc>
        <w:tc>
          <w:tcPr>
            <w:tcW w:w="0" w:type="auto"/>
            <w:tcBorders>
              <w:bottom w:val="double" w:sz="12" w:space="0" w:color="000000"/>
            </w:tcBorders>
            <w:shd w:val="clear" w:color="auto" w:fill="FFFFFF"/>
            <w:vAlign w:val="bottom"/>
          </w:tcPr>
          <w:p w14:paraId="7B55BE1D" w14:textId="77777777" w:rsidR="00A8121B" w:rsidRDefault="00463EBD">
            <w:pPr>
              <w:jc w:val="right"/>
            </w:pPr>
            <w:r>
              <w:t>37,937,402</w:t>
            </w:r>
          </w:p>
        </w:tc>
        <w:tc>
          <w:tcPr>
            <w:tcW w:w="0" w:type="auto"/>
            <w:shd w:val="clear" w:color="auto" w:fill="FFFFFF"/>
            <w:tcMar>
              <w:top w:w="0" w:type="dxa"/>
              <w:left w:w="0" w:type="dxa"/>
              <w:bottom w:w="50" w:type="dxa"/>
              <w:right w:w="0" w:type="dxa"/>
            </w:tcMar>
            <w:vAlign w:val="bottom"/>
          </w:tcPr>
          <w:p w14:paraId="236B597F" w14:textId="77777777" w:rsidR="00A8121B" w:rsidRDefault="00463EBD">
            <w:r>
              <w:t> </w:t>
            </w:r>
          </w:p>
        </w:tc>
        <w:tc>
          <w:tcPr>
            <w:tcW w:w="0" w:type="auto"/>
            <w:shd w:val="clear" w:color="auto" w:fill="FFFFFF"/>
            <w:tcMar>
              <w:top w:w="0" w:type="dxa"/>
              <w:left w:w="0" w:type="dxa"/>
              <w:bottom w:w="50" w:type="dxa"/>
              <w:right w:w="0" w:type="dxa"/>
            </w:tcMar>
            <w:vAlign w:val="bottom"/>
          </w:tcPr>
          <w:p w14:paraId="68551375" w14:textId="77777777" w:rsidR="00A8121B" w:rsidRDefault="00463EBD">
            <w:r>
              <w:t> </w:t>
            </w:r>
          </w:p>
        </w:tc>
        <w:tc>
          <w:tcPr>
            <w:tcW w:w="0" w:type="auto"/>
            <w:tcBorders>
              <w:bottom w:val="double" w:sz="12" w:space="0" w:color="000000"/>
            </w:tcBorders>
            <w:shd w:val="clear" w:color="auto" w:fill="FFFFFF"/>
            <w:vAlign w:val="bottom"/>
          </w:tcPr>
          <w:p w14:paraId="22D863CB" w14:textId="77777777" w:rsidR="00A8121B" w:rsidRDefault="00463EBD">
            <w:r>
              <w:t> </w:t>
            </w:r>
          </w:p>
        </w:tc>
        <w:tc>
          <w:tcPr>
            <w:tcW w:w="0" w:type="auto"/>
            <w:tcBorders>
              <w:bottom w:val="double" w:sz="12" w:space="0" w:color="000000"/>
            </w:tcBorders>
            <w:shd w:val="clear" w:color="auto" w:fill="FFFFFF"/>
            <w:vAlign w:val="bottom"/>
          </w:tcPr>
          <w:p w14:paraId="627938FD" w14:textId="77777777" w:rsidR="00A8121B" w:rsidRDefault="00463EBD">
            <w:pPr>
              <w:jc w:val="right"/>
            </w:pPr>
            <w:r>
              <w:t>34,040,373</w:t>
            </w:r>
          </w:p>
        </w:tc>
        <w:tc>
          <w:tcPr>
            <w:tcW w:w="0" w:type="auto"/>
            <w:shd w:val="clear" w:color="auto" w:fill="FFFFFF"/>
            <w:tcMar>
              <w:top w:w="0" w:type="dxa"/>
              <w:left w:w="0" w:type="dxa"/>
              <w:bottom w:w="50" w:type="dxa"/>
              <w:right w:w="0" w:type="dxa"/>
            </w:tcMar>
            <w:vAlign w:val="bottom"/>
          </w:tcPr>
          <w:p w14:paraId="5F8C1E5F" w14:textId="77777777" w:rsidR="00A8121B" w:rsidRDefault="00463EBD">
            <w:r>
              <w:t> </w:t>
            </w:r>
          </w:p>
        </w:tc>
      </w:tr>
      <w:tr w:rsidR="00A8121B" w14:paraId="56279E11" w14:textId="77777777">
        <w:tc>
          <w:tcPr>
            <w:tcW w:w="0" w:type="auto"/>
            <w:shd w:val="clear" w:color="auto" w:fill="CCEEFF"/>
            <w:tcMar>
              <w:top w:w="0" w:type="dxa"/>
              <w:left w:w="180" w:type="dxa"/>
              <w:bottom w:w="0" w:type="dxa"/>
              <w:right w:w="0" w:type="dxa"/>
            </w:tcMar>
            <w:vAlign w:val="bottom"/>
          </w:tcPr>
          <w:p w14:paraId="533390CC" w14:textId="77777777" w:rsidR="00A8121B" w:rsidRDefault="00463EBD">
            <w:pPr>
              <w:ind w:hanging="180"/>
            </w:pPr>
            <w:r>
              <w:t> </w:t>
            </w:r>
          </w:p>
        </w:tc>
        <w:tc>
          <w:tcPr>
            <w:tcW w:w="0" w:type="auto"/>
            <w:shd w:val="clear" w:color="auto" w:fill="CCEEFF"/>
            <w:vAlign w:val="bottom"/>
          </w:tcPr>
          <w:p w14:paraId="7C46BD72" w14:textId="77777777" w:rsidR="00A8121B" w:rsidRDefault="00463EBD">
            <w:r>
              <w:t> </w:t>
            </w:r>
          </w:p>
        </w:tc>
        <w:tc>
          <w:tcPr>
            <w:tcW w:w="0" w:type="auto"/>
            <w:shd w:val="clear" w:color="auto" w:fill="CCEEFF"/>
            <w:vAlign w:val="bottom"/>
          </w:tcPr>
          <w:p w14:paraId="40DEA85D" w14:textId="77777777" w:rsidR="00A8121B" w:rsidRDefault="00463EBD">
            <w:r>
              <w:t> </w:t>
            </w:r>
          </w:p>
        </w:tc>
        <w:tc>
          <w:tcPr>
            <w:tcW w:w="0" w:type="auto"/>
            <w:shd w:val="clear" w:color="auto" w:fill="CCEEFF"/>
            <w:vAlign w:val="bottom"/>
          </w:tcPr>
          <w:p w14:paraId="38EDCBA1" w14:textId="77777777" w:rsidR="00A8121B" w:rsidRDefault="00463EBD">
            <w:pPr>
              <w:jc w:val="right"/>
            </w:pPr>
            <w:r>
              <w:t> </w:t>
            </w:r>
          </w:p>
        </w:tc>
        <w:tc>
          <w:tcPr>
            <w:tcW w:w="0" w:type="auto"/>
            <w:shd w:val="clear" w:color="auto" w:fill="CCEEFF"/>
            <w:vAlign w:val="bottom"/>
          </w:tcPr>
          <w:p w14:paraId="15A9C325" w14:textId="77777777" w:rsidR="00A8121B" w:rsidRDefault="00463EBD">
            <w:r>
              <w:t> </w:t>
            </w:r>
          </w:p>
        </w:tc>
        <w:tc>
          <w:tcPr>
            <w:tcW w:w="0" w:type="auto"/>
            <w:shd w:val="clear" w:color="auto" w:fill="CCEEFF"/>
            <w:vAlign w:val="bottom"/>
          </w:tcPr>
          <w:p w14:paraId="2CB02C3F" w14:textId="77777777" w:rsidR="00A8121B" w:rsidRDefault="00463EBD">
            <w:r>
              <w:t> </w:t>
            </w:r>
          </w:p>
        </w:tc>
        <w:tc>
          <w:tcPr>
            <w:tcW w:w="0" w:type="auto"/>
            <w:shd w:val="clear" w:color="auto" w:fill="CCEEFF"/>
            <w:vAlign w:val="bottom"/>
          </w:tcPr>
          <w:p w14:paraId="7D9E4380" w14:textId="77777777" w:rsidR="00A8121B" w:rsidRDefault="00463EBD">
            <w:r>
              <w:t> </w:t>
            </w:r>
          </w:p>
        </w:tc>
        <w:tc>
          <w:tcPr>
            <w:tcW w:w="0" w:type="auto"/>
            <w:shd w:val="clear" w:color="auto" w:fill="CCEEFF"/>
            <w:vAlign w:val="bottom"/>
          </w:tcPr>
          <w:p w14:paraId="3B9084CE" w14:textId="77777777" w:rsidR="00A8121B" w:rsidRDefault="00463EBD">
            <w:pPr>
              <w:jc w:val="right"/>
            </w:pPr>
            <w:r>
              <w:t> </w:t>
            </w:r>
          </w:p>
        </w:tc>
        <w:tc>
          <w:tcPr>
            <w:tcW w:w="0" w:type="auto"/>
            <w:shd w:val="clear" w:color="auto" w:fill="CCEEFF"/>
            <w:vAlign w:val="bottom"/>
          </w:tcPr>
          <w:p w14:paraId="32439DB1" w14:textId="77777777" w:rsidR="00A8121B" w:rsidRDefault="00463EBD">
            <w:r>
              <w:t> </w:t>
            </w:r>
          </w:p>
        </w:tc>
        <w:tc>
          <w:tcPr>
            <w:tcW w:w="0" w:type="auto"/>
            <w:shd w:val="clear" w:color="auto" w:fill="CCEEFF"/>
            <w:vAlign w:val="bottom"/>
          </w:tcPr>
          <w:p w14:paraId="67055462" w14:textId="77777777" w:rsidR="00A8121B" w:rsidRDefault="00463EBD">
            <w:r>
              <w:t> </w:t>
            </w:r>
          </w:p>
        </w:tc>
        <w:tc>
          <w:tcPr>
            <w:tcW w:w="0" w:type="auto"/>
            <w:shd w:val="clear" w:color="auto" w:fill="CCEEFF"/>
            <w:vAlign w:val="bottom"/>
          </w:tcPr>
          <w:p w14:paraId="52831F93" w14:textId="77777777" w:rsidR="00A8121B" w:rsidRDefault="00463EBD">
            <w:r>
              <w:t> </w:t>
            </w:r>
          </w:p>
        </w:tc>
        <w:tc>
          <w:tcPr>
            <w:tcW w:w="0" w:type="auto"/>
            <w:shd w:val="clear" w:color="auto" w:fill="CCEEFF"/>
            <w:vAlign w:val="bottom"/>
          </w:tcPr>
          <w:p w14:paraId="0B5F1A6E" w14:textId="77777777" w:rsidR="00A8121B" w:rsidRDefault="00463EBD">
            <w:pPr>
              <w:jc w:val="right"/>
            </w:pPr>
            <w:r>
              <w:t> </w:t>
            </w:r>
          </w:p>
        </w:tc>
        <w:tc>
          <w:tcPr>
            <w:tcW w:w="0" w:type="auto"/>
            <w:shd w:val="clear" w:color="auto" w:fill="CCEEFF"/>
            <w:vAlign w:val="bottom"/>
          </w:tcPr>
          <w:p w14:paraId="5A85A123" w14:textId="77777777" w:rsidR="00A8121B" w:rsidRDefault="00463EBD">
            <w:r>
              <w:t> </w:t>
            </w:r>
          </w:p>
        </w:tc>
        <w:tc>
          <w:tcPr>
            <w:tcW w:w="0" w:type="auto"/>
            <w:shd w:val="clear" w:color="auto" w:fill="CCEEFF"/>
            <w:vAlign w:val="bottom"/>
          </w:tcPr>
          <w:p w14:paraId="538397E0" w14:textId="77777777" w:rsidR="00A8121B" w:rsidRDefault="00463EBD">
            <w:r>
              <w:t> </w:t>
            </w:r>
          </w:p>
        </w:tc>
        <w:tc>
          <w:tcPr>
            <w:tcW w:w="0" w:type="auto"/>
            <w:shd w:val="clear" w:color="auto" w:fill="CCEEFF"/>
            <w:vAlign w:val="bottom"/>
          </w:tcPr>
          <w:p w14:paraId="7A66563F" w14:textId="77777777" w:rsidR="00A8121B" w:rsidRDefault="00463EBD">
            <w:r>
              <w:t> </w:t>
            </w:r>
          </w:p>
        </w:tc>
        <w:tc>
          <w:tcPr>
            <w:tcW w:w="0" w:type="auto"/>
            <w:shd w:val="clear" w:color="auto" w:fill="CCEEFF"/>
            <w:vAlign w:val="bottom"/>
          </w:tcPr>
          <w:p w14:paraId="4307A1FA" w14:textId="77777777" w:rsidR="00A8121B" w:rsidRDefault="00463EBD">
            <w:pPr>
              <w:jc w:val="right"/>
            </w:pPr>
            <w:r>
              <w:t> </w:t>
            </w:r>
          </w:p>
        </w:tc>
        <w:tc>
          <w:tcPr>
            <w:tcW w:w="0" w:type="auto"/>
            <w:shd w:val="clear" w:color="auto" w:fill="CCEEFF"/>
            <w:vAlign w:val="bottom"/>
          </w:tcPr>
          <w:p w14:paraId="16DDCDAA" w14:textId="77777777" w:rsidR="00A8121B" w:rsidRDefault="00463EBD">
            <w:r>
              <w:t> </w:t>
            </w:r>
          </w:p>
        </w:tc>
      </w:tr>
      <w:tr w:rsidR="00A8121B" w14:paraId="0B0F8BAD" w14:textId="77777777">
        <w:tc>
          <w:tcPr>
            <w:tcW w:w="0" w:type="auto"/>
            <w:shd w:val="clear" w:color="auto" w:fill="FFFFFF"/>
            <w:tcMar>
              <w:top w:w="0" w:type="dxa"/>
              <w:left w:w="180" w:type="dxa"/>
              <w:bottom w:w="50" w:type="dxa"/>
              <w:right w:w="0" w:type="dxa"/>
            </w:tcMar>
            <w:vAlign w:val="bottom"/>
          </w:tcPr>
          <w:p w14:paraId="48E7CB91" w14:textId="77777777" w:rsidR="00A8121B" w:rsidRDefault="00463EBD">
            <w:pPr>
              <w:ind w:hanging="180"/>
            </w:pPr>
            <w:r>
              <w:t>Earnings per share – basic</w:t>
            </w:r>
          </w:p>
        </w:tc>
        <w:tc>
          <w:tcPr>
            <w:tcW w:w="0" w:type="auto"/>
            <w:shd w:val="clear" w:color="auto" w:fill="FFFFFF"/>
            <w:tcMar>
              <w:top w:w="0" w:type="dxa"/>
              <w:left w:w="0" w:type="dxa"/>
              <w:bottom w:w="50" w:type="dxa"/>
              <w:right w:w="0" w:type="dxa"/>
            </w:tcMar>
            <w:vAlign w:val="bottom"/>
          </w:tcPr>
          <w:p w14:paraId="7F7947E6" w14:textId="77777777" w:rsidR="00A8121B" w:rsidRDefault="00463EBD">
            <w:r>
              <w:t> </w:t>
            </w:r>
          </w:p>
        </w:tc>
        <w:tc>
          <w:tcPr>
            <w:tcW w:w="0" w:type="auto"/>
            <w:tcBorders>
              <w:bottom w:val="double" w:sz="12" w:space="0" w:color="000000"/>
            </w:tcBorders>
            <w:shd w:val="clear" w:color="auto" w:fill="FFFFFF"/>
            <w:vAlign w:val="bottom"/>
          </w:tcPr>
          <w:p w14:paraId="6AC834AB" w14:textId="77777777" w:rsidR="00A8121B" w:rsidRDefault="00463EBD">
            <w:r>
              <w:t>$</w:t>
            </w:r>
          </w:p>
        </w:tc>
        <w:tc>
          <w:tcPr>
            <w:tcW w:w="0" w:type="auto"/>
            <w:tcBorders>
              <w:bottom w:val="double" w:sz="12" w:space="0" w:color="000000"/>
            </w:tcBorders>
            <w:shd w:val="clear" w:color="auto" w:fill="FFFFFF"/>
            <w:vAlign w:val="bottom"/>
          </w:tcPr>
          <w:p w14:paraId="1D99768A" w14:textId="77777777" w:rsidR="00A8121B" w:rsidRDefault="00463EBD">
            <w:pPr>
              <w:jc w:val="right"/>
            </w:pPr>
            <w:r>
              <w:t>0.46</w:t>
            </w:r>
          </w:p>
        </w:tc>
        <w:tc>
          <w:tcPr>
            <w:tcW w:w="0" w:type="auto"/>
            <w:shd w:val="clear" w:color="auto" w:fill="FFFFFF"/>
            <w:tcMar>
              <w:top w:w="0" w:type="dxa"/>
              <w:left w:w="0" w:type="dxa"/>
              <w:bottom w:w="50" w:type="dxa"/>
              <w:right w:w="0" w:type="dxa"/>
            </w:tcMar>
            <w:vAlign w:val="bottom"/>
          </w:tcPr>
          <w:p w14:paraId="23654DB2" w14:textId="77777777" w:rsidR="00A8121B" w:rsidRDefault="00463EBD">
            <w:r>
              <w:t> </w:t>
            </w:r>
          </w:p>
        </w:tc>
        <w:tc>
          <w:tcPr>
            <w:tcW w:w="0" w:type="auto"/>
            <w:shd w:val="clear" w:color="auto" w:fill="FFFFFF"/>
            <w:tcMar>
              <w:top w:w="0" w:type="dxa"/>
              <w:left w:w="0" w:type="dxa"/>
              <w:bottom w:w="50" w:type="dxa"/>
              <w:right w:w="0" w:type="dxa"/>
            </w:tcMar>
            <w:vAlign w:val="bottom"/>
          </w:tcPr>
          <w:p w14:paraId="00627D09" w14:textId="77777777" w:rsidR="00A8121B" w:rsidRDefault="00463EBD">
            <w:r>
              <w:t> </w:t>
            </w:r>
          </w:p>
        </w:tc>
        <w:tc>
          <w:tcPr>
            <w:tcW w:w="0" w:type="auto"/>
            <w:tcBorders>
              <w:bottom w:val="double" w:sz="12" w:space="0" w:color="000000"/>
            </w:tcBorders>
            <w:shd w:val="clear" w:color="auto" w:fill="FFFFFF"/>
            <w:vAlign w:val="bottom"/>
          </w:tcPr>
          <w:p w14:paraId="5D636DCD" w14:textId="77777777" w:rsidR="00A8121B" w:rsidRDefault="00463EBD">
            <w:r>
              <w:t>$</w:t>
            </w:r>
          </w:p>
        </w:tc>
        <w:tc>
          <w:tcPr>
            <w:tcW w:w="0" w:type="auto"/>
            <w:tcBorders>
              <w:bottom w:val="double" w:sz="12" w:space="0" w:color="000000"/>
            </w:tcBorders>
            <w:shd w:val="clear" w:color="auto" w:fill="FFFFFF"/>
            <w:vAlign w:val="bottom"/>
          </w:tcPr>
          <w:p w14:paraId="4A783FC5" w14:textId="77777777" w:rsidR="00A8121B" w:rsidRDefault="00463EBD">
            <w:pPr>
              <w:jc w:val="right"/>
            </w:pPr>
            <w:r>
              <w:t>0.16</w:t>
            </w:r>
          </w:p>
        </w:tc>
        <w:tc>
          <w:tcPr>
            <w:tcW w:w="0" w:type="auto"/>
            <w:shd w:val="clear" w:color="auto" w:fill="FFFFFF"/>
            <w:tcMar>
              <w:top w:w="0" w:type="dxa"/>
              <w:left w:w="0" w:type="dxa"/>
              <w:bottom w:w="50" w:type="dxa"/>
              <w:right w:w="0" w:type="dxa"/>
            </w:tcMar>
            <w:vAlign w:val="bottom"/>
          </w:tcPr>
          <w:p w14:paraId="023338D2" w14:textId="77777777" w:rsidR="00A8121B" w:rsidRDefault="00463EBD">
            <w:r>
              <w:t> </w:t>
            </w:r>
          </w:p>
        </w:tc>
        <w:tc>
          <w:tcPr>
            <w:tcW w:w="0" w:type="auto"/>
            <w:shd w:val="clear" w:color="auto" w:fill="FFFFFF"/>
            <w:tcMar>
              <w:top w:w="0" w:type="dxa"/>
              <w:left w:w="0" w:type="dxa"/>
              <w:bottom w:w="50" w:type="dxa"/>
              <w:right w:w="0" w:type="dxa"/>
            </w:tcMar>
            <w:vAlign w:val="bottom"/>
          </w:tcPr>
          <w:p w14:paraId="02177203" w14:textId="77777777" w:rsidR="00A8121B" w:rsidRDefault="00463EBD">
            <w:r>
              <w:t> </w:t>
            </w:r>
          </w:p>
        </w:tc>
        <w:tc>
          <w:tcPr>
            <w:tcW w:w="0" w:type="auto"/>
            <w:tcBorders>
              <w:bottom w:val="double" w:sz="12" w:space="0" w:color="000000"/>
            </w:tcBorders>
            <w:shd w:val="clear" w:color="auto" w:fill="FFFFFF"/>
            <w:vAlign w:val="bottom"/>
          </w:tcPr>
          <w:p w14:paraId="587D8687" w14:textId="77777777" w:rsidR="00A8121B" w:rsidRDefault="00463EBD">
            <w:r>
              <w:t>$</w:t>
            </w:r>
          </w:p>
        </w:tc>
        <w:tc>
          <w:tcPr>
            <w:tcW w:w="0" w:type="auto"/>
            <w:tcBorders>
              <w:bottom w:val="double" w:sz="12" w:space="0" w:color="000000"/>
            </w:tcBorders>
            <w:shd w:val="clear" w:color="auto" w:fill="FFFFFF"/>
            <w:vAlign w:val="bottom"/>
          </w:tcPr>
          <w:p w14:paraId="629EC4AC" w14:textId="77777777" w:rsidR="00A8121B" w:rsidRDefault="00463EBD">
            <w:pPr>
              <w:jc w:val="right"/>
            </w:pPr>
            <w:r>
              <w:t>1.21</w:t>
            </w:r>
          </w:p>
        </w:tc>
        <w:tc>
          <w:tcPr>
            <w:tcW w:w="0" w:type="auto"/>
            <w:shd w:val="clear" w:color="auto" w:fill="FFFFFF"/>
            <w:tcMar>
              <w:top w:w="0" w:type="dxa"/>
              <w:left w:w="0" w:type="dxa"/>
              <w:bottom w:w="50" w:type="dxa"/>
              <w:right w:w="0" w:type="dxa"/>
            </w:tcMar>
            <w:vAlign w:val="bottom"/>
          </w:tcPr>
          <w:p w14:paraId="7FEBF8A9" w14:textId="77777777" w:rsidR="00A8121B" w:rsidRDefault="00463EBD">
            <w:r>
              <w:t> </w:t>
            </w:r>
          </w:p>
        </w:tc>
        <w:tc>
          <w:tcPr>
            <w:tcW w:w="0" w:type="auto"/>
            <w:shd w:val="clear" w:color="auto" w:fill="FFFFFF"/>
            <w:tcMar>
              <w:top w:w="0" w:type="dxa"/>
              <w:left w:w="0" w:type="dxa"/>
              <w:bottom w:w="50" w:type="dxa"/>
              <w:right w:w="0" w:type="dxa"/>
            </w:tcMar>
            <w:vAlign w:val="bottom"/>
          </w:tcPr>
          <w:p w14:paraId="1AAF671B" w14:textId="77777777" w:rsidR="00A8121B" w:rsidRDefault="00463EBD">
            <w:r>
              <w:t> </w:t>
            </w:r>
          </w:p>
        </w:tc>
        <w:tc>
          <w:tcPr>
            <w:tcW w:w="0" w:type="auto"/>
            <w:tcBorders>
              <w:bottom w:val="double" w:sz="12" w:space="0" w:color="000000"/>
            </w:tcBorders>
            <w:shd w:val="clear" w:color="auto" w:fill="FFFFFF"/>
            <w:vAlign w:val="bottom"/>
          </w:tcPr>
          <w:p w14:paraId="56132616" w14:textId="77777777" w:rsidR="00A8121B" w:rsidRDefault="00463EBD">
            <w:r>
              <w:t>$</w:t>
            </w:r>
          </w:p>
        </w:tc>
        <w:tc>
          <w:tcPr>
            <w:tcW w:w="0" w:type="auto"/>
            <w:tcBorders>
              <w:bottom w:val="double" w:sz="12" w:space="0" w:color="000000"/>
            </w:tcBorders>
            <w:shd w:val="clear" w:color="auto" w:fill="FFFFFF"/>
            <w:vAlign w:val="bottom"/>
          </w:tcPr>
          <w:p w14:paraId="37A90B6F" w14:textId="77777777" w:rsidR="00A8121B" w:rsidRDefault="00463EBD">
            <w:pPr>
              <w:jc w:val="right"/>
            </w:pPr>
            <w:r>
              <w:t>0.08</w:t>
            </w:r>
          </w:p>
        </w:tc>
        <w:tc>
          <w:tcPr>
            <w:tcW w:w="0" w:type="auto"/>
            <w:shd w:val="clear" w:color="auto" w:fill="FFFFFF"/>
            <w:tcMar>
              <w:top w:w="0" w:type="dxa"/>
              <w:left w:w="0" w:type="dxa"/>
              <w:bottom w:w="50" w:type="dxa"/>
              <w:right w:w="0" w:type="dxa"/>
            </w:tcMar>
            <w:vAlign w:val="bottom"/>
          </w:tcPr>
          <w:p w14:paraId="6B287B50" w14:textId="77777777" w:rsidR="00A8121B" w:rsidRDefault="00463EBD">
            <w:r>
              <w:t> </w:t>
            </w:r>
          </w:p>
        </w:tc>
      </w:tr>
      <w:tr w:rsidR="00A8121B" w14:paraId="4E88AE79" w14:textId="77777777">
        <w:tc>
          <w:tcPr>
            <w:tcW w:w="0" w:type="auto"/>
            <w:shd w:val="clear" w:color="auto" w:fill="CCEEFF"/>
            <w:tcMar>
              <w:top w:w="0" w:type="dxa"/>
              <w:left w:w="180" w:type="dxa"/>
              <w:bottom w:w="50" w:type="dxa"/>
              <w:right w:w="0" w:type="dxa"/>
            </w:tcMar>
            <w:vAlign w:val="bottom"/>
          </w:tcPr>
          <w:p w14:paraId="6E6E16A1" w14:textId="77777777" w:rsidR="00A8121B" w:rsidRPr="004E34D7" w:rsidRDefault="00463EBD">
            <w:pPr>
              <w:ind w:hanging="180"/>
              <w:rPr>
                <w:lang w:val="en-HK"/>
              </w:rPr>
            </w:pPr>
            <w:r>
              <w:rPr>
                <w:lang w:val="en-HK"/>
              </w:rPr>
              <w:t>Wei</w:t>
            </w:r>
            <w:r>
              <w:rPr>
                <w:lang w:val="en-HK"/>
              </w:rPr>
              <w:t>ghted average number of ordinary share outstanding– diluted</w:t>
            </w:r>
          </w:p>
        </w:tc>
        <w:tc>
          <w:tcPr>
            <w:tcW w:w="0" w:type="auto"/>
            <w:shd w:val="clear" w:color="auto" w:fill="CCEEFF"/>
            <w:tcMar>
              <w:top w:w="0" w:type="dxa"/>
              <w:left w:w="0" w:type="dxa"/>
              <w:bottom w:w="50" w:type="dxa"/>
              <w:right w:w="0" w:type="dxa"/>
            </w:tcMar>
            <w:vAlign w:val="bottom"/>
          </w:tcPr>
          <w:p w14:paraId="106713D4" w14:textId="77777777" w:rsidR="00A8121B" w:rsidRPr="004E34D7" w:rsidRDefault="00463EBD">
            <w:pPr>
              <w:rPr>
                <w:lang w:val="en-HK"/>
              </w:rPr>
            </w:pPr>
            <w:r>
              <w:rPr>
                <w:lang w:val="en-HK"/>
              </w:rPr>
              <w:t> </w:t>
            </w:r>
          </w:p>
        </w:tc>
        <w:tc>
          <w:tcPr>
            <w:tcW w:w="0" w:type="auto"/>
            <w:tcBorders>
              <w:bottom w:val="double" w:sz="12" w:space="0" w:color="000000"/>
            </w:tcBorders>
            <w:shd w:val="clear" w:color="auto" w:fill="CCEEFF"/>
            <w:vAlign w:val="bottom"/>
          </w:tcPr>
          <w:p w14:paraId="5D7070E0" w14:textId="77777777" w:rsidR="00A8121B" w:rsidRPr="004E34D7" w:rsidRDefault="00463EBD">
            <w:pPr>
              <w:rPr>
                <w:lang w:val="en-HK"/>
              </w:rPr>
            </w:pPr>
            <w:r>
              <w:rPr>
                <w:lang w:val="en-HK"/>
              </w:rPr>
              <w:t> </w:t>
            </w:r>
          </w:p>
        </w:tc>
        <w:tc>
          <w:tcPr>
            <w:tcW w:w="0" w:type="auto"/>
            <w:tcBorders>
              <w:bottom w:val="double" w:sz="12" w:space="0" w:color="000000"/>
            </w:tcBorders>
            <w:shd w:val="clear" w:color="auto" w:fill="CCEEFF"/>
            <w:vAlign w:val="bottom"/>
          </w:tcPr>
          <w:p w14:paraId="3DA71871" w14:textId="77777777" w:rsidR="00A8121B" w:rsidRDefault="00463EBD">
            <w:pPr>
              <w:jc w:val="right"/>
            </w:pPr>
            <w:r>
              <w:t>38,535,995</w:t>
            </w:r>
          </w:p>
        </w:tc>
        <w:tc>
          <w:tcPr>
            <w:tcW w:w="0" w:type="auto"/>
            <w:shd w:val="clear" w:color="auto" w:fill="CCEEFF"/>
            <w:tcMar>
              <w:top w:w="0" w:type="dxa"/>
              <w:left w:w="0" w:type="dxa"/>
              <w:bottom w:w="50" w:type="dxa"/>
              <w:right w:w="0" w:type="dxa"/>
            </w:tcMar>
            <w:vAlign w:val="bottom"/>
          </w:tcPr>
          <w:p w14:paraId="4E618370" w14:textId="77777777" w:rsidR="00A8121B" w:rsidRDefault="00463EBD">
            <w:r>
              <w:t> </w:t>
            </w:r>
          </w:p>
        </w:tc>
        <w:tc>
          <w:tcPr>
            <w:tcW w:w="0" w:type="auto"/>
            <w:shd w:val="clear" w:color="auto" w:fill="CCEEFF"/>
            <w:tcMar>
              <w:top w:w="0" w:type="dxa"/>
              <w:left w:w="0" w:type="dxa"/>
              <w:bottom w:w="50" w:type="dxa"/>
              <w:right w:w="0" w:type="dxa"/>
            </w:tcMar>
            <w:vAlign w:val="bottom"/>
          </w:tcPr>
          <w:p w14:paraId="0DFC381B" w14:textId="77777777" w:rsidR="00A8121B" w:rsidRDefault="00463EBD">
            <w:r>
              <w:t> </w:t>
            </w:r>
          </w:p>
        </w:tc>
        <w:tc>
          <w:tcPr>
            <w:tcW w:w="0" w:type="auto"/>
            <w:tcBorders>
              <w:bottom w:val="double" w:sz="12" w:space="0" w:color="000000"/>
            </w:tcBorders>
            <w:shd w:val="clear" w:color="auto" w:fill="CCEEFF"/>
            <w:vAlign w:val="bottom"/>
          </w:tcPr>
          <w:p w14:paraId="2001242D" w14:textId="77777777" w:rsidR="00A8121B" w:rsidRDefault="00463EBD">
            <w:r>
              <w:t> </w:t>
            </w:r>
          </w:p>
        </w:tc>
        <w:tc>
          <w:tcPr>
            <w:tcW w:w="0" w:type="auto"/>
            <w:tcBorders>
              <w:bottom w:val="double" w:sz="12" w:space="0" w:color="000000"/>
            </w:tcBorders>
            <w:shd w:val="clear" w:color="auto" w:fill="CCEEFF"/>
            <w:vAlign w:val="bottom"/>
          </w:tcPr>
          <w:p w14:paraId="66D586F2" w14:textId="77777777" w:rsidR="00A8121B" w:rsidRDefault="00463EBD">
            <w:pPr>
              <w:jc w:val="right"/>
            </w:pPr>
            <w:r>
              <w:t>34,480,116</w:t>
            </w:r>
          </w:p>
        </w:tc>
        <w:tc>
          <w:tcPr>
            <w:tcW w:w="0" w:type="auto"/>
            <w:shd w:val="clear" w:color="auto" w:fill="CCEEFF"/>
            <w:tcMar>
              <w:top w:w="0" w:type="dxa"/>
              <w:left w:w="0" w:type="dxa"/>
              <w:bottom w:w="50" w:type="dxa"/>
              <w:right w:w="0" w:type="dxa"/>
            </w:tcMar>
            <w:vAlign w:val="bottom"/>
          </w:tcPr>
          <w:p w14:paraId="28A6DF63" w14:textId="77777777" w:rsidR="00A8121B" w:rsidRDefault="00463EBD">
            <w:r>
              <w:t> </w:t>
            </w:r>
          </w:p>
        </w:tc>
        <w:tc>
          <w:tcPr>
            <w:tcW w:w="0" w:type="auto"/>
            <w:shd w:val="clear" w:color="auto" w:fill="CCEEFF"/>
            <w:tcMar>
              <w:top w:w="0" w:type="dxa"/>
              <w:left w:w="0" w:type="dxa"/>
              <w:bottom w:w="50" w:type="dxa"/>
              <w:right w:w="0" w:type="dxa"/>
            </w:tcMar>
            <w:vAlign w:val="bottom"/>
          </w:tcPr>
          <w:p w14:paraId="24D49AE7" w14:textId="77777777" w:rsidR="00A8121B" w:rsidRDefault="00463EBD">
            <w:r>
              <w:t> </w:t>
            </w:r>
          </w:p>
        </w:tc>
        <w:tc>
          <w:tcPr>
            <w:tcW w:w="0" w:type="auto"/>
            <w:tcBorders>
              <w:bottom w:val="double" w:sz="12" w:space="0" w:color="000000"/>
            </w:tcBorders>
            <w:shd w:val="clear" w:color="auto" w:fill="CCEEFF"/>
            <w:vAlign w:val="bottom"/>
          </w:tcPr>
          <w:p w14:paraId="0B4763C4" w14:textId="77777777" w:rsidR="00A8121B" w:rsidRDefault="00463EBD">
            <w:r>
              <w:t> </w:t>
            </w:r>
          </w:p>
        </w:tc>
        <w:tc>
          <w:tcPr>
            <w:tcW w:w="0" w:type="auto"/>
            <w:tcBorders>
              <w:bottom w:val="double" w:sz="12" w:space="0" w:color="000000"/>
            </w:tcBorders>
            <w:shd w:val="clear" w:color="auto" w:fill="CCEEFF"/>
            <w:vAlign w:val="bottom"/>
          </w:tcPr>
          <w:p w14:paraId="4CCB137E" w14:textId="77777777" w:rsidR="00A8121B" w:rsidRDefault="00463EBD">
            <w:pPr>
              <w:jc w:val="right"/>
            </w:pPr>
            <w:r>
              <w:t>38,116,031</w:t>
            </w:r>
          </w:p>
        </w:tc>
        <w:tc>
          <w:tcPr>
            <w:tcW w:w="0" w:type="auto"/>
            <w:shd w:val="clear" w:color="auto" w:fill="CCEEFF"/>
            <w:tcMar>
              <w:top w:w="0" w:type="dxa"/>
              <w:left w:w="0" w:type="dxa"/>
              <w:bottom w:w="50" w:type="dxa"/>
              <w:right w:w="0" w:type="dxa"/>
            </w:tcMar>
            <w:vAlign w:val="bottom"/>
          </w:tcPr>
          <w:p w14:paraId="25B7B8F1" w14:textId="77777777" w:rsidR="00A8121B" w:rsidRDefault="00463EBD">
            <w:r>
              <w:t> </w:t>
            </w:r>
          </w:p>
        </w:tc>
        <w:tc>
          <w:tcPr>
            <w:tcW w:w="0" w:type="auto"/>
            <w:shd w:val="clear" w:color="auto" w:fill="CCEEFF"/>
            <w:tcMar>
              <w:top w:w="0" w:type="dxa"/>
              <w:left w:w="0" w:type="dxa"/>
              <w:bottom w:w="50" w:type="dxa"/>
              <w:right w:w="0" w:type="dxa"/>
            </w:tcMar>
            <w:vAlign w:val="bottom"/>
          </w:tcPr>
          <w:p w14:paraId="143ECC2C" w14:textId="77777777" w:rsidR="00A8121B" w:rsidRDefault="00463EBD">
            <w:r>
              <w:t> </w:t>
            </w:r>
          </w:p>
        </w:tc>
        <w:tc>
          <w:tcPr>
            <w:tcW w:w="0" w:type="auto"/>
            <w:tcBorders>
              <w:bottom w:val="double" w:sz="12" w:space="0" w:color="000000"/>
            </w:tcBorders>
            <w:shd w:val="clear" w:color="auto" w:fill="CCEEFF"/>
            <w:vAlign w:val="bottom"/>
          </w:tcPr>
          <w:p w14:paraId="482B6690" w14:textId="77777777" w:rsidR="00A8121B" w:rsidRDefault="00463EBD">
            <w:r>
              <w:t> </w:t>
            </w:r>
          </w:p>
        </w:tc>
        <w:tc>
          <w:tcPr>
            <w:tcW w:w="0" w:type="auto"/>
            <w:tcBorders>
              <w:bottom w:val="double" w:sz="12" w:space="0" w:color="000000"/>
            </w:tcBorders>
            <w:shd w:val="clear" w:color="auto" w:fill="CCEEFF"/>
            <w:vAlign w:val="bottom"/>
          </w:tcPr>
          <w:p w14:paraId="440A6D17" w14:textId="77777777" w:rsidR="00A8121B" w:rsidRDefault="00463EBD">
            <w:pPr>
              <w:jc w:val="right"/>
            </w:pPr>
            <w:r>
              <w:t>34,040,373</w:t>
            </w:r>
          </w:p>
        </w:tc>
        <w:tc>
          <w:tcPr>
            <w:tcW w:w="0" w:type="auto"/>
            <w:shd w:val="clear" w:color="auto" w:fill="CCEEFF"/>
            <w:tcMar>
              <w:top w:w="0" w:type="dxa"/>
              <w:left w:w="0" w:type="dxa"/>
              <w:bottom w:w="50" w:type="dxa"/>
              <w:right w:w="0" w:type="dxa"/>
            </w:tcMar>
            <w:vAlign w:val="bottom"/>
          </w:tcPr>
          <w:p w14:paraId="5F07EFD5" w14:textId="77777777" w:rsidR="00A8121B" w:rsidRDefault="00463EBD">
            <w:r>
              <w:t> </w:t>
            </w:r>
          </w:p>
        </w:tc>
      </w:tr>
      <w:tr w:rsidR="00A8121B" w14:paraId="5AA12C11" w14:textId="77777777">
        <w:tc>
          <w:tcPr>
            <w:tcW w:w="0" w:type="auto"/>
            <w:shd w:val="clear" w:color="auto" w:fill="FFFFFF"/>
            <w:tcMar>
              <w:top w:w="0" w:type="dxa"/>
              <w:left w:w="180" w:type="dxa"/>
              <w:bottom w:w="50" w:type="dxa"/>
              <w:right w:w="0" w:type="dxa"/>
            </w:tcMar>
            <w:vAlign w:val="bottom"/>
          </w:tcPr>
          <w:p w14:paraId="6C9A279A" w14:textId="77777777" w:rsidR="00A8121B" w:rsidRDefault="00463EBD">
            <w:pPr>
              <w:ind w:hanging="180"/>
            </w:pPr>
            <w:r>
              <w:t>Ear</w:t>
            </w:r>
            <w:r>
              <w:t>nings per share –diluted</w:t>
            </w:r>
          </w:p>
        </w:tc>
        <w:tc>
          <w:tcPr>
            <w:tcW w:w="0" w:type="auto"/>
            <w:shd w:val="clear" w:color="auto" w:fill="FFFFFF"/>
            <w:tcMar>
              <w:top w:w="0" w:type="dxa"/>
              <w:left w:w="0" w:type="dxa"/>
              <w:bottom w:w="50" w:type="dxa"/>
              <w:right w:w="0" w:type="dxa"/>
            </w:tcMar>
            <w:vAlign w:val="bottom"/>
          </w:tcPr>
          <w:p w14:paraId="70EE425E" w14:textId="77777777" w:rsidR="00A8121B" w:rsidRDefault="00463EBD">
            <w:r>
              <w:t> </w:t>
            </w:r>
          </w:p>
        </w:tc>
        <w:tc>
          <w:tcPr>
            <w:tcW w:w="0" w:type="auto"/>
            <w:tcBorders>
              <w:bottom w:val="double" w:sz="12" w:space="0" w:color="000000"/>
            </w:tcBorders>
            <w:shd w:val="clear" w:color="auto" w:fill="FFFFFF"/>
            <w:vAlign w:val="bottom"/>
          </w:tcPr>
          <w:p w14:paraId="7F750110" w14:textId="77777777" w:rsidR="00A8121B" w:rsidRDefault="00463EBD">
            <w:r>
              <w:t>$</w:t>
            </w:r>
          </w:p>
        </w:tc>
        <w:tc>
          <w:tcPr>
            <w:tcW w:w="0" w:type="auto"/>
            <w:tcBorders>
              <w:bottom w:val="double" w:sz="12" w:space="0" w:color="000000"/>
            </w:tcBorders>
            <w:shd w:val="clear" w:color="auto" w:fill="FFFFFF"/>
            <w:vAlign w:val="bottom"/>
          </w:tcPr>
          <w:p w14:paraId="46B6B8D3" w14:textId="77777777" w:rsidR="00A8121B" w:rsidRDefault="00463EBD">
            <w:pPr>
              <w:jc w:val="right"/>
            </w:pPr>
            <w:r>
              <w:t>0.45</w:t>
            </w:r>
          </w:p>
        </w:tc>
        <w:tc>
          <w:tcPr>
            <w:tcW w:w="0" w:type="auto"/>
            <w:shd w:val="clear" w:color="auto" w:fill="FFFFFF"/>
            <w:tcMar>
              <w:top w:w="0" w:type="dxa"/>
              <w:left w:w="0" w:type="dxa"/>
              <w:bottom w:w="50" w:type="dxa"/>
              <w:right w:w="0" w:type="dxa"/>
            </w:tcMar>
            <w:vAlign w:val="bottom"/>
          </w:tcPr>
          <w:p w14:paraId="6ADD53C9" w14:textId="77777777" w:rsidR="00A8121B" w:rsidRDefault="00463EBD">
            <w:r>
              <w:t> </w:t>
            </w:r>
          </w:p>
        </w:tc>
        <w:tc>
          <w:tcPr>
            <w:tcW w:w="0" w:type="auto"/>
            <w:shd w:val="clear" w:color="auto" w:fill="FFFFFF"/>
            <w:tcMar>
              <w:top w:w="0" w:type="dxa"/>
              <w:left w:w="0" w:type="dxa"/>
              <w:bottom w:w="50" w:type="dxa"/>
              <w:right w:w="0" w:type="dxa"/>
            </w:tcMar>
            <w:vAlign w:val="bottom"/>
          </w:tcPr>
          <w:p w14:paraId="47E43DC1" w14:textId="77777777" w:rsidR="00A8121B" w:rsidRDefault="00463EBD">
            <w:r>
              <w:t> </w:t>
            </w:r>
          </w:p>
        </w:tc>
        <w:tc>
          <w:tcPr>
            <w:tcW w:w="0" w:type="auto"/>
            <w:tcBorders>
              <w:bottom w:val="double" w:sz="12" w:space="0" w:color="000000"/>
            </w:tcBorders>
            <w:shd w:val="clear" w:color="auto" w:fill="FFFFFF"/>
            <w:vAlign w:val="bottom"/>
          </w:tcPr>
          <w:p w14:paraId="1A21F925" w14:textId="77777777" w:rsidR="00A8121B" w:rsidRDefault="00463EBD">
            <w:r>
              <w:t>$</w:t>
            </w:r>
          </w:p>
        </w:tc>
        <w:tc>
          <w:tcPr>
            <w:tcW w:w="0" w:type="auto"/>
            <w:tcBorders>
              <w:bottom w:val="double" w:sz="12" w:space="0" w:color="000000"/>
            </w:tcBorders>
            <w:shd w:val="clear" w:color="auto" w:fill="FFFFFF"/>
            <w:vAlign w:val="bottom"/>
          </w:tcPr>
          <w:p w14:paraId="245FC6BA" w14:textId="77777777" w:rsidR="00A8121B" w:rsidRDefault="00463EBD">
            <w:pPr>
              <w:jc w:val="right"/>
            </w:pPr>
            <w:r>
              <w:t>0.16</w:t>
            </w:r>
          </w:p>
        </w:tc>
        <w:tc>
          <w:tcPr>
            <w:tcW w:w="0" w:type="auto"/>
            <w:shd w:val="clear" w:color="auto" w:fill="FFFFFF"/>
            <w:tcMar>
              <w:top w:w="0" w:type="dxa"/>
              <w:left w:w="0" w:type="dxa"/>
              <w:bottom w:w="50" w:type="dxa"/>
              <w:right w:w="0" w:type="dxa"/>
            </w:tcMar>
            <w:vAlign w:val="bottom"/>
          </w:tcPr>
          <w:p w14:paraId="09578F96" w14:textId="77777777" w:rsidR="00A8121B" w:rsidRDefault="00463EBD">
            <w:r>
              <w:t> </w:t>
            </w:r>
          </w:p>
        </w:tc>
        <w:tc>
          <w:tcPr>
            <w:tcW w:w="0" w:type="auto"/>
            <w:shd w:val="clear" w:color="auto" w:fill="FFFFFF"/>
            <w:tcMar>
              <w:top w:w="0" w:type="dxa"/>
              <w:left w:w="0" w:type="dxa"/>
              <w:bottom w:w="50" w:type="dxa"/>
              <w:right w:w="0" w:type="dxa"/>
            </w:tcMar>
            <w:vAlign w:val="bottom"/>
          </w:tcPr>
          <w:p w14:paraId="7F2C21F0" w14:textId="77777777" w:rsidR="00A8121B" w:rsidRDefault="00463EBD">
            <w:r>
              <w:t> </w:t>
            </w:r>
          </w:p>
        </w:tc>
        <w:tc>
          <w:tcPr>
            <w:tcW w:w="0" w:type="auto"/>
            <w:tcBorders>
              <w:bottom w:val="double" w:sz="12" w:space="0" w:color="000000"/>
            </w:tcBorders>
            <w:shd w:val="clear" w:color="auto" w:fill="FFFFFF"/>
            <w:vAlign w:val="bottom"/>
          </w:tcPr>
          <w:p w14:paraId="5B1EFA15" w14:textId="77777777" w:rsidR="00A8121B" w:rsidRDefault="00463EBD">
            <w:r>
              <w:t>$</w:t>
            </w:r>
          </w:p>
        </w:tc>
        <w:tc>
          <w:tcPr>
            <w:tcW w:w="0" w:type="auto"/>
            <w:tcBorders>
              <w:bottom w:val="double" w:sz="12" w:space="0" w:color="000000"/>
            </w:tcBorders>
            <w:shd w:val="clear" w:color="auto" w:fill="FFFFFF"/>
            <w:vAlign w:val="bottom"/>
          </w:tcPr>
          <w:p w14:paraId="4E6CE83F" w14:textId="77777777" w:rsidR="00A8121B" w:rsidRDefault="00463EBD">
            <w:pPr>
              <w:jc w:val="right"/>
            </w:pPr>
            <w:r>
              <w:t>1.20</w:t>
            </w:r>
          </w:p>
        </w:tc>
        <w:tc>
          <w:tcPr>
            <w:tcW w:w="0" w:type="auto"/>
            <w:shd w:val="clear" w:color="auto" w:fill="FFFFFF"/>
            <w:tcMar>
              <w:top w:w="0" w:type="dxa"/>
              <w:left w:w="0" w:type="dxa"/>
              <w:bottom w:w="50" w:type="dxa"/>
              <w:right w:w="0" w:type="dxa"/>
            </w:tcMar>
            <w:vAlign w:val="bottom"/>
          </w:tcPr>
          <w:p w14:paraId="431692F3" w14:textId="77777777" w:rsidR="00A8121B" w:rsidRDefault="00463EBD">
            <w:r>
              <w:t> </w:t>
            </w:r>
          </w:p>
        </w:tc>
        <w:tc>
          <w:tcPr>
            <w:tcW w:w="0" w:type="auto"/>
            <w:shd w:val="clear" w:color="auto" w:fill="FFFFFF"/>
            <w:tcMar>
              <w:top w:w="0" w:type="dxa"/>
              <w:left w:w="0" w:type="dxa"/>
              <w:bottom w:w="50" w:type="dxa"/>
              <w:right w:w="0" w:type="dxa"/>
            </w:tcMar>
            <w:vAlign w:val="bottom"/>
          </w:tcPr>
          <w:p w14:paraId="54105ADA" w14:textId="77777777" w:rsidR="00A8121B" w:rsidRDefault="00463EBD">
            <w:r>
              <w:t> </w:t>
            </w:r>
          </w:p>
        </w:tc>
        <w:tc>
          <w:tcPr>
            <w:tcW w:w="0" w:type="auto"/>
            <w:tcBorders>
              <w:bottom w:val="double" w:sz="12" w:space="0" w:color="000000"/>
            </w:tcBorders>
            <w:shd w:val="clear" w:color="auto" w:fill="FFFFFF"/>
            <w:vAlign w:val="bottom"/>
          </w:tcPr>
          <w:p w14:paraId="127A5097" w14:textId="77777777" w:rsidR="00A8121B" w:rsidRDefault="00463EBD">
            <w:r>
              <w:t>$</w:t>
            </w:r>
          </w:p>
        </w:tc>
        <w:tc>
          <w:tcPr>
            <w:tcW w:w="0" w:type="auto"/>
            <w:tcBorders>
              <w:bottom w:val="double" w:sz="12" w:space="0" w:color="000000"/>
            </w:tcBorders>
            <w:shd w:val="clear" w:color="auto" w:fill="FFFFFF"/>
            <w:vAlign w:val="bottom"/>
          </w:tcPr>
          <w:p w14:paraId="797259D7" w14:textId="77777777" w:rsidR="00A8121B" w:rsidRDefault="00463EBD">
            <w:pPr>
              <w:jc w:val="right"/>
            </w:pPr>
            <w:r>
              <w:t>0.08</w:t>
            </w:r>
          </w:p>
        </w:tc>
        <w:tc>
          <w:tcPr>
            <w:tcW w:w="0" w:type="auto"/>
            <w:shd w:val="clear" w:color="auto" w:fill="FFFFFF"/>
            <w:tcMar>
              <w:top w:w="0" w:type="dxa"/>
              <w:left w:w="0" w:type="dxa"/>
              <w:bottom w:w="50" w:type="dxa"/>
              <w:right w:w="0" w:type="dxa"/>
            </w:tcMar>
            <w:vAlign w:val="bottom"/>
          </w:tcPr>
          <w:p w14:paraId="32ED74A8" w14:textId="77777777" w:rsidR="00A8121B" w:rsidRDefault="00463EBD">
            <w:r>
              <w:t> </w:t>
            </w:r>
          </w:p>
        </w:tc>
      </w:tr>
    </w:tbl>
    <w:p w14:paraId="11CCD7B8" w14:textId="77777777" w:rsidR="00A8121B" w:rsidRDefault="00A8121B">
      <w:pPr>
        <w:jc w:val="center"/>
        <w:rPr>
          <w:b/>
          <w:bCs/>
        </w:rPr>
      </w:pPr>
    </w:p>
    <w:p w14:paraId="0F162AD4" w14:textId="77777777" w:rsidR="00A8121B" w:rsidRDefault="00A8121B">
      <w:pPr>
        <w:jc w:val="center"/>
        <w:rPr>
          <w:b/>
          <w:bCs/>
        </w:rPr>
      </w:pPr>
    </w:p>
    <w:p w14:paraId="20E4B569" w14:textId="77777777" w:rsidR="00A8121B" w:rsidRDefault="00A8121B">
      <w:pPr>
        <w:jc w:val="center"/>
        <w:rPr>
          <w:b/>
          <w:bCs/>
        </w:rPr>
      </w:pPr>
    </w:p>
    <w:p w14:paraId="68FD2934" w14:textId="77777777" w:rsidR="00A8121B" w:rsidRDefault="00A8121B">
      <w:pPr>
        <w:jc w:val="center"/>
        <w:rPr>
          <w:b/>
          <w:bCs/>
        </w:rPr>
      </w:pPr>
    </w:p>
    <w:p w14:paraId="00B4E4A3" w14:textId="77777777" w:rsidR="00A8121B" w:rsidRPr="004E34D7" w:rsidRDefault="00463EBD">
      <w:pPr>
        <w:jc w:val="center"/>
        <w:rPr>
          <w:lang w:val="en-HK"/>
        </w:rPr>
      </w:pPr>
      <w:r>
        <w:rPr>
          <w:b/>
          <w:bCs/>
          <w:lang w:val="en-HK"/>
        </w:rPr>
        <w:t>TOYO Co., Ltd</w:t>
      </w:r>
      <w:r>
        <w:rPr>
          <w:b/>
          <w:bCs/>
          <w:lang w:val="en-HK"/>
        </w:rPr>
        <w:br/>
        <w:t>UNAUDITED CONDENSED CONSOLIDATED BALANCE SHEETS</w:t>
      </w:r>
      <w:r>
        <w:rPr>
          <w:b/>
          <w:bCs/>
          <w:lang w:val="en-HK"/>
        </w:rPr>
        <w:br/>
        <w:t>(Currency expressed in United States Dollars (“US$”), except for number of shares)</w:t>
      </w:r>
    </w:p>
    <w:p w14:paraId="36B3FAD6" w14:textId="77777777" w:rsidR="00A8121B" w:rsidRPr="004E34D7" w:rsidRDefault="00463EBD">
      <w:pPr>
        <w:jc w:val="center"/>
        <w:rPr>
          <w:lang w:val="en-HK"/>
        </w:rPr>
      </w:pPr>
      <w:r>
        <w:rPr>
          <w:b/>
          <w:bCs/>
          <w:lang w:val="en-HK"/>
        </w:rPr>
        <w:t> </w:t>
      </w:r>
    </w:p>
    <w:tbl>
      <w:tblPr>
        <w:tblW w:w="5000" w:type="pct"/>
        <w:tblCellMar>
          <w:left w:w="0" w:type="dxa"/>
          <w:right w:w="0" w:type="dxa"/>
        </w:tblCellMar>
        <w:tblLook w:val="04A0" w:firstRow="1" w:lastRow="0" w:firstColumn="1" w:lastColumn="0" w:noHBand="0" w:noVBand="1"/>
      </w:tblPr>
      <w:tblGrid>
        <w:gridCol w:w="6310"/>
        <w:gridCol w:w="54"/>
        <w:gridCol w:w="107"/>
        <w:gridCol w:w="2153"/>
        <w:gridCol w:w="73"/>
        <w:gridCol w:w="54"/>
        <w:gridCol w:w="127"/>
        <w:gridCol w:w="1131"/>
        <w:gridCol w:w="71"/>
      </w:tblGrid>
      <w:tr w:rsidR="00A8121B" w14:paraId="48566D5D" w14:textId="77777777">
        <w:tc>
          <w:tcPr>
            <w:tcW w:w="0" w:type="auto"/>
            <w:vAlign w:val="bottom"/>
          </w:tcPr>
          <w:p w14:paraId="0A06ED0F" w14:textId="77777777" w:rsidR="00A8121B" w:rsidRPr="004E34D7" w:rsidRDefault="00463EBD">
            <w:pPr>
              <w:rPr>
                <w:rFonts w:eastAsia="Times New Roman"/>
                <w:lang w:val="en-HK"/>
              </w:rPr>
            </w:pPr>
            <w:r>
              <w:rPr>
                <w:rFonts w:eastAsia="Times New Roman"/>
                <w:lang w:val="en-HK"/>
              </w:rPr>
              <w:t> </w:t>
            </w:r>
          </w:p>
        </w:tc>
        <w:tc>
          <w:tcPr>
            <w:tcW w:w="0" w:type="auto"/>
            <w:tcMar>
              <w:top w:w="0" w:type="dxa"/>
              <w:left w:w="0" w:type="dxa"/>
              <w:bottom w:w="30" w:type="dxa"/>
              <w:right w:w="0" w:type="dxa"/>
            </w:tcMar>
            <w:vAlign w:val="bottom"/>
          </w:tcPr>
          <w:p w14:paraId="46C10C73" w14:textId="77777777" w:rsidR="00A8121B" w:rsidRPr="004E34D7" w:rsidRDefault="00463EBD">
            <w:pPr>
              <w:rPr>
                <w:rFonts w:eastAsia="Times New Roman"/>
                <w:b/>
                <w:bCs/>
                <w:lang w:val="en-HK"/>
              </w:rPr>
            </w:pPr>
            <w:r>
              <w:rPr>
                <w:rFonts w:eastAsia="Times New Roman"/>
                <w:b/>
                <w:bCs/>
                <w:lang w:val="en-HK"/>
              </w:rPr>
              <w:t> </w:t>
            </w:r>
          </w:p>
        </w:tc>
        <w:tc>
          <w:tcPr>
            <w:tcW w:w="0" w:type="auto"/>
            <w:gridSpan w:val="2"/>
            <w:tcBorders>
              <w:bottom w:val="single" w:sz="12" w:space="0" w:color="000000"/>
            </w:tcBorders>
            <w:vAlign w:val="bottom"/>
          </w:tcPr>
          <w:p w14:paraId="770773DC" w14:textId="77777777" w:rsidR="00A8121B" w:rsidRDefault="00463EBD">
            <w:pPr>
              <w:jc w:val="center"/>
              <w:rPr>
                <w:rFonts w:eastAsia="Times New Roman"/>
                <w:b/>
                <w:bCs/>
              </w:rPr>
            </w:pPr>
            <w:r>
              <w:rPr>
                <w:rFonts w:eastAsia="Times New Roman"/>
                <w:b/>
                <w:bCs/>
              </w:rPr>
              <w:t xml:space="preserve">June 30, </w:t>
            </w:r>
            <w:r>
              <w:rPr>
                <w:rFonts w:eastAsia="Times New Roman"/>
                <w:b/>
                <w:bCs/>
              </w:rPr>
              <w:br/>
              <w:t>2026</w:t>
            </w:r>
          </w:p>
        </w:tc>
        <w:tc>
          <w:tcPr>
            <w:tcW w:w="0" w:type="auto"/>
            <w:tcMar>
              <w:top w:w="0" w:type="dxa"/>
              <w:left w:w="0" w:type="dxa"/>
              <w:bottom w:w="30" w:type="dxa"/>
              <w:right w:w="0" w:type="dxa"/>
            </w:tcMar>
            <w:vAlign w:val="bottom"/>
          </w:tcPr>
          <w:p w14:paraId="73F4C830" w14:textId="77777777" w:rsidR="00A8121B" w:rsidRDefault="00463EBD">
            <w:pPr>
              <w:rPr>
                <w:rFonts w:eastAsia="Times New Roman"/>
                <w:b/>
                <w:bCs/>
              </w:rPr>
            </w:pPr>
            <w:r>
              <w:rPr>
                <w:rFonts w:eastAsia="Times New Roman"/>
                <w:b/>
                <w:bCs/>
              </w:rPr>
              <w:t> </w:t>
            </w:r>
          </w:p>
        </w:tc>
        <w:tc>
          <w:tcPr>
            <w:tcW w:w="0" w:type="auto"/>
            <w:tcMar>
              <w:top w:w="0" w:type="dxa"/>
              <w:left w:w="0" w:type="dxa"/>
              <w:bottom w:w="30" w:type="dxa"/>
              <w:right w:w="0" w:type="dxa"/>
            </w:tcMar>
            <w:vAlign w:val="bottom"/>
          </w:tcPr>
          <w:p w14:paraId="10B0D0A7" w14:textId="77777777" w:rsidR="00A8121B" w:rsidRDefault="00463EBD">
            <w:pPr>
              <w:rPr>
                <w:rFonts w:eastAsia="Times New Roman"/>
                <w:b/>
                <w:bCs/>
              </w:rPr>
            </w:pPr>
            <w:r>
              <w:rPr>
                <w:rFonts w:eastAsia="Times New Roman"/>
                <w:b/>
                <w:bCs/>
              </w:rPr>
              <w:t> </w:t>
            </w:r>
          </w:p>
        </w:tc>
        <w:tc>
          <w:tcPr>
            <w:tcW w:w="0" w:type="auto"/>
            <w:gridSpan w:val="2"/>
            <w:tcBorders>
              <w:bottom w:val="single" w:sz="12" w:space="0" w:color="000000"/>
            </w:tcBorders>
            <w:vAlign w:val="bottom"/>
          </w:tcPr>
          <w:p w14:paraId="6A4149D7" w14:textId="77777777" w:rsidR="00A8121B" w:rsidRDefault="00463EBD">
            <w:pPr>
              <w:jc w:val="center"/>
              <w:rPr>
                <w:rFonts w:eastAsia="Times New Roman"/>
                <w:b/>
                <w:bCs/>
              </w:rPr>
            </w:pPr>
            <w:r>
              <w:rPr>
                <w:rFonts w:eastAsia="Times New Roman"/>
                <w:b/>
                <w:bCs/>
              </w:rPr>
              <w:t xml:space="preserve">December 31, </w:t>
            </w:r>
            <w:r>
              <w:rPr>
                <w:rFonts w:eastAsia="Times New Roman"/>
                <w:b/>
                <w:bCs/>
              </w:rPr>
              <w:br/>
              <w:t>2025</w:t>
            </w:r>
          </w:p>
        </w:tc>
        <w:tc>
          <w:tcPr>
            <w:tcW w:w="0" w:type="auto"/>
            <w:tcMar>
              <w:top w:w="0" w:type="dxa"/>
              <w:left w:w="0" w:type="dxa"/>
              <w:bottom w:w="30" w:type="dxa"/>
              <w:right w:w="0" w:type="dxa"/>
            </w:tcMar>
            <w:vAlign w:val="bottom"/>
          </w:tcPr>
          <w:p w14:paraId="65BABFA1" w14:textId="77777777" w:rsidR="00A8121B" w:rsidRDefault="00463EBD">
            <w:pPr>
              <w:rPr>
                <w:rFonts w:eastAsia="Times New Roman"/>
                <w:b/>
                <w:bCs/>
              </w:rPr>
            </w:pPr>
            <w:r>
              <w:rPr>
                <w:rFonts w:eastAsia="Times New Roman"/>
                <w:b/>
                <w:bCs/>
              </w:rPr>
              <w:t> </w:t>
            </w:r>
          </w:p>
        </w:tc>
      </w:tr>
      <w:tr w:rsidR="00A8121B" w14:paraId="46F66EFD" w14:textId="77777777">
        <w:tc>
          <w:tcPr>
            <w:tcW w:w="0" w:type="auto"/>
            <w:vAlign w:val="bottom"/>
          </w:tcPr>
          <w:p w14:paraId="36AE5583" w14:textId="77777777" w:rsidR="00A8121B" w:rsidRDefault="00463EBD">
            <w:pPr>
              <w:rPr>
                <w:rFonts w:eastAsia="Times New Roman"/>
                <w:b/>
                <w:bCs/>
              </w:rPr>
            </w:pPr>
            <w:r>
              <w:rPr>
                <w:rFonts w:eastAsia="Times New Roman"/>
                <w:b/>
                <w:bCs/>
              </w:rPr>
              <w:t>ASSETS</w:t>
            </w:r>
          </w:p>
        </w:tc>
        <w:tc>
          <w:tcPr>
            <w:tcW w:w="0" w:type="auto"/>
            <w:vAlign w:val="bottom"/>
          </w:tcPr>
          <w:p w14:paraId="59135C6D" w14:textId="77777777" w:rsidR="00A8121B" w:rsidRDefault="00463EBD">
            <w:pPr>
              <w:rPr>
                <w:rFonts w:eastAsia="Times New Roman"/>
              </w:rPr>
            </w:pPr>
            <w:r>
              <w:rPr>
                <w:rFonts w:eastAsia="Times New Roman"/>
              </w:rPr>
              <w:t> </w:t>
            </w:r>
          </w:p>
        </w:tc>
        <w:tc>
          <w:tcPr>
            <w:tcW w:w="0" w:type="auto"/>
            <w:gridSpan w:val="2"/>
            <w:vAlign w:val="bottom"/>
          </w:tcPr>
          <w:p w14:paraId="56CDB9A2" w14:textId="77777777" w:rsidR="00A8121B" w:rsidRDefault="00463EBD">
            <w:pPr>
              <w:rPr>
                <w:rFonts w:eastAsia="Times New Roman"/>
              </w:rPr>
            </w:pPr>
            <w:r>
              <w:rPr>
                <w:rFonts w:eastAsia="Times New Roman"/>
              </w:rPr>
              <w:t> </w:t>
            </w:r>
          </w:p>
        </w:tc>
        <w:tc>
          <w:tcPr>
            <w:tcW w:w="0" w:type="auto"/>
            <w:vAlign w:val="bottom"/>
          </w:tcPr>
          <w:p w14:paraId="2D57553E" w14:textId="77777777" w:rsidR="00A8121B" w:rsidRDefault="00463EBD">
            <w:pPr>
              <w:rPr>
                <w:rFonts w:eastAsia="Times New Roman"/>
              </w:rPr>
            </w:pPr>
            <w:r>
              <w:rPr>
                <w:rFonts w:eastAsia="Times New Roman"/>
              </w:rPr>
              <w:t> </w:t>
            </w:r>
          </w:p>
        </w:tc>
        <w:tc>
          <w:tcPr>
            <w:tcW w:w="0" w:type="auto"/>
            <w:vAlign w:val="bottom"/>
          </w:tcPr>
          <w:p w14:paraId="0A6DF9C1" w14:textId="77777777" w:rsidR="00A8121B" w:rsidRDefault="00463EBD">
            <w:pPr>
              <w:rPr>
                <w:rFonts w:eastAsia="Times New Roman"/>
              </w:rPr>
            </w:pPr>
            <w:r>
              <w:rPr>
                <w:rFonts w:eastAsia="Times New Roman"/>
              </w:rPr>
              <w:t> </w:t>
            </w:r>
          </w:p>
        </w:tc>
        <w:tc>
          <w:tcPr>
            <w:tcW w:w="0" w:type="auto"/>
            <w:gridSpan w:val="2"/>
            <w:vAlign w:val="bottom"/>
          </w:tcPr>
          <w:p w14:paraId="38130681" w14:textId="77777777" w:rsidR="00A8121B" w:rsidRDefault="00463EBD">
            <w:pPr>
              <w:rPr>
                <w:rFonts w:eastAsia="Times New Roman"/>
              </w:rPr>
            </w:pPr>
            <w:r>
              <w:rPr>
                <w:rFonts w:eastAsia="Times New Roman"/>
              </w:rPr>
              <w:t> </w:t>
            </w:r>
          </w:p>
        </w:tc>
        <w:tc>
          <w:tcPr>
            <w:tcW w:w="0" w:type="auto"/>
            <w:vAlign w:val="bottom"/>
          </w:tcPr>
          <w:p w14:paraId="4CED4ED7" w14:textId="77777777" w:rsidR="00A8121B" w:rsidRDefault="00463EBD">
            <w:pPr>
              <w:rPr>
                <w:rFonts w:eastAsia="Times New Roman"/>
              </w:rPr>
            </w:pPr>
            <w:r>
              <w:rPr>
                <w:rFonts w:eastAsia="Times New Roman"/>
              </w:rPr>
              <w:t> </w:t>
            </w:r>
          </w:p>
        </w:tc>
      </w:tr>
      <w:tr w:rsidR="00A8121B" w14:paraId="28F397EE" w14:textId="77777777">
        <w:tc>
          <w:tcPr>
            <w:tcW w:w="0" w:type="auto"/>
            <w:vAlign w:val="bottom"/>
          </w:tcPr>
          <w:p w14:paraId="770CB46D" w14:textId="77777777" w:rsidR="00A8121B" w:rsidRDefault="00463EBD">
            <w:pPr>
              <w:rPr>
                <w:rFonts w:eastAsia="Times New Roman"/>
                <w:b/>
                <w:bCs/>
              </w:rPr>
            </w:pPr>
            <w:r>
              <w:rPr>
                <w:rFonts w:eastAsia="Times New Roman"/>
                <w:b/>
                <w:bCs/>
              </w:rPr>
              <w:t>Current Assets</w:t>
            </w:r>
          </w:p>
        </w:tc>
        <w:tc>
          <w:tcPr>
            <w:tcW w:w="0" w:type="auto"/>
            <w:vAlign w:val="bottom"/>
          </w:tcPr>
          <w:p w14:paraId="3D72B59B" w14:textId="77777777" w:rsidR="00A8121B" w:rsidRDefault="00463EBD">
            <w:pPr>
              <w:rPr>
                <w:rFonts w:eastAsia="Times New Roman"/>
              </w:rPr>
            </w:pPr>
            <w:r>
              <w:rPr>
                <w:rFonts w:eastAsia="Times New Roman"/>
              </w:rPr>
              <w:t> </w:t>
            </w:r>
          </w:p>
        </w:tc>
        <w:tc>
          <w:tcPr>
            <w:tcW w:w="0" w:type="auto"/>
            <w:gridSpan w:val="2"/>
            <w:vAlign w:val="bottom"/>
          </w:tcPr>
          <w:p w14:paraId="74ADC675" w14:textId="77777777" w:rsidR="00A8121B" w:rsidRDefault="00463EBD">
            <w:pPr>
              <w:rPr>
                <w:rFonts w:eastAsia="Times New Roman"/>
              </w:rPr>
            </w:pPr>
            <w:r>
              <w:rPr>
                <w:rFonts w:eastAsia="Times New Roman"/>
              </w:rPr>
              <w:t> </w:t>
            </w:r>
          </w:p>
        </w:tc>
        <w:tc>
          <w:tcPr>
            <w:tcW w:w="0" w:type="auto"/>
            <w:vAlign w:val="bottom"/>
          </w:tcPr>
          <w:p w14:paraId="49A37DD3" w14:textId="77777777" w:rsidR="00A8121B" w:rsidRDefault="00463EBD">
            <w:pPr>
              <w:rPr>
                <w:rFonts w:eastAsia="Times New Roman"/>
              </w:rPr>
            </w:pPr>
            <w:r>
              <w:rPr>
                <w:rFonts w:eastAsia="Times New Roman"/>
              </w:rPr>
              <w:t> </w:t>
            </w:r>
          </w:p>
        </w:tc>
        <w:tc>
          <w:tcPr>
            <w:tcW w:w="0" w:type="auto"/>
            <w:vAlign w:val="bottom"/>
          </w:tcPr>
          <w:p w14:paraId="201EE34B" w14:textId="77777777" w:rsidR="00A8121B" w:rsidRDefault="00463EBD">
            <w:pPr>
              <w:rPr>
                <w:rFonts w:eastAsia="Times New Roman"/>
              </w:rPr>
            </w:pPr>
            <w:r>
              <w:rPr>
                <w:rFonts w:eastAsia="Times New Roman"/>
              </w:rPr>
              <w:t> </w:t>
            </w:r>
          </w:p>
        </w:tc>
        <w:tc>
          <w:tcPr>
            <w:tcW w:w="0" w:type="auto"/>
            <w:gridSpan w:val="2"/>
            <w:vAlign w:val="bottom"/>
          </w:tcPr>
          <w:p w14:paraId="5C026D57" w14:textId="77777777" w:rsidR="00A8121B" w:rsidRDefault="00463EBD">
            <w:pPr>
              <w:rPr>
                <w:rFonts w:eastAsia="Times New Roman"/>
              </w:rPr>
            </w:pPr>
            <w:r>
              <w:rPr>
                <w:rFonts w:eastAsia="Times New Roman"/>
              </w:rPr>
              <w:t> </w:t>
            </w:r>
          </w:p>
        </w:tc>
        <w:tc>
          <w:tcPr>
            <w:tcW w:w="0" w:type="auto"/>
            <w:vAlign w:val="bottom"/>
          </w:tcPr>
          <w:p w14:paraId="64298C2D" w14:textId="77777777" w:rsidR="00A8121B" w:rsidRDefault="00463EBD">
            <w:pPr>
              <w:rPr>
                <w:rFonts w:eastAsia="Times New Roman"/>
              </w:rPr>
            </w:pPr>
            <w:r>
              <w:rPr>
                <w:rFonts w:eastAsia="Times New Roman"/>
              </w:rPr>
              <w:t> </w:t>
            </w:r>
          </w:p>
        </w:tc>
      </w:tr>
      <w:tr w:rsidR="00A8121B" w14:paraId="7A24E579" w14:textId="77777777">
        <w:tc>
          <w:tcPr>
            <w:tcW w:w="3130" w:type="pct"/>
            <w:shd w:val="clear" w:color="auto" w:fill="CCEEFF"/>
            <w:tcMar>
              <w:top w:w="0" w:type="dxa"/>
              <w:left w:w="180" w:type="dxa"/>
              <w:bottom w:w="0" w:type="dxa"/>
              <w:right w:w="0" w:type="dxa"/>
            </w:tcMar>
            <w:vAlign w:val="bottom"/>
          </w:tcPr>
          <w:p w14:paraId="2418496C" w14:textId="77777777" w:rsidR="00A8121B" w:rsidRDefault="00463EBD">
            <w:pPr>
              <w:ind w:hanging="180"/>
              <w:rPr>
                <w:rFonts w:eastAsia="Times New Roman"/>
              </w:rPr>
            </w:pPr>
            <w:r>
              <w:rPr>
                <w:rFonts w:eastAsia="Times New Roman"/>
              </w:rPr>
              <w:t>Cash</w:t>
            </w:r>
          </w:p>
        </w:tc>
        <w:tc>
          <w:tcPr>
            <w:tcW w:w="27" w:type="pct"/>
            <w:shd w:val="clear" w:color="auto" w:fill="CCEEFF"/>
            <w:vAlign w:val="bottom"/>
          </w:tcPr>
          <w:p w14:paraId="52C58468" w14:textId="77777777" w:rsidR="00A8121B" w:rsidRDefault="00463EBD">
            <w:pPr>
              <w:rPr>
                <w:rFonts w:eastAsia="Times New Roman"/>
              </w:rPr>
            </w:pPr>
            <w:r>
              <w:rPr>
                <w:rFonts w:eastAsia="Times New Roman"/>
              </w:rPr>
              <w:t> </w:t>
            </w:r>
          </w:p>
        </w:tc>
        <w:tc>
          <w:tcPr>
            <w:tcW w:w="53" w:type="pct"/>
            <w:shd w:val="clear" w:color="auto" w:fill="CCEEFF"/>
            <w:vAlign w:val="bottom"/>
          </w:tcPr>
          <w:p w14:paraId="7E757141" w14:textId="77777777" w:rsidR="00A8121B" w:rsidRDefault="00463EBD">
            <w:pPr>
              <w:rPr>
                <w:rFonts w:eastAsia="Times New Roman"/>
              </w:rPr>
            </w:pPr>
            <w:r>
              <w:rPr>
                <w:rFonts w:eastAsia="Times New Roman"/>
              </w:rPr>
              <w:t>$</w:t>
            </w:r>
          </w:p>
        </w:tc>
        <w:tc>
          <w:tcPr>
            <w:tcW w:w="1068" w:type="pct"/>
            <w:shd w:val="clear" w:color="auto" w:fill="CCEEFF"/>
            <w:vAlign w:val="bottom"/>
          </w:tcPr>
          <w:p w14:paraId="7A86C4E5" w14:textId="77777777" w:rsidR="00A8121B" w:rsidRDefault="00463EBD">
            <w:pPr>
              <w:jc w:val="right"/>
              <w:rPr>
                <w:rFonts w:eastAsia="Times New Roman"/>
              </w:rPr>
            </w:pPr>
            <w:r>
              <w:rPr>
                <w:rFonts w:eastAsia="Times New Roman"/>
              </w:rPr>
              <w:t>103,467,022</w:t>
            </w:r>
          </w:p>
        </w:tc>
        <w:tc>
          <w:tcPr>
            <w:tcW w:w="36" w:type="pct"/>
            <w:shd w:val="clear" w:color="auto" w:fill="CCEEFF"/>
            <w:vAlign w:val="bottom"/>
          </w:tcPr>
          <w:p w14:paraId="1F3C6FD1" w14:textId="77777777" w:rsidR="00A8121B" w:rsidRDefault="00463EBD">
            <w:pPr>
              <w:rPr>
                <w:rFonts w:eastAsia="Times New Roman"/>
              </w:rPr>
            </w:pPr>
            <w:r>
              <w:rPr>
                <w:rFonts w:eastAsia="Times New Roman"/>
              </w:rPr>
              <w:t> </w:t>
            </w:r>
          </w:p>
        </w:tc>
        <w:tc>
          <w:tcPr>
            <w:tcW w:w="27" w:type="pct"/>
            <w:shd w:val="clear" w:color="auto" w:fill="CCEEFF"/>
            <w:vAlign w:val="bottom"/>
          </w:tcPr>
          <w:p w14:paraId="6C9A6AAE" w14:textId="77777777" w:rsidR="00A8121B" w:rsidRDefault="00463EBD">
            <w:pPr>
              <w:rPr>
                <w:rFonts w:eastAsia="Times New Roman"/>
              </w:rPr>
            </w:pPr>
            <w:r>
              <w:rPr>
                <w:rFonts w:eastAsia="Times New Roman"/>
              </w:rPr>
              <w:t> </w:t>
            </w:r>
          </w:p>
        </w:tc>
        <w:tc>
          <w:tcPr>
            <w:tcW w:w="63" w:type="pct"/>
            <w:shd w:val="clear" w:color="auto" w:fill="CCEEFF"/>
            <w:vAlign w:val="bottom"/>
          </w:tcPr>
          <w:p w14:paraId="7AFB9988" w14:textId="77777777" w:rsidR="00A8121B" w:rsidRDefault="00463EBD">
            <w:pPr>
              <w:rPr>
                <w:rFonts w:eastAsia="Times New Roman"/>
              </w:rPr>
            </w:pPr>
            <w:r>
              <w:rPr>
                <w:rFonts w:eastAsia="Times New Roman"/>
              </w:rPr>
              <w:t>$</w:t>
            </w:r>
          </w:p>
        </w:tc>
        <w:tc>
          <w:tcPr>
            <w:tcW w:w="561" w:type="pct"/>
            <w:shd w:val="clear" w:color="auto" w:fill="CCEEFF"/>
            <w:vAlign w:val="bottom"/>
          </w:tcPr>
          <w:p w14:paraId="213DEE38" w14:textId="77777777" w:rsidR="00A8121B" w:rsidRDefault="00463EBD">
            <w:pPr>
              <w:jc w:val="right"/>
              <w:rPr>
                <w:rFonts w:eastAsia="Times New Roman"/>
              </w:rPr>
            </w:pPr>
            <w:r>
              <w:rPr>
                <w:rFonts w:eastAsia="Times New Roman"/>
              </w:rPr>
              <w:t>51,634,374</w:t>
            </w:r>
          </w:p>
        </w:tc>
        <w:tc>
          <w:tcPr>
            <w:tcW w:w="36" w:type="pct"/>
            <w:shd w:val="clear" w:color="auto" w:fill="CCEEFF"/>
            <w:vAlign w:val="bottom"/>
          </w:tcPr>
          <w:p w14:paraId="5FE89EE7" w14:textId="77777777" w:rsidR="00A8121B" w:rsidRDefault="00463EBD">
            <w:pPr>
              <w:rPr>
                <w:rFonts w:eastAsia="Times New Roman"/>
              </w:rPr>
            </w:pPr>
            <w:r>
              <w:rPr>
                <w:rFonts w:eastAsia="Times New Roman"/>
              </w:rPr>
              <w:t> </w:t>
            </w:r>
          </w:p>
        </w:tc>
      </w:tr>
      <w:tr w:rsidR="00A8121B" w14:paraId="7686C7C2" w14:textId="77777777">
        <w:tc>
          <w:tcPr>
            <w:tcW w:w="0" w:type="auto"/>
            <w:shd w:val="clear" w:color="auto" w:fill="FFFFFF"/>
            <w:tcMar>
              <w:top w:w="0" w:type="dxa"/>
              <w:left w:w="180" w:type="dxa"/>
              <w:bottom w:w="0" w:type="dxa"/>
              <w:right w:w="0" w:type="dxa"/>
            </w:tcMar>
            <w:vAlign w:val="bottom"/>
          </w:tcPr>
          <w:p w14:paraId="74843FD3" w14:textId="77777777" w:rsidR="00A8121B" w:rsidRDefault="00463EBD">
            <w:pPr>
              <w:ind w:hanging="180"/>
              <w:rPr>
                <w:rFonts w:eastAsia="Times New Roman"/>
              </w:rPr>
            </w:pPr>
            <w:r>
              <w:rPr>
                <w:rFonts w:eastAsia="Times New Roman"/>
              </w:rPr>
              <w:t>Restricted cash</w:t>
            </w:r>
          </w:p>
        </w:tc>
        <w:tc>
          <w:tcPr>
            <w:tcW w:w="0" w:type="auto"/>
            <w:shd w:val="clear" w:color="auto" w:fill="FFFFFF"/>
            <w:vAlign w:val="bottom"/>
          </w:tcPr>
          <w:p w14:paraId="10917F03" w14:textId="77777777" w:rsidR="00A8121B" w:rsidRDefault="00463EBD">
            <w:pPr>
              <w:rPr>
                <w:rFonts w:eastAsia="Times New Roman"/>
              </w:rPr>
            </w:pPr>
            <w:r>
              <w:rPr>
                <w:rFonts w:eastAsia="Times New Roman"/>
              </w:rPr>
              <w:t> </w:t>
            </w:r>
          </w:p>
        </w:tc>
        <w:tc>
          <w:tcPr>
            <w:tcW w:w="0" w:type="auto"/>
            <w:shd w:val="clear" w:color="auto" w:fill="FFFFFF"/>
            <w:vAlign w:val="bottom"/>
          </w:tcPr>
          <w:p w14:paraId="38C24538" w14:textId="77777777" w:rsidR="00A8121B" w:rsidRDefault="00463EBD">
            <w:pPr>
              <w:rPr>
                <w:rFonts w:eastAsia="Times New Roman"/>
              </w:rPr>
            </w:pPr>
            <w:r>
              <w:rPr>
                <w:rFonts w:eastAsia="Times New Roman"/>
              </w:rPr>
              <w:t> </w:t>
            </w:r>
          </w:p>
        </w:tc>
        <w:tc>
          <w:tcPr>
            <w:tcW w:w="0" w:type="auto"/>
            <w:shd w:val="clear" w:color="auto" w:fill="FFFFFF"/>
            <w:vAlign w:val="bottom"/>
          </w:tcPr>
          <w:p w14:paraId="0FE658DA" w14:textId="77777777" w:rsidR="00A8121B" w:rsidRDefault="00463EBD">
            <w:pPr>
              <w:jc w:val="right"/>
              <w:rPr>
                <w:rFonts w:eastAsia="Times New Roman"/>
              </w:rPr>
            </w:pPr>
            <w:r>
              <w:rPr>
                <w:rFonts w:eastAsia="Times New Roman"/>
              </w:rPr>
              <w:t>6,576,827</w:t>
            </w:r>
          </w:p>
        </w:tc>
        <w:tc>
          <w:tcPr>
            <w:tcW w:w="0" w:type="auto"/>
            <w:shd w:val="clear" w:color="auto" w:fill="FFFFFF"/>
            <w:vAlign w:val="bottom"/>
          </w:tcPr>
          <w:p w14:paraId="12EB5F11" w14:textId="77777777" w:rsidR="00A8121B" w:rsidRDefault="00463EBD">
            <w:pPr>
              <w:rPr>
                <w:rFonts w:eastAsia="Times New Roman"/>
              </w:rPr>
            </w:pPr>
            <w:r>
              <w:rPr>
                <w:rFonts w:eastAsia="Times New Roman"/>
              </w:rPr>
              <w:t> </w:t>
            </w:r>
          </w:p>
        </w:tc>
        <w:tc>
          <w:tcPr>
            <w:tcW w:w="0" w:type="auto"/>
            <w:shd w:val="clear" w:color="auto" w:fill="FFFFFF"/>
            <w:vAlign w:val="bottom"/>
          </w:tcPr>
          <w:p w14:paraId="6AAAC7AB" w14:textId="77777777" w:rsidR="00A8121B" w:rsidRDefault="00463EBD">
            <w:pPr>
              <w:rPr>
                <w:rFonts w:eastAsia="Times New Roman"/>
              </w:rPr>
            </w:pPr>
            <w:r>
              <w:rPr>
                <w:rFonts w:eastAsia="Times New Roman"/>
              </w:rPr>
              <w:t> </w:t>
            </w:r>
          </w:p>
        </w:tc>
        <w:tc>
          <w:tcPr>
            <w:tcW w:w="0" w:type="auto"/>
            <w:shd w:val="clear" w:color="auto" w:fill="FFFFFF"/>
            <w:vAlign w:val="bottom"/>
          </w:tcPr>
          <w:p w14:paraId="34BAE9AD" w14:textId="77777777" w:rsidR="00A8121B" w:rsidRDefault="00463EBD">
            <w:pPr>
              <w:rPr>
                <w:rFonts w:eastAsia="Times New Roman"/>
              </w:rPr>
            </w:pPr>
            <w:r>
              <w:rPr>
                <w:rFonts w:eastAsia="Times New Roman"/>
              </w:rPr>
              <w:t> </w:t>
            </w:r>
          </w:p>
        </w:tc>
        <w:tc>
          <w:tcPr>
            <w:tcW w:w="0" w:type="auto"/>
            <w:shd w:val="clear" w:color="auto" w:fill="FFFFFF"/>
            <w:vAlign w:val="bottom"/>
          </w:tcPr>
          <w:p w14:paraId="01A363AC" w14:textId="77777777" w:rsidR="00A8121B" w:rsidRDefault="00463EBD">
            <w:pPr>
              <w:jc w:val="right"/>
              <w:rPr>
                <w:rFonts w:eastAsia="Times New Roman"/>
              </w:rPr>
            </w:pPr>
            <w:r>
              <w:rPr>
                <w:rFonts w:eastAsia="Times New Roman"/>
              </w:rPr>
              <w:t>714,245</w:t>
            </w:r>
          </w:p>
        </w:tc>
        <w:tc>
          <w:tcPr>
            <w:tcW w:w="0" w:type="auto"/>
            <w:shd w:val="clear" w:color="auto" w:fill="FFFFFF"/>
            <w:vAlign w:val="bottom"/>
          </w:tcPr>
          <w:p w14:paraId="74337E72" w14:textId="77777777" w:rsidR="00A8121B" w:rsidRDefault="00463EBD">
            <w:pPr>
              <w:rPr>
                <w:rFonts w:eastAsia="Times New Roman"/>
              </w:rPr>
            </w:pPr>
            <w:r>
              <w:rPr>
                <w:rFonts w:eastAsia="Times New Roman"/>
              </w:rPr>
              <w:t> </w:t>
            </w:r>
          </w:p>
        </w:tc>
      </w:tr>
      <w:tr w:rsidR="00A8121B" w14:paraId="4738D0AD" w14:textId="77777777">
        <w:tc>
          <w:tcPr>
            <w:tcW w:w="0" w:type="auto"/>
            <w:shd w:val="clear" w:color="auto" w:fill="CCEEFF"/>
            <w:tcMar>
              <w:top w:w="0" w:type="dxa"/>
              <w:left w:w="180" w:type="dxa"/>
              <w:bottom w:w="0" w:type="dxa"/>
              <w:right w:w="0" w:type="dxa"/>
            </w:tcMar>
            <w:vAlign w:val="bottom"/>
          </w:tcPr>
          <w:p w14:paraId="2BAA5BE2" w14:textId="77777777" w:rsidR="00A8121B" w:rsidRDefault="00463EBD">
            <w:pPr>
              <w:ind w:hanging="180"/>
              <w:rPr>
                <w:rFonts w:eastAsia="Times New Roman"/>
              </w:rPr>
            </w:pPr>
            <w:r>
              <w:rPr>
                <w:rFonts w:eastAsia="Times New Roman"/>
              </w:rPr>
              <w:t>Accounts receivable, net</w:t>
            </w:r>
          </w:p>
        </w:tc>
        <w:tc>
          <w:tcPr>
            <w:tcW w:w="0" w:type="auto"/>
            <w:shd w:val="clear" w:color="auto" w:fill="CCEEFF"/>
            <w:vAlign w:val="bottom"/>
          </w:tcPr>
          <w:p w14:paraId="4193B110" w14:textId="77777777" w:rsidR="00A8121B" w:rsidRDefault="00463EBD">
            <w:pPr>
              <w:rPr>
                <w:rFonts w:eastAsia="Times New Roman"/>
              </w:rPr>
            </w:pPr>
            <w:r>
              <w:rPr>
                <w:rFonts w:eastAsia="Times New Roman"/>
              </w:rPr>
              <w:t> </w:t>
            </w:r>
          </w:p>
        </w:tc>
        <w:tc>
          <w:tcPr>
            <w:tcW w:w="0" w:type="auto"/>
            <w:shd w:val="clear" w:color="auto" w:fill="CCEEFF"/>
            <w:vAlign w:val="bottom"/>
          </w:tcPr>
          <w:p w14:paraId="59FC82FC" w14:textId="77777777" w:rsidR="00A8121B" w:rsidRDefault="00463EBD">
            <w:pPr>
              <w:rPr>
                <w:rFonts w:eastAsia="Times New Roman"/>
              </w:rPr>
            </w:pPr>
            <w:r>
              <w:rPr>
                <w:rFonts w:eastAsia="Times New Roman"/>
              </w:rPr>
              <w:t> </w:t>
            </w:r>
          </w:p>
        </w:tc>
        <w:tc>
          <w:tcPr>
            <w:tcW w:w="0" w:type="auto"/>
            <w:shd w:val="clear" w:color="auto" w:fill="CCEEFF"/>
            <w:vAlign w:val="bottom"/>
          </w:tcPr>
          <w:p w14:paraId="4739E506" w14:textId="77777777" w:rsidR="00A8121B" w:rsidRDefault="00463EBD">
            <w:pPr>
              <w:jc w:val="right"/>
              <w:rPr>
                <w:rFonts w:eastAsia="Times New Roman"/>
              </w:rPr>
            </w:pPr>
            <w:r>
              <w:rPr>
                <w:rFonts w:eastAsia="Times New Roman"/>
              </w:rPr>
              <w:t>15,406,535</w:t>
            </w:r>
          </w:p>
        </w:tc>
        <w:tc>
          <w:tcPr>
            <w:tcW w:w="0" w:type="auto"/>
            <w:shd w:val="clear" w:color="auto" w:fill="CCEEFF"/>
            <w:vAlign w:val="bottom"/>
          </w:tcPr>
          <w:p w14:paraId="1313EB1A" w14:textId="77777777" w:rsidR="00A8121B" w:rsidRDefault="00463EBD">
            <w:pPr>
              <w:rPr>
                <w:rFonts w:eastAsia="Times New Roman"/>
              </w:rPr>
            </w:pPr>
            <w:r>
              <w:rPr>
                <w:rFonts w:eastAsia="Times New Roman"/>
              </w:rPr>
              <w:t> </w:t>
            </w:r>
          </w:p>
        </w:tc>
        <w:tc>
          <w:tcPr>
            <w:tcW w:w="0" w:type="auto"/>
            <w:shd w:val="clear" w:color="auto" w:fill="CCEEFF"/>
            <w:vAlign w:val="bottom"/>
          </w:tcPr>
          <w:p w14:paraId="7E2F08B4" w14:textId="77777777" w:rsidR="00A8121B" w:rsidRDefault="00463EBD">
            <w:pPr>
              <w:rPr>
                <w:rFonts w:eastAsia="Times New Roman"/>
              </w:rPr>
            </w:pPr>
            <w:r>
              <w:rPr>
                <w:rFonts w:eastAsia="Times New Roman"/>
              </w:rPr>
              <w:t> </w:t>
            </w:r>
          </w:p>
        </w:tc>
        <w:tc>
          <w:tcPr>
            <w:tcW w:w="0" w:type="auto"/>
            <w:shd w:val="clear" w:color="auto" w:fill="CCEEFF"/>
            <w:vAlign w:val="bottom"/>
          </w:tcPr>
          <w:p w14:paraId="6D6DCD6F" w14:textId="77777777" w:rsidR="00A8121B" w:rsidRDefault="00463EBD">
            <w:pPr>
              <w:rPr>
                <w:rFonts w:eastAsia="Times New Roman"/>
              </w:rPr>
            </w:pPr>
            <w:r>
              <w:rPr>
                <w:rFonts w:eastAsia="Times New Roman"/>
              </w:rPr>
              <w:t> </w:t>
            </w:r>
          </w:p>
        </w:tc>
        <w:tc>
          <w:tcPr>
            <w:tcW w:w="0" w:type="auto"/>
            <w:shd w:val="clear" w:color="auto" w:fill="CCEEFF"/>
            <w:vAlign w:val="bottom"/>
          </w:tcPr>
          <w:p w14:paraId="286F18D5" w14:textId="77777777" w:rsidR="00A8121B" w:rsidRDefault="00463EBD">
            <w:pPr>
              <w:jc w:val="right"/>
              <w:rPr>
                <w:rFonts w:eastAsia="Times New Roman"/>
              </w:rPr>
            </w:pPr>
            <w:r>
              <w:rPr>
                <w:rFonts w:eastAsia="Times New Roman"/>
              </w:rPr>
              <w:t>11,253,459</w:t>
            </w:r>
          </w:p>
        </w:tc>
        <w:tc>
          <w:tcPr>
            <w:tcW w:w="0" w:type="auto"/>
            <w:shd w:val="clear" w:color="auto" w:fill="CCEEFF"/>
            <w:vAlign w:val="bottom"/>
          </w:tcPr>
          <w:p w14:paraId="49186072" w14:textId="77777777" w:rsidR="00A8121B" w:rsidRDefault="00463EBD">
            <w:pPr>
              <w:rPr>
                <w:rFonts w:eastAsia="Times New Roman"/>
              </w:rPr>
            </w:pPr>
            <w:r>
              <w:rPr>
                <w:rFonts w:eastAsia="Times New Roman"/>
              </w:rPr>
              <w:t> </w:t>
            </w:r>
          </w:p>
        </w:tc>
      </w:tr>
      <w:tr w:rsidR="00A8121B" w14:paraId="6E129A9C" w14:textId="77777777">
        <w:tc>
          <w:tcPr>
            <w:tcW w:w="0" w:type="auto"/>
            <w:shd w:val="clear" w:color="auto" w:fill="FFFFFF"/>
            <w:tcMar>
              <w:top w:w="0" w:type="dxa"/>
              <w:left w:w="180" w:type="dxa"/>
              <w:bottom w:w="0" w:type="dxa"/>
              <w:right w:w="0" w:type="dxa"/>
            </w:tcMar>
            <w:vAlign w:val="bottom"/>
          </w:tcPr>
          <w:p w14:paraId="69AA5FD3" w14:textId="77777777" w:rsidR="00A8121B" w:rsidRDefault="00463EBD">
            <w:pPr>
              <w:ind w:hanging="180"/>
              <w:rPr>
                <w:rFonts w:eastAsia="Times New Roman"/>
              </w:rPr>
            </w:pPr>
            <w:r>
              <w:rPr>
                <w:rFonts w:eastAsia="Times New Roman"/>
              </w:rPr>
              <w:t>Accounts receivable – related parties</w:t>
            </w:r>
          </w:p>
        </w:tc>
        <w:tc>
          <w:tcPr>
            <w:tcW w:w="0" w:type="auto"/>
            <w:shd w:val="clear" w:color="auto" w:fill="FFFFFF"/>
            <w:vAlign w:val="bottom"/>
          </w:tcPr>
          <w:p w14:paraId="482B1FD5" w14:textId="77777777" w:rsidR="00A8121B" w:rsidRDefault="00463EBD">
            <w:pPr>
              <w:rPr>
                <w:rFonts w:eastAsia="Times New Roman"/>
              </w:rPr>
            </w:pPr>
            <w:r>
              <w:rPr>
                <w:rFonts w:eastAsia="Times New Roman"/>
              </w:rPr>
              <w:t> </w:t>
            </w:r>
          </w:p>
        </w:tc>
        <w:tc>
          <w:tcPr>
            <w:tcW w:w="0" w:type="auto"/>
            <w:shd w:val="clear" w:color="auto" w:fill="FFFFFF"/>
            <w:vAlign w:val="bottom"/>
          </w:tcPr>
          <w:p w14:paraId="397103B9" w14:textId="77777777" w:rsidR="00A8121B" w:rsidRDefault="00463EBD">
            <w:pPr>
              <w:rPr>
                <w:rFonts w:eastAsia="Times New Roman"/>
              </w:rPr>
            </w:pPr>
            <w:r>
              <w:rPr>
                <w:rFonts w:eastAsia="Times New Roman"/>
              </w:rPr>
              <w:t> </w:t>
            </w:r>
          </w:p>
        </w:tc>
        <w:tc>
          <w:tcPr>
            <w:tcW w:w="0" w:type="auto"/>
            <w:shd w:val="clear" w:color="auto" w:fill="FFFFFF"/>
            <w:vAlign w:val="bottom"/>
          </w:tcPr>
          <w:p w14:paraId="3FA8A5C7" w14:textId="77777777" w:rsidR="00A8121B" w:rsidRDefault="00463EBD">
            <w:pPr>
              <w:jc w:val="right"/>
              <w:rPr>
                <w:rFonts w:eastAsia="Times New Roman"/>
              </w:rPr>
            </w:pPr>
            <w:r>
              <w:rPr>
                <w:rFonts w:eastAsia="Times New Roman"/>
              </w:rPr>
              <w:t>—</w:t>
            </w:r>
          </w:p>
        </w:tc>
        <w:tc>
          <w:tcPr>
            <w:tcW w:w="0" w:type="auto"/>
            <w:shd w:val="clear" w:color="auto" w:fill="FFFFFF"/>
            <w:vAlign w:val="bottom"/>
          </w:tcPr>
          <w:p w14:paraId="43EC8767" w14:textId="77777777" w:rsidR="00A8121B" w:rsidRDefault="00463EBD">
            <w:pPr>
              <w:rPr>
                <w:rFonts w:eastAsia="Times New Roman"/>
              </w:rPr>
            </w:pPr>
            <w:r>
              <w:rPr>
                <w:rFonts w:eastAsia="Times New Roman"/>
              </w:rPr>
              <w:t> </w:t>
            </w:r>
          </w:p>
        </w:tc>
        <w:tc>
          <w:tcPr>
            <w:tcW w:w="0" w:type="auto"/>
            <w:shd w:val="clear" w:color="auto" w:fill="FFFFFF"/>
            <w:vAlign w:val="bottom"/>
          </w:tcPr>
          <w:p w14:paraId="64135887" w14:textId="77777777" w:rsidR="00A8121B" w:rsidRDefault="00463EBD">
            <w:pPr>
              <w:rPr>
                <w:rFonts w:eastAsia="Times New Roman"/>
              </w:rPr>
            </w:pPr>
            <w:r>
              <w:rPr>
                <w:rFonts w:eastAsia="Times New Roman"/>
              </w:rPr>
              <w:t> </w:t>
            </w:r>
          </w:p>
        </w:tc>
        <w:tc>
          <w:tcPr>
            <w:tcW w:w="0" w:type="auto"/>
            <w:shd w:val="clear" w:color="auto" w:fill="FFFFFF"/>
            <w:vAlign w:val="bottom"/>
          </w:tcPr>
          <w:p w14:paraId="55381247" w14:textId="77777777" w:rsidR="00A8121B" w:rsidRDefault="00463EBD">
            <w:pPr>
              <w:rPr>
                <w:rFonts w:eastAsia="Times New Roman"/>
              </w:rPr>
            </w:pPr>
            <w:r>
              <w:rPr>
                <w:rFonts w:eastAsia="Times New Roman"/>
              </w:rPr>
              <w:t> </w:t>
            </w:r>
          </w:p>
        </w:tc>
        <w:tc>
          <w:tcPr>
            <w:tcW w:w="0" w:type="auto"/>
            <w:shd w:val="clear" w:color="auto" w:fill="FFFFFF"/>
            <w:vAlign w:val="bottom"/>
          </w:tcPr>
          <w:p w14:paraId="63220276" w14:textId="77777777" w:rsidR="00A8121B" w:rsidRDefault="00463EBD">
            <w:pPr>
              <w:jc w:val="right"/>
              <w:rPr>
                <w:rFonts w:eastAsia="Times New Roman"/>
              </w:rPr>
            </w:pPr>
            <w:r>
              <w:rPr>
                <w:rFonts w:eastAsia="Times New Roman"/>
              </w:rPr>
              <w:t>494,695</w:t>
            </w:r>
          </w:p>
        </w:tc>
        <w:tc>
          <w:tcPr>
            <w:tcW w:w="0" w:type="auto"/>
            <w:shd w:val="clear" w:color="auto" w:fill="FFFFFF"/>
            <w:vAlign w:val="bottom"/>
          </w:tcPr>
          <w:p w14:paraId="2AC54C73" w14:textId="77777777" w:rsidR="00A8121B" w:rsidRDefault="00463EBD">
            <w:pPr>
              <w:rPr>
                <w:rFonts w:eastAsia="Times New Roman"/>
              </w:rPr>
            </w:pPr>
            <w:r>
              <w:rPr>
                <w:rFonts w:eastAsia="Times New Roman"/>
              </w:rPr>
              <w:t> </w:t>
            </w:r>
          </w:p>
        </w:tc>
      </w:tr>
      <w:tr w:rsidR="00A8121B" w14:paraId="7D100AC4" w14:textId="77777777">
        <w:tc>
          <w:tcPr>
            <w:tcW w:w="0" w:type="auto"/>
            <w:shd w:val="clear" w:color="auto" w:fill="CCEEFF"/>
            <w:tcMar>
              <w:top w:w="0" w:type="dxa"/>
              <w:left w:w="180" w:type="dxa"/>
              <w:bottom w:w="0" w:type="dxa"/>
              <w:right w:w="0" w:type="dxa"/>
            </w:tcMar>
            <w:vAlign w:val="bottom"/>
          </w:tcPr>
          <w:p w14:paraId="5AC253C6" w14:textId="77777777" w:rsidR="00A8121B" w:rsidRDefault="00463EBD">
            <w:pPr>
              <w:ind w:hanging="180"/>
              <w:rPr>
                <w:rFonts w:eastAsia="Times New Roman"/>
              </w:rPr>
            </w:pPr>
            <w:r>
              <w:rPr>
                <w:rFonts w:eastAsia="Times New Roman"/>
              </w:rPr>
              <w:t>Prepayments</w:t>
            </w:r>
          </w:p>
        </w:tc>
        <w:tc>
          <w:tcPr>
            <w:tcW w:w="0" w:type="auto"/>
            <w:shd w:val="clear" w:color="auto" w:fill="CCEEFF"/>
            <w:vAlign w:val="bottom"/>
          </w:tcPr>
          <w:p w14:paraId="6C14AB91" w14:textId="77777777" w:rsidR="00A8121B" w:rsidRDefault="00463EBD">
            <w:pPr>
              <w:rPr>
                <w:rFonts w:eastAsia="Times New Roman"/>
              </w:rPr>
            </w:pPr>
            <w:r>
              <w:rPr>
                <w:rFonts w:eastAsia="Times New Roman"/>
              </w:rPr>
              <w:t> </w:t>
            </w:r>
          </w:p>
        </w:tc>
        <w:tc>
          <w:tcPr>
            <w:tcW w:w="0" w:type="auto"/>
            <w:shd w:val="clear" w:color="auto" w:fill="CCEEFF"/>
            <w:vAlign w:val="bottom"/>
          </w:tcPr>
          <w:p w14:paraId="7006D54E" w14:textId="77777777" w:rsidR="00A8121B" w:rsidRDefault="00463EBD">
            <w:pPr>
              <w:rPr>
                <w:rFonts w:eastAsia="Times New Roman"/>
              </w:rPr>
            </w:pPr>
            <w:r>
              <w:rPr>
                <w:rFonts w:eastAsia="Times New Roman"/>
              </w:rPr>
              <w:t> </w:t>
            </w:r>
          </w:p>
        </w:tc>
        <w:tc>
          <w:tcPr>
            <w:tcW w:w="0" w:type="auto"/>
            <w:shd w:val="clear" w:color="auto" w:fill="CCEEFF"/>
            <w:vAlign w:val="bottom"/>
          </w:tcPr>
          <w:p w14:paraId="51320673" w14:textId="77777777" w:rsidR="00A8121B" w:rsidRDefault="00463EBD">
            <w:pPr>
              <w:jc w:val="right"/>
              <w:rPr>
                <w:rFonts w:eastAsia="Times New Roman"/>
              </w:rPr>
            </w:pPr>
            <w:r>
              <w:rPr>
                <w:rFonts w:eastAsia="Times New Roman"/>
              </w:rPr>
              <w:t>10,075,305</w:t>
            </w:r>
          </w:p>
        </w:tc>
        <w:tc>
          <w:tcPr>
            <w:tcW w:w="0" w:type="auto"/>
            <w:shd w:val="clear" w:color="auto" w:fill="CCEEFF"/>
            <w:vAlign w:val="bottom"/>
          </w:tcPr>
          <w:p w14:paraId="072E4006" w14:textId="77777777" w:rsidR="00A8121B" w:rsidRDefault="00463EBD">
            <w:pPr>
              <w:rPr>
                <w:rFonts w:eastAsia="Times New Roman"/>
              </w:rPr>
            </w:pPr>
            <w:r>
              <w:rPr>
                <w:rFonts w:eastAsia="Times New Roman"/>
              </w:rPr>
              <w:t> </w:t>
            </w:r>
          </w:p>
        </w:tc>
        <w:tc>
          <w:tcPr>
            <w:tcW w:w="0" w:type="auto"/>
            <w:shd w:val="clear" w:color="auto" w:fill="CCEEFF"/>
            <w:vAlign w:val="bottom"/>
          </w:tcPr>
          <w:p w14:paraId="145ADC48" w14:textId="77777777" w:rsidR="00A8121B" w:rsidRDefault="00463EBD">
            <w:pPr>
              <w:rPr>
                <w:rFonts w:eastAsia="Times New Roman"/>
              </w:rPr>
            </w:pPr>
            <w:r>
              <w:rPr>
                <w:rFonts w:eastAsia="Times New Roman"/>
              </w:rPr>
              <w:t> </w:t>
            </w:r>
          </w:p>
        </w:tc>
        <w:tc>
          <w:tcPr>
            <w:tcW w:w="0" w:type="auto"/>
            <w:shd w:val="clear" w:color="auto" w:fill="CCEEFF"/>
            <w:vAlign w:val="bottom"/>
          </w:tcPr>
          <w:p w14:paraId="7CC16F2C" w14:textId="77777777" w:rsidR="00A8121B" w:rsidRDefault="00463EBD">
            <w:pPr>
              <w:rPr>
                <w:rFonts w:eastAsia="Times New Roman"/>
              </w:rPr>
            </w:pPr>
            <w:r>
              <w:rPr>
                <w:rFonts w:eastAsia="Times New Roman"/>
              </w:rPr>
              <w:t> </w:t>
            </w:r>
          </w:p>
        </w:tc>
        <w:tc>
          <w:tcPr>
            <w:tcW w:w="0" w:type="auto"/>
            <w:shd w:val="clear" w:color="auto" w:fill="CCEEFF"/>
            <w:vAlign w:val="bottom"/>
          </w:tcPr>
          <w:p w14:paraId="23D2F3F5" w14:textId="77777777" w:rsidR="00A8121B" w:rsidRDefault="00463EBD">
            <w:pPr>
              <w:jc w:val="right"/>
              <w:rPr>
                <w:rFonts w:eastAsia="Times New Roman"/>
              </w:rPr>
            </w:pPr>
            <w:r>
              <w:rPr>
                <w:rFonts w:eastAsia="Times New Roman"/>
              </w:rPr>
              <w:t>25,407,080</w:t>
            </w:r>
          </w:p>
        </w:tc>
        <w:tc>
          <w:tcPr>
            <w:tcW w:w="0" w:type="auto"/>
            <w:shd w:val="clear" w:color="auto" w:fill="CCEEFF"/>
            <w:vAlign w:val="bottom"/>
          </w:tcPr>
          <w:p w14:paraId="6EE5B2FA" w14:textId="77777777" w:rsidR="00A8121B" w:rsidRDefault="00463EBD">
            <w:pPr>
              <w:rPr>
                <w:rFonts w:eastAsia="Times New Roman"/>
              </w:rPr>
            </w:pPr>
            <w:r>
              <w:rPr>
                <w:rFonts w:eastAsia="Times New Roman"/>
              </w:rPr>
              <w:t> </w:t>
            </w:r>
          </w:p>
        </w:tc>
      </w:tr>
      <w:tr w:rsidR="00A8121B" w14:paraId="0DBB7139" w14:textId="77777777">
        <w:tc>
          <w:tcPr>
            <w:tcW w:w="0" w:type="auto"/>
            <w:shd w:val="clear" w:color="auto" w:fill="FFFFFF"/>
            <w:tcMar>
              <w:top w:w="0" w:type="dxa"/>
              <w:left w:w="180" w:type="dxa"/>
              <w:bottom w:w="0" w:type="dxa"/>
              <w:right w:w="0" w:type="dxa"/>
            </w:tcMar>
            <w:vAlign w:val="bottom"/>
          </w:tcPr>
          <w:p w14:paraId="6B79FB69" w14:textId="77777777" w:rsidR="00A8121B" w:rsidRDefault="00463EBD">
            <w:pPr>
              <w:ind w:hanging="180"/>
              <w:rPr>
                <w:rFonts w:eastAsia="Times New Roman"/>
              </w:rPr>
            </w:pPr>
            <w:r>
              <w:rPr>
                <w:rFonts w:eastAsia="Times New Roman"/>
              </w:rPr>
              <w:t>Prepayments – a related party</w:t>
            </w:r>
          </w:p>
        </w:tc>
        <w:tc>
          <w:tcPr>
            <w:tcW w:w="0" w:type="auto"/>
            <w:shd w:val="clear" w:color="auto" w:fill="FFFFFF"/>
            <w:vAlign w:val="bottom"/>
          </w:tcPr>
          <w:p w14:paraId="41AECEE0" w14:textId="77777777" w:rsidR="00A8121B" w:rsidRDefault="00463EBD">
            <w:pPr>
              <w:rPr>
                <w:rFonts w:eastAsia="Times New Roman"/>
              </w:rPr>
            </w:pPr>
            <w:r>
              <w:rPr>
                <w:rFonts w:eastAsia="Times New Roman"/>
              </w:rPr>
              <w:t> </w:t>
            </w:r>
          </w:p>
        </w:tc>
        <w:tc>
          <w:tcPr>
            <w:tcW w:w="0" w:type="auto"/>
            <w:shd w:val="clear" w:color="auto" w:fill="FFFFFF"/>
            <w:vAlign w:val="bottom"/>
          </w:tcPr>
          <w:p w14:paraId="6A433838" w14:textId="77777777" w:rsidR="00A8121B" w:rsidRDefault="00463EBD">
            <w:pPr>
              <w:rPr>
                <w:rFonts w:eastAsia="Times New Roman"/>
              </w:rPr>
            </w:pPr>
            <w:r>
              <w:rPr>
                <w:rFonts w:eastAsia="Times New Roman"/>
              </w:rPr>
              <w:t> </w:t>
            </w:r>
          </w:p>
        </w:tc>
        <w:tc>
          <w:tcPr>
            <w:tcW w:w="0" w:type="auto"/>
            <w:shd w:val="clear" w:color="auto" w:fill="FFFFFF"/>
            <w:vAlign w:val="bottom"/>
          </w:tcPr>
          <w:p w14:paraId="2FD0BC2C" w14:textId="77777777" w:rsidR="00A8121B" w:rsidRDefault="00463EBD">
            <w:pPr>
              <w:jc w:val="right"/>
              <w:rPr>
                <w:rFonts w:eastAsia="Times New Roman"/>
              </w:rPr>
            </w:pPr>
            <w:r>
              <w:rPr>
                <w:rFonts w:eastAsia="Times New Roman"/>
              </w:rPr>
              <w:t>—</w:t>
            </w:r>
          </w:p>
        </w:tc>
        <w:tc>
          <w:tcPr>
            <w:tcW w:w="0" w:type="auto"/>
            <w:shd w:val="clear" w:color="auto" w:fill="FFFFFF"/>
            <w:vAlign w:val="bottom"/>
          </w:tcPr>
          <w:p w14:paraId="75CFB92D" w14:textId="77777777" w:rsidR="00A8121B" w:rsidRDefault="00463EBD">
            <w:pPr>
              <w:rPr>
                <w:rFonts w:eastAsia="Times New Roman"/>
              </w:rPr>
            </w:pPr>
            <w:r>
              <w:rPr>
                <w:rFonts w:eastAsia="Times New Roman"/>
              </w:rPr>
              <w:t> </w:t>
            </w:r>
          </w:p>
        </w:tc>
        <w:tc>
          <w:tcPr>
            <w:tcW w:w="0" w:type="auto"/>
            <w:shd w:val="clear" w:color="auto" w:fill="FFFFFF"/>
            <w:vAlign w:val="bottom"/>
          </w:tcPr>
          <w:p w14:paraId="3CFFE158" w14:textId="77777777" w:rsidR="00A8121B" w:rsidRDefault="00463EBD">
            <w:pPr>
              <w:rPr>
                <w:rFonts w:eastAsia="Times New Roman"/>
              </w:rPr>
            </w:pPr>
            <w:r>
              <w:rPr>
                <w:rFonts w:eastAsia="Times New Roman"/>
              </w:rPr>
              <w:t> </w:t>
            </w:r>
          </w:p>
        </w:tc>
        <w:tc>
          <w:tcPr>
            <w:tcW w:w="0" w:type="auto"/>
            <w:shd w:val="clear" w:color="auto" w:fill="FFFFFF"/>
            <w:vAlign w:val="bottom"/>
          </w:tcPr>
          <w:p w14:paraId="3F74B952" w14:textId="77777777" w:rsidR="00A8121B" w:rsidRDefault="00463EBD">
            <w:pPr>
              <w:rPr>
                <w:rFonts w:eastAsia="Times New Roman"/>
              </w:rPr>
            </w:pPr>
            <w:r>
              <w:rPr>
                <w:rFonts w:eastAsia="Times New Roman"/>
              </w:rPr>
              <w:t> </w:t>
            </w:r>
          </w:p>
        </w:tc>
        <w:tc>
          <w:tcPr>
            <w:tcW w:w="0" w:type="auto"/>
            <w:shd w:val="clear" w:color="auto" w:fill="FFFFFF"/>
            <w:vAlign w:val="bottom"/>
          </w:tcPr>
          <w:p w14:paraId="7BF65C25" w14:textId="77777777" w:rsidR="00A8121B" w:rsidRDefault="00463EBD">
            <w:pPr>
              <w:jc w:val="right"/>
              <w:rPr>
                <w:rFonts w:eastAsia="Times New Roman"/>
              </w:rPr>
            </w:pPr>
            <w:r>
              <w:rPr>
                <w:rFonts w:eastAsia="Times New Roman"/>
              </w:rPr>
              <w:t>72,264</w:t>
            </w:r>
          </w:p>
        </w:tc>
        <w:tc>
          <w:tcPr>
            <w:tcW w:w="0" w:type="auto"/>
            <w:shd w:val="clear" w:color="auto" w:fill="FFFFFF"/>
            <w:vAlign w:val="bottom"/>
          </w:tcPr>
          <w:p w14:paraId="353A0415" w14:textId="77777777" w:rsidR="00A8121B" w:rsidRDefault="00463EBD">
            <w:pPr>
              <w:rPr>
                <w:rFonts w:eastAsia="Times New Roman"/>
              </w:rPr>
            </w:pPr>
            <w:r>
              <w:rPr>
                <w:rFonts w:eastAsia="Times New Roman"/>
              </w:rPr>
              <w:t> </w:t>
            </w:r>
          </w:p>
        </w:tc>
      </w:tr>
      <w:tr w:rsidR="00A8121B" w14:paraId="0838539C" w14:textId="77777777">
        <w:tc>
          <w:tcPr>
            <w:tcW w:w="0" w:type="auto"/>
            <w:shd w:val="clear" w:color="auto" w:fill="CCEEFF"/>
            <w:tcMar>
              <w:top w:w="0" w:type="dxa"/>
              <w:left w:w="180" w:type="dxa"/>
              <w:bottom w:w="0" w:type="dxa"/>
              <w:right w:w="0" w:type="dxa"/>
            </w:tcMar>
            <w:vAlign w:val="bottom"/>
          </w:tcPr>
          <w:p w14:paraId="6AF35825" w14:textId="77777777" w:rsidR="00A8121B" w:rsidRDefault="00463EBD">
            <w:pPr>
              <w:ind w:hanging="180"/>
              <w:rPr>
                <w:rFonts w:eastAsia="Times New Roman"/>
              </w:rPr>
            </w:pPr>
            <w:r>
              <w:rPr>
                <w:rFonts w:eastAsia="Times New Roman"/>
              </w:rPr>
              <w:t>Inventories, net</w:t>
            </w:r>
          </w:p>
        </w:tc>
        <w:tc>
          <w:tcPr>
            <w:tcW w:w="0" w:type="auto"/>
            <w:shd w:val="clear" w:color="auto" w:fill="CCEEFF"/>
            <w:vAlign w:val="bottom"/>
          </w:tcPr>
          <w:p w14:paraId="14896560" w14:textId="77777777" w:rsidR="00A8121B" w:rsidRDefault="00463EBD">
            <w:pPr>
              <w:rPr>
                <w:rFonts w:eastAsia="Times New Roman"/>
              </w:rPr>
            </w:pPr>
            <w:r>
              <w:rPr>
                <w:rFonts w:eastAsia="Times New Roman"/>
              </w:rPr>
              <w:t> </w:t>
            </w:r>
          </w:p>
        </w:tc>
        <w:tc>
          <w:tcPr>
            <w:tcW w:w="0" w:type="auto"/>
            <w:shd w:val="clear" w:color="auto" w:fill="CCEEFF"/>
            <w:vAlign w:val="bottom"/>
          </w:tcPr>
          <w:p w14:paraId="7602D6EF" w14:textId="77777777" w:rsidR="00A8121B" w:rsidRDefault="00463EBD">
            <w:pPr>
              <w:rPr>
                <w:rFonts w:eastAsia="Times New Roman"/>
              </w:rPr>
            </w:pPr>
            <w:r>
              <w:rPr>
                <w:rFonts w:eastAsia="Times New Roman"/>
              </w:rPr>
              <w:t> </w:t>
            </w:r>
          </w:p>
        </w:tc>
        <w:tc>
          <w:tcPr>
            <w:tcW w:w="0" w:type="auto"/>
            <w:shd w:val="clear" w:color="auto" w:fill="CCEEFF"/>
            <w:vAlign w:val="bottom"/>
          </w:tcPr>
          <w:p w14:paraId="65FC7E77" w14:textId="77777777" w:rsidR="00A8121B" w:rsidRDefault="00463EBD">
            <w:pPr>
              <w:jc w:val="right"/>
              <w:rPr>
                <w:rFonts w:eastAsia="Times New Roman"/>
              </w:rPr>
            </w:pPr>
            <w:r>
              <w:rPr>
                <w:rFonts w:eastAsia="Times New Roman"/>
              </w:rPr>
              <w:t>132,128,202</w:t>
            </w:r>
          </w:p>
        </w:tc>
        <w:tc>
          <w:tcPr>
            <w:tcW w:w="0" w:type="auto"/>
            <w:shd w:val="clear" w:color="auto" w:fill="CCEEFF"/>
            <w:vAlign w:val="bottom"/>
          </w:tcPr>
          <w:p w14:paraId="228C8DF3" w14:textId="77777777" w:rsidR="00A8121B" w:rsidRDefault="00463EBD">
            <w:pPr>
              <w:rPr>
                <w:rFonts w:eastAsia="Times New Roman"/>
              </w:rPr>
            </w:pPr>
            <w:r>
              <w:rPr>
                <w:rFonts w:eastAsia="Times New Roman"/>
              </w:rPr>
              <w:t> </w:t>
            </w:r>
          </w:p>
        </w:tc>
        <w:tc>
          <w:tcPr>
            <w:tcW w:w="0" w:type="auto"/>
            <w:shd w:val="clear" w:color="auto" w:fill="CCEEFF"/>
            <w:vAlign w:val="bottom"/>
          </w:tcPr>
          <w:p w14:paraId="052E5A47" w14:textId="77777777" w:rsidR="00A8121B" w:rsidRDefault="00463EBD">
            <w:pPr>
              <w:rPr>
                <w:rFonts w:eastAsia="Times New Roman"/>
              </w:rPr>
            </w:pPr>
            <w:r>
              <w:rPr>
                <w:rFonts w:eastAsia="Times New Roman"/>
              </w:rPr>
              <w:t> </w:t>
            </w:r>
          </w:p>
        </w:tc>
        <w:tc>
          <w:tcPr>
            <w:tcW w:w="0" w:type="auto"/>
            <w:shd w:val="clear" w:color="auto" w:fill="CCEEFF"/>
            <w:vAlign w:val="bottom"/>
          </w:tcPr>
          <w:p w14:paraId="5E4A15B5" w14:textId="77777777" w:rsidR="00A8121B" w:rsidRDefault="00463EBD">
            <w:pPr>
              <w:rPr>
                <w:rFonts w:eastAsia="Times New Roman"/>
              </w:rPr>
            </w:pPr>
            <w:r>
              <w:rPr>
                <w:rFonts w:eastAsia="Times New Roman"/>
              </w:rPr>
              <w:t> </w:t>
            </w:r>
          </w:p>
        </w:tc>
        <w:tc>
          <w:tcPr>
            <w:tcW w:w="0" w:type="auto"/>
            <w:shd w:val="clear" w:color="auto" w:fill="CCEEFF"/>
            <w:vAlign w:val="bottom"/>
          </w:tcPr>
          <w:p w14:paraId="5B2F9845" w14:textId="77777777" w:rsidR="00A8121B" w:rsidRDefault="00463EBD">
            <w:pPr>
              <w:jc w:val="right"/>
              <w:rPr>
                <w:rFonts w:eastAsia="Times New Roman"/>
              </w:rPr>
            </w:pPr>
            <w:r>
              <w:rPr>
                <w:rFonts w:eastAsia="Times New Roman"/>
              </w:rPr>
              <w:t>79,986,077</w:t>
            </w:r>
          </w:p>
        </w:tc>
        <w:tc>
          <w:tcPr>
            <w:tcW w:w="0" w:type="auto"/>
            <w:shd w:val="clear" w:color="auto" w:fill="CCEEFF"/>
            <w:vAlign w:val="bottom"/>
          </w:tcPr>
          <w:p w14:paraId="4BF16EE6" w14:textId="77777777" w:rsidR="00A8121B" w:rsidRDefault="00463EBD">
            <w:pPr>
              <w:rPr>
                <w:rFonts w:eastAsia="Times New Roman"/>
              </w:rPr>
            </w:pPr>
            <w:r>
              <w:rPr>
                <w:rFonts w:eastAsia="Times New Roman"/>
              </w:rPr>
              <w:t> </w:t>
            </w:r>
          </w:p>
        </w:tc>
      </w:tr>
      <w:tr w:rsidR="00A8121B" w14:paraId="34271E44" w14:textId="77777777">
        <w:tc>
          <w:tcPr>
            <w:tcW w:w="0" w:type="auto"/>
            <w:shd w:val="clear" w:color="auto" w:fill="FFFFFF"/>
            <w:tcMar>
              <w:top w:w="0" w:type="dxa"/>
              <w:left w:w="180" w:type="dxa"/>
              <w:bottom w:w="30" w:type="dxa"/>
              <w:right w:w="0" w:type="dxa"/>
            </w:tcMar>
            <w:vAlign w:val="bottom"/>
          </w:tcPr>
          <w:p w14:paraId="73EC4A48" w14:textId="77777777" w:rsidR="00A8121B" w:rsidRDefault="00463EBD">
            <w:pPr>
              <w:ind w:hanging="180"/>
              <w:rPr>
                <w:rFonts w:eastAsia="Times New Roman"/>
              </w:rPr>
            </w:pPr>
            <w:r>
              <w:rPr>
                <w:rFonts w:eastAsia="Times New Roman"/>
              </w:rPr>
              <w:t>Other current assets</w:t>
            </w:r>
          </w:p>
        </w:tc>
        <w:tc>
          <w:tcPr>
            <w:tcW w:w="0" w:type="auto"/>
            <w:shd w:val="clear" w:color="auto" w:fill="FFFFFF"/>
            <w:tcMar>
              <w:top w:w="0" w:type="dxa"/>
              <w:left w:w="0" w:type="dxa"/>
              <w:bottom w:w="30" w:type="dxa"/>
              <w:right w:w="0" w:type="dxa"/>
            </w:tcMar>
            <w:vAlign w:val="bottom"/>
          </w:tcPr>
          <w:p w14:paraId="4AEA985A"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FFFFFF"/>
            <w:vAlign w:val="bottom"/>
          </w:tcPr>
          <w:p w14:paraId="24E399A0"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FFFFFF"/>
            <w:vAlign w:val="bottom"/>
          </w:tcPr>
          <w:p w14:paraId="4A895C4D" w14:textId="77777777" w:rsidR="00A8121B" w:rsidRDefault="00463EBD">
            <w:pPr>
              <w:jc w:val="right"/>
              <w:rPr>
                <w:rFonts w:eastAsia="Times New Roman"/>
              </w:rPr>
            </w:pPr>
            <w:r>
              <w:rPr>
                <w:rFonts w:eastAsia="Times New Roman"/>
              </w:rPr>
              <w:t>4,570,761</w:t>
            </w:r>
          </w:p>
        </w:tc>
        <w:tc>
          <w:tcPr>
            <w:tcW w:w="0" w:type="auto"/>
            <w:shd w:val="clear" w:color="auto" w:fill="FFFFFF"/>
            <w:tcMar>
              <w:top w:w="0" w:type="dxa"/>
              <w:left w:w="0" w:type="dxa"/>
              <w:bottom w:w="30" w:type="dxa"/>
              <w:right w:w="0" w:type="dxa"/>
            </w:tcMar>
            <w:vAlign w:val="bottom"/>
          </w:tcPr>
          <w:p w14:paraId="12A6D343" w14:textId="77777777" w:rsidR="00A8121B" w:rsidRDefault="00463EBD">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25036A4A"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FFFFFF"/>
            <w:vAlign w:val="bottom"/>
          </w:tcPr>
          <w:p w14:paraId="0F114E29"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FFFFFF"/>
            <w:vAlign w:val="bottom"/>
          </w:tcPr>
          <w:p w14:paraId="25F033FE" w14:textId="77777777" w:rsidR="00A8121B" w:rsidRDefault="00463EBD">
            <w:pPr>
              <w:jc w:val="right"/>
              <w:rPr>
                <w:rFonts w:eastAsia="Times New Roman"/>
              </w:rPr>
            </w:pPr>
            <w:r>
              <w:rPr>
                <w:rFonts w:eastAsia="Times New Roman"/>
              </w:rPr>
              <w:t>2,282,883</w:t>
            </w:r>
          </w:p>
        </w:tc>
        <w:tc>
          <w:tcPr>
            <w:tcW w:w="0" w:type="auto"/>
            <w:shd w:val="clear" w:color="auto" w:fill="FFFFFF"/>
            <w:tcMar>
              <w:top w:w="0" w:type="dxa"/>
              <w:left w:w="0" w:type="dxa"/>
              <w:bottom w:w="30" w:type="dxa"/>
              <w:right w:w="0" w:type="dxa"/>
            </w:tcMar>
            <w:vAlign w:val="bottom"/>
          </w:tcPr>
          <w:p w14:paraId="0B075A7D" w14:textId="77777777" w:rsidR="00A8121B" w:rsidRDefault="00463EBD">
            <w:pPr>
              <w:rPr>
                <w:rFonts w:eastAsia="Times New Roman"/>
              </w:rPr>
            </w:pPr>
            <w:r>
              <w:rPr>
                <w:rFonts w:eastAsia="Times New Roman"/>
              </w:rPr>
              <w:t> </w:t>
            </w:r>
          </w:p>
        </w:tc>
      </w:tr>
      <w:tr w:rsidR="00A8121B" w14:paraId="5B42B622" w14:textId="77777777">
        <w:tc>
          <w:tcPr>
            <w:tcW w:w="0" w:type="auto"/>
            <w:shd w:val="clear" w:color="auto" w:fill="CCEEFF"/>
            <w:tcMar>
              <w:top w:w="0" w:type="dxa"/>
              <w:left w:w="180" w:type="dxa"/>
              <w:bottom w:w="0" w:type="dxa"/>
              <w:right w:w="0" w:type="dxa"/>
            </w:tcMar>
            <w:vAlign w:val="bottom"/>
          </w:tcPr>
          <w:p w14:paraId="5BC0DAA9" w14:textId="77777777" w:rsidR="00A8121B" w:rsidRDefault="00463EBD">
            <w:pPr>
              <w:ind w:hanging="180"/>
              <w:rPr>
                <w:rFonts w:eastAsia="Times New Roman"/>
                <w:b/>
                <w:bCs/>
              </w:rPr>
            </w:pPr>
            <w:r>
              <w:rPr>
                <w:rFonts w:eastAsia="Times New Roman"/>
                <w:b/>
                <w:bCs/>
              </w:rPr>
              <w:t>Total Current Assets</w:t>
            </w:r>
          </w:p>
        </w:tc>
        <w:tc>
          <w:tcPr>
            <w:tcW w:w="0" w:type="auto"/>
            <w:shd w:val="clear" w:color="auto" w:fill="CCEEFF"/>
            <w:vAlign w:val="bottom"/>
          </w:tcPr>
          <w:p w14:paraId="10917BEF" w14:textId="77777777" w:rsidR="00A8121B" w:rsidRDefault="00463EBD">
            <w:pPr>
              <w:rPr>
                <w:rFonts w:eastAsia="Times New Roman"/>
                <w:b/>
                <w:bCs/>
              </w:rPr>
            </w:pPr>
            <w:r>
              <w:rPr>
                <w:rFonts w:eastAsia="Times New Roman"/>
                <w:b/>
                <w:bCs/>
              </w:rPr>
              <w:t> </w:t>
            </w:r>
          </w:p>
        </w:tc>
        <w:tc>
          <w:tcPr>
            <w:tcW w:w="0" w:type="auto"/>
            <w:shd w:val="clear" w:color="auto" w:fill="CCEEFF"/>
            <w:vAlign w:val="bottom"/>
          </w:tcPr>
          <w:p w14:paraId="384C40F0" w14:textId="77777777" w:rsidR="00A8121B" w:rsidRDefault="00463EBD">
            <w:pPr>
              <w:rPr>
                <w:rFonts w:eastAsia="Times New Roman"/>
                <w:b/>
                <w:bCs/>
              </w:rPr>
            </w:pPr>
            <w:r>
              <w:rPr>
                <w:rFonts w:eastAsia="Times New Roman"/>
                <w:b/>
                <w:bCs/>
              </w:rPr>
              <w:t> </w:t>
            </w:r>
          </w:p>
        </w:tc>
        <w:tc>
          <w:tcPr>
            <w:tcW w:w="0" w:type="auto"/>
            <w:shd w:val="clear" w:color="auto" w:fill="CCEEFF"/>
            <w:vAlign w:val="bottom"/>
          </w:tcPr>
          <w:p w14:paraId="60640B1B" w14:textId="77777777" w:rsidR="00A8121B" w:rsidRDefault="00463EBD">
            <w:pPr>
              <w:jc w:val="right"/>
              <w:rPr>
                <w:rFonts w:eastAsia="Times New Roman"/>
                <w:b/>
                <w:bCs/>
              </w:rPr>
            </w:pPr>
            <w:r>
              <w:rPr>
                <w:rFonts w:eastAsia="Times New Roman"/>
                <w:b/>
                <w:bCs/>
              </w:rPr>
              <w:t>272,224,652</w:t>
            </w:r>
          </w:p>
        </w:tc>
        <w:tc>
          <w:tcPr>
            <w:tcW w:w="0" w:type="auto"/>
            <w:shd w:val="clear" w:color="auto" w:fill="CCEEFF"/>
            <w:vAlign w:val="bottom"/>
          </w:tcPr>
          <w:p w14:paraId="790AF56E" w14:textId="77777777" w:rsidR="00A8121B" w:rsidRDefault="00463EBD">
            <w:pPr>
              <w:rPr>
                <w:rFonts w:eastAsia="Times New Roman"/>
                <w:b/>
                <w:bCs/>
              </w:rPr>
            </w:pPr>
            <w:r>
              <w:rPr>
                <w:rFonts w:eastAsia="Times New Roman"/>
                <w:b/>
                <w:bCs/>
              </w:rPr>
              <w:t> </w:t>
            </w:r>
          </w:p>
        </w:tc>
        <w:tc>
          <w:tcPr>
            <w:tcW w:w="0" w:type="auto"/>
            <w:shd w:val="clear" w:color="auto" w:fill="CCEEFF"/>
            <w:vAlign w:val="bottom"/>
          </w:tcPr>
          <w:p w14:paraId="34766902" w14:textId="77777777" w:rsidR="00A8121B" w:rsidRDefault="00463EBD">
            <w:pPr>
              <w:rPr>
                <w:rFonts w:eastAsia="Times New Roman"/>
                <w:b/>
                <w:bCs/>
              </w:rPr>
            </w:pPr>
            <w:r>
              <w:rPr>
                <w:rFonts w:eastAsia="Times New Roman"/>
                <w:b/>
                <w:bCs/>
              </w:rPr>
              <w:t> </w:t>
            </w:r>
          </w:p>
        </w:tc>
        <w:tc>
          <w:tcPr>
            <w:tcW w:w="0" w:type="auto"/>
            <w:shd w:val="clear" w:color="auto" w:fill="CCEEFF"/>
            <w:vAlign w:val="bottom"/>
          </w:tcPr>
          <w:p w14:paraId="3DA748DE" w14:textId="77777777" w:rsidR="00A8121B" w:rsidRDefault="00463EBD">
            <w:pPr>
              <w:rPr>
                <w:rFonts w:eastAsia="Times New Roman"/>
                <w:b/>
                <w:bCs/>
              </w:rPr>
            </w:pPr>
            <w:r>
              <w:rPr>
                <w:rFonts w:eastAsia="Times New Roman"/>
                <w:b/>
                <w:bCs/>
              </w:rPr>
              <w:t> </w:t>
            </w:r>
          </w:p>
        </w:tc>
        <w:tc>
          <w:tcPr>
            <w:tcW w:w="0" w:type="auto"/>
            <w:shd w:val="clear" w:color="auto" w:fill="CCEEFF"/>
            <w:vAlign w:val="bottom"/>
          </w:tcPr>
          <w:p w14:paraId="55A35001" w14:textId="77777777" w:rsidR="00A8121B" w:rsidRDefault="00463EBD">
            <w:pPr>
              <w:jc w:val="right"/>
              <w:rPr>
                <w:rFonts w:eastAsia="Times New Roman"/>
                <w:b/>
                <w:bCs/>
              </w:rPr>
            </w:pPr>
            <w:r>
              <w:rPr>
                <w:rFonts w:eastAsia="Times New Roman"/>
                <w:b/>
                <w:bCs/>
              </w:rPr>
              <w:t>171,845,077</w:t>
            </w:r>
          </w:p>
        </w:tc>
        <w:tc>
          <w:tcPr>
            <w:tcW w:w="0" w:type="auto"/>
            <w:shd w:val="clear" w:color="auto" w:fill="CCEEFF"/>
            <w:vAlign w:val="bottom"/>
          </w:tcPr>
          <w:p w14:paraId="75410AA8" w14:textId="77777777" w:rsidR="00A8121B" w:rsidRDefault="00463EBD">
            <w:pPr>
              <w:rPr>
                <w:rFonts w:eastAsia="Times New Roman"/>
                <w:b/>
                <w:bCs/>
              </w:rPr>
            </w:pPr>
            <w:r>
              <w:rPr>
                <w:rFonts w:eastAsia="Times New Roman"/>
                <w:b/>
                <w:bCs/>
              </w:rPr>
              <w:t> </w:t>
            </w:r>
          </w:p>
        </w:tc>
      </w:tr>
      <w:tr w:rsidR="00A8121B" w14:paraId="5FD27CA0" w14:textId="77777777">
        <w:tc>
          <w:tcPr>
            <w:tcW w:w="0" w:type="auto"/>
            <w:shd w:val="clear" w:color="auto" w:fill="FFFFFF"/>
            <w:tcMar>
              <w:top w:w="0" w:type="dxa"/>
              <w:left w:w="180" w:type="dxa"/>
              <w:bottom w:w="0" w:type="dxa"/>
              <w:right w:w="0" w:type="dxa"/>
            </w:tcMar>
            <w:vAlign w:val="bottom"/>
          </w:tcPr>
          <w:p w14:paraId="29520DCB" w14:textId="77777777" w:rsidR="00A8121B" w:rsidRDefault="00463EBD">
            <w:pPr>
              <w:ind w:hanging="180"/>
              <w:rPr>
                <w:rFonts w:eastAsia="Times New Roman"/>
              </w:rPr>
            </w:pPr>
            <w:r>
              <w:rPr>
                <w:rFonts w:eastAsia="Times New Roman"/>
              </w:rPr>
              <w:t> </w:t>
            </w:r>
          </w:p>
        </w:tc>
        <w:tc>
          <w:tcPr>
            <w:tcW w:w="0" w:type="auto"/>
            <w:shd w:val="clear" w:color="auto" w:fill="FFFFFF"/>
            <w:vAlign w:val="bottom"/>
          </w:tcPr>
          <w:p w14:paraId="4BE7FD9C" w14:textId="77777777" w:rsidR="00A8121B" w:rsidRDefault="00463EBD">
            <w:pPr>
              <w:rPr>
                <w:rFonts w:eastAsia="Times New Roman"/>
              </w:rPr>
            </w:pPr>
            <w:r>
              <w:rPr>
                <w:rFonts w:eastAsia="Times New Roman"/>
              </w:rPr>
              <w:t> </w:t>
            </w:r>
          </w:p>
        </w:tc>
        <w:tc>
          <w:tcPr>
            <w:tcW w:w="0" w:type="auto"/>
            <w:shd w:val="clear" w:color="auto" w:fill="FFFFFF"/>
            <w:vAlign w:val="bottom"/>
          </w:tcPr>
          <w:p w14:paraId="1DF933D9" w14:textId="77777777" w:rsidR="00A8121B" w:rsidRDefault="00463EBD">
            <w:pPr>
              <w:rPr>
                <w:rFonts w:eastAsia="Times New Roman"/>
              </w:rPr>
            </w:pPr>
            <w:r>
              <w:rPr>
                <w:rFonts w:eastAsia="Times New Roman"/>
              </w:rPr>
              <w:t> </w:t>
            </w:r>
          </w:p>
        </w:tc>
        <w:tc>
          <w:tcPr>
            <w:tcW w:w="0" w:type="auto"/>
            <w:shd w:val="clear" w:color="auto" w:fill="FFFFFF"/>
            <w:vAlign w:val="bottom"/>
          </w:tcPr>
          <w:p w14:paraId="7C46CE11" w14:textId="77777777" w:rsidR="00A8121B" w:rsidRDefault="00463EBD">
            <w:pPr>
              <w:jc w:val="right"/>
              <w:rPr>
                <w:rFonts w:eastAsia="Times New Roman"/>
              </w:rPr>
            </w:pPr>
            <w:r>
              <w:rPr>
                <w:rFonts w:eastAsia="Times New Roman"/>
              </w:rPr>
              <w:t> </w:t>
            </w:r>
          </w:p>
        </w:tc>
        <w:tc>
          <w:tcPr>
            <w:tcW w:w="0" w:type="auto"/>
            <w:shd w:val="clear" w:color="auto" w:fill="FFFFFF"/>
            <w:vAlign w:val="bottom"/>
          </w:tcPr>
          <w:p w14:paraId="435C51E5" w14:textId="77777777" w:rsidR="00A8121B" w:rsidRDefault="00463EBD">
            <w:pPr>
              <w:rPr>
                <w:rFonts w:eastAsia="Times New Roman"/>
              </w:rPr>
            </w:pPr>
            <w:r>
              <w:rPr>
                <w:rFonts w:eastAsia="Times New Roman"/>
              </w:rPr>
              <w:t> </w:t>
            </w:r>
          </w:p>
        </w:tc>
        <w:tc>
          <w:tcPr>
            <w:tcW w:w="0" w:type="auto"/>
            <w:shd w:val="clear" w:color="auto" w:fill="FFFFFF"/>
            <w:vAlign w:val="bottom"/>
          </w:tcPr>
          <w:p w14:paraId="47BE9170" w14:textId="77777777" w:rsidR="00A8121B" w:rsidRDefault="00463EBD">
            <w:pPr>
              <w:rPr>
                <w:rFonts w:eastAsia="Times New Roman"/>
              </w:rPr>
            </w:pPr>
            <w:r>
              <w:rPr>
                <w:rFonts w:eastAsia="Times New Roman"/>
              </w:rPr>
              <w:t> </w:t>
            </w:r>
          </w:p>
        </w:tc>
        <w:tc>
          <w:tcPr>
            <w:tcW w:w="0" w:type="auto"/>
            <w:shd w:val="clear" w:color="auto" w:fill="FFFFFF"/>
            <w:vAlign w:val="bottom"/>
          </w:tcPr>
          <w:p w14:paraId="74DE47F5" w14:textId="77777777" w:rsidR="00A8121B" w:rsidRDefault="00463EBD">
            <w:pPr>
              <w:rPr>
                <w:rFonts w:eastAsia="Times New Roman"/>
              </w:rPr>
            </w:pPr>
            <w:r>
              <w:rPr>
                <w:rFonts w:eastAsia="Times New Roman"/>
              </w:rPr>
              <w:t> </w:t>
            </w:r>
          </w:p>
        </w:tc>
        <w:tc>
          <w:tcPr>
            <w:tcW w:w="0" w:type="auto"/>
            <w:shd w:val="clear" w:color="auto" w:fill="FFFFFF"/>
            <w:vAlign w:val="bottom"/>
          </w:tcPr>
          <w:p w14:paraId="0E7B6CC8" w14:textId="77777777" w:rsidR="00A8121B" w:rsidRDefault="00463EBD">
            <w:pPr>
              <w:jc w:val="right"/>
              <w:rPr>
                <w:rFonts w:eastAsia="Times New Roman"/>
              </w:rPr>
            </w:pPr>
            <w:r>
              <w:rPr>
                <w:rFonts w:eastAsia="Times New Roman"/>
              </w:rPr>
              <w:t> </w:t>
            </w:r>
          </w:p>
        </w:tc>
        <w:tc>
          <w:tcPr>
            <w:tcW w:w="0" w:type="auto"/>
            <w:shd w:val="clear" w:color="auto" w:fill="FFFFFF"/>
            <w:vAlign w:val="bottom"/>
          </w:tcPr>
          <w:p w14:paraId="3008E1FD" w14:textId="77777777" w:rsidR="00A8121B" w:rsidRDefault="00463EBD">
            <w:pPr>
              <w:rPr>
                <w:rFonts w:eastAsia="Times New Roman"/>
              </w:rPr>
            </w:pPr>
            <w:r>
              <w:rPr>
                <w:rFonts w:eastAsia="Times New Roman"/>
              </w:rPr>
              <w:t> </w:t>
            </w:r>
          </w:p>
        </w:tc>
      </w:tr>
      <w:tr w:rsidR="00A8121B" w14:paraId="439AB28C" w14:textId="77777777">
        <w:tc>
          <w:tcPr>
            <w:tcW w:w="0" w:type="auto"/>
            <w:shd w:val="clear" w:color="auto" w:fill="CCEEFF"/>
            <w:tcMar>
              <w:top w:w="0" w:type="dxa"/>
              <w:left w:w="180" w:type="dxa"/>
              <w:bottom w:w="0" w:type="dxa"/>
              <w:right w:w="0" w:type="dxa"/>
            </w:tcMar>
            <w:vAlign w:val="bottom"/>
          </w:tcPr>
          <w:p w14:paraId="2903FE89" w14:textId="77777777" w:rsidR="00A8121B" w:rsidRDefault="00463EBD">
            <w:pPr>
              <w:ind w:hanging="180"/>
              <w:rPr>
                <w:rFonts w:eastAsia="Times New Roman"/>
                <w:b/>
                <w:bCs/>
              </w:rPr>
            </w:pPr>
            <w:r>
              <w:rPr>
                <w:rFonts w:eastAsia="Times New Roman"/>
                <w:b/>
                <w:bCs/>
              </w:rPr>
              <w:t>Non-current Assets</w:t>
            </w:r>
          </w:p>
        </w:tc>
        <w:tc>
          <w:tcPr>
            <w:tcW w:w="0" w:type="auto"/>
            <w:shd w:val="clear" w:color="auto" w:fill="CCEEFF"/>
            <w:vAlign w:val="bottom"/>
          </w:tcPr>
          <w:p w14:paraId="1948A3A4" w14:textId="77777777" w:rsidR="00A8121B" w:rsidRDefault="00463EBD">
            <w:pPr>
              <w:rPr>
                <w:rFonts w:eastAsia="Times New Roman"/>
              </w:rPr>
            </w:pPr>
            <w:r>
              <w:rPr>
                <w:rFonts w:eastAsia="Times New Roman"/>
              </w:rPr>
              <w:t> </w:t>
            </w:r>
          </w:p>
        </w:tc>
        <w:tc>
          <w:tcPr>
            <w:tcW w:w="0" w:type="auto"/>
            <w:shd w:val="clear" w:color="auto" w:fill="CCEEFF"/>
            <w:vAlign w:val="bottom"/>
          </w:tcPr>
          <w:p w14:paraId="12BA8433" w14:textId="77777777" w:rsidR="00A8121B" w:rsidRDefault="00463EBD">
            <w:pPr>
              <w:rPr>
                <w:rFonts w:eastAsia="Times New Roman"/>
              </w:rPr>
            </w:pPr>
            <w:r>
              <w:rPr>
                <w:rFonts w:eastAsia="Times New Roman"/>
              </w:rPr>
              <w:t> </w:t>
            </w:r>
          </w:p>
        </w:tc>
        <w:tc>
          <w:tcPr>
            <w:tcW w:w="0" w:type="auto"/>
            <w:shd w:val="clear" w:color="auto" w:fill="CCEEFF"/>
            <w:vAlign w:val="bottom"/>
          </w:tcPr>
          <w:p w14:paraId="186E6628"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5E51C6E6" w14:textId="77777777" w:rsidR="00A8121B" w:rsidRDefault="00463EBD">
            <w:pPr>
              <w:rPr>
                <w:rFonts w:eastAsia="Times New Roman"/>
              </w:rPr>
            </w:pPr>
            <w:r>
              <w:rPr>
                <w:rFonts w:eastAsia="Times New Roman"/>
              </w:rPr>
              <w:t> </w:t>
            </w:r>
          </w:p>
        </w:tc>
        <w:tc>
          <w:tcPr>
            <w:tcW w:w="0" w:type="auto"/>
            <w:shd w:val="clear" w:color="auto" w:fill="CCEEFF"/>
            <w:vAlign w:val="bottom"/>
          </w:tcPr>
          <w:p w14:paraId="02485281" w14:textId="77777777" w:rsidR="00A8121B" w:rsidRDefault="00463EBD">
            <w:pPr>
              <w:rPr>
                <w:rFonts w:eastAsia="Times New Roman"/>
              </w:rPr>
            </w:pPr>
            <w:r>
              <w:rPr>
                <w:rFonts w:eastAsia="Times New Roman"/>
              </w:rPr>
              <w:t> </w:t>
            </w:r>
          </w:p>
        </w:tc>
        <w:tc>
          <w:tcPr>
            <w:tcW w:w="0" w:type="auto"/>
            <w:shd w:val="clear" w:color="auto" w:fill="CCEEFF"/>
            <w:vAlign w:val="bottom"/>
          </w:tcPr>
          <w:p w14:paraId="2B91D663" w14:textId="77777777" w:rsidR="00A8121B" w:rsidRDefault="00463EBD">
            <w:pPr>
              <w:rPr>
                <w:rFonts w:eastAsia="Times New Roman"/>
              </w:rPr>
            </w:pPr>
            <w:r>
              <w:rPr>
                <w:rFonts w:eastAsia="Times New Roman"/>
              </w:rPr>
              <w:t> </w:t>
            </w:r>
          </w:p>
        </w:tc>
        <w:tc>
          <w:tcPr>
            <w:tcW w:w="0" w:type="auto"/>
            <w:shd w:val="clear" w:color="auto" w:fill="CCEEFF"/>
            <w:vAlign w:val="bottom"/>
          </w:tcPr>
          <w:p w14:paraId="14DA5E4D"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18605B49" w14:textId="77777777" w:rsidR="00A8121B" w:rsidRDefault="00463EBD">
            <w:pPr>
              <w:rPr>
                <w:rFonts w:eastAsia="Times New Roman"/>
              </w:rPr>
            </w:pPr>
            <w:r>
              <w:rPr>
                <w:rFonts w:eastAsia="Times New Roman"/>
              </w:rPr>
              <w:t> </w:t>
            </w:r>
          </w:p>
        </w:tc>
      </w:tr>
      <w:tr w:rsidR="00A8121B" w14:paraId="5C98EF4B" w14:textId="77777777">
        <w:tc>
          <w:tcPr>
            <w:tcW w:w="0" w:type="auto"/>
            <w:shd w:val="clear" w:color="auto" w:fill="FFFFFF"/>
            <w:tcMar>
              <w:top w:w="0" w:type="dxa"/>
              <w:left w:w="180" w:type="dxa"/>
              <w:bottom w:w="0" w:type="dxa"/>
              <w:right w:w="0" w:type="dxa"/>
            </w:tcMar>
            <w:vAlign w:val="bottom"/>
          </w:tcPr>
          <w:p w14:paraId="20C07316" w14:textId="77777777" w:rsidR="00A8121B" w:rsidRDefault="00463EBD">
            <w:pPr>
              <w:ind w:hanging="180"/>
              <w:rPr>
                <w:rFonts w:eastAsia="Times New Roman"/>
              </w:rPr>
            </w:pPr>
            <w:r>
              <w:rPr>
                <w:rFonts w:eastAsia="Times New Roman"/>
              </w:rPr>
              <w:t>Restricted cash, non-current</w:t>
            </w:r>
          </w:p>
        </w:tc>
        <w:tc>
          <w:tcPr>
            <w:tcW w:w="0" w:type="auto"/>
            <w:shd w:val="clear" w:color="auto" w:fill="FFFFFF"/>
            <w:vAlign w:val="bottom"/>
          </w:tcPr>
          <w:p w14:paraId="120BDEBF" w14:textId="77777777" w:rsidR="00A8121B" w:rsidRDefault="00463EBD">
            <w:pPr>
              <w:rPr>
                <w:rFonts w:eastAsia="Times New Roman"/>
              </w:rPr>
            </w:pPr>
            <w:r>
              <w:rPr>
                <w:rFonts w:eastAsia="Times New Roman"/>
              </w:rPr>
              <w:t> </w:t>
            </w:r>
          </w:p>
        </w:tc>
        <w:tc>
          <w:tcPr>
            <w:tcW w:w="0" w:type="auto"/>
            <w:shd w:val="clear" w:color="auto" w:fill="FFFFFF"/>
            <w:vAlign w:val="bottom"/>
          </w:tcPr>
          <w:p w14:paraId="6C6D115D" w14:textId="77777777" w:rsidR="00A8121B" w:rsidRDefault="00463EBD">
            <w:pPr>
              <w:rPr>
                <w:rFonts w:eastAsia="Times New Roman"/>
              </w:rPr>
            </w:pPr>
            <w:r>
              <w:rPr>
                <w:rFonts w:eastAsia="Times New Roman"/>
              </w:rPr>
              <w:t> </w:t>
            </w:r>
          </w:p>
        </w:tc>
        <w:tc>
          <w:tcPr>
            <w:tcW w:w="0" w:type="auto"/>
            <w:shd w:val="clear" w:color="auto" w:fill="FFFFFF"/>
            <w:vAlign w:val="bottom"/>
          </w:tcPr>
          <w:p w14:paraId="2F3FFDAB" w14:textId="77777777" w:rsidR="00A8121B" w:rsidRDefault="00463EBD">
            <w:pPr>
              <w:jc w:val="right"/>
              <w:rPr>
                <w:rFonts w:eastAsia="Times New Roman"/>
              </w:rPr>
            </w:pPr>
            <w:r>
              <w:rPr>
                <w:rFonts w:eastAsia="Times New Roman"/>
              </w:rPr>
              <w:t>13,375,915</w:t>
            </w:r>
          </w:p>
        </w:tc>
        <w:tc>
          <w:tcPr>
            <w:tcW w:w="0" w:type="auto"/>
            <w:shd w:val="clear" w:color="auto" w:fill="FFFFFF"/>
            <w:vAlign w:val="bottom"/>
          </w:tcPr>
          <w:p w14:paraId="44F35DB7" w14:textId="77777777" w:rsidR="00A8121B" w:rsidRDefault="00463EBD">
            <w:pPr>
              <w:rPr>
                <w:rFonts w:eastAsia="Times New Roman"/>
              </w:rPr>
            </w:pPr>
            <w:r>
              <w:rPr>
                <w:rFonts w:eastAsia="Times New Roman"/>
              </w:rPr>
              <w:t> </w:t>
            </w:r>
          </w:p>
        </w:tc>
        <w:tc>
          <w:tcPr>
            <w:tcW w:w="0" w:type="auto"/>
            <w:shd w:val="clear" w:color="auto" w:fill="FFFFFF"/>
            <w:vAlign w:val="bottom"/>
          </w:tcPr>
          <w:p w14:paraId="475F1217" w14:textId="77777777" w:rsidR="00A8121B" w:rsidRDefault="00463EBD">
            <w:pPr>
              <w:rPr>
                <w:rFonts w:eastAsia="Times New Roman"/>
              </w:rPr>
            </w:pPr>
            <w:r>
              <w:rPr>
                <w:rFonts w:eastAsia="Times New Roman"/>
              </w:rPr>
              <w:t> </w:t>
            </w:r>
          </w:p>
        </w:tc>
        <w:tc>
          <w:tcPr>
            <w:tcW w:w="0" w:type="auto"/>
            <w:shd w:val="clear" w:color="auto" w:fill="FFFFFF"/>
            <w:vAlign w:val="bottom"/>
          </w:tcPr>
          <w:p w14:paraId="2545E9AE" w14:textId="77777777" w:rsidR="00A8121B" w:rsidRDefault="00463EBD">
            <w:pPr>
              <w:rPr>
                <w:rFonts w:eastAsia="Times New Roman"/>
              </w:rPr>
            </w:pPr>
            <w:r>
              <w:rPr>
                <w:rFonts w:eastAsia="Times New Roman"/>
              </w:rPr>
              <w:t> </w:t>
            </w:r>
          </w:p>
        </w:tc>
        <w:tc>
          <w:tcPr>
            <w:tcW w:w="0" w:type="auto"/>
            <w:shd w:val="clear" w:color="auto" w:fill="FFFFFF"/>
            <w:vAlign w:val="bottom"/>
          </w:tcPr>
          <w:p w14:paraId="06226C37" w14:textId="77777777" w:rsidR="00A8121B" w:rsidRDefault="00463EBD">
            <w:pPr>
              <w:jc w:val="right"/>
              <w:rPr>
                <w:rFonts w:eastAsia="Times New Roman"/>
              </w:rPr>
            </w:pPr>
            <w:r>
              <w:rPr>
                <w:rFonts w:eastAsia="Times New Roman"/>
              </w:rPr>
              <w:t>6,511,407</w:t>
            </w:r>
          </w:p>
        </w:tc>
        <w:tc>
          <w:tcPr>
            <w:tcW w:w="0" w:type="auto"/>
            <w:shd w:val="clear" w:color="auto" w:fill="FFFFFF"/>
            <w:vAlign w:val="bottom"/>
          </w:tcPr>
          <w:p w14:paraId="719E2FB4" w14:textId="77777777" w:rsidR="00A8121B" w:rsidRDefault="00463EBD">
            <w:pPr>
              <w:rPr>
                <w:rFonts w:eastAsia="Times New Roman"/>
              </w:rPr>
            </w:pPr>
            <w:r>
              <w:rPr>
                <w:rFonts w:eastAsia="Times New Roman"/>
              </w:rPr>
              <w:t> </w:t>
            </w:r>
          </w:p>
        </w:tc>
      </w:tr>
      <w:tr w:rsidR="00A8121B" w14:paraId="75B1360E" w14:textId="77777777">
        <w:tc>
          <w:tcPr>
            <w:tcW w:w="0" w:type="auto"/>
            <w:shd w:val="clear" w:color="auto" w:fill="CCEEFF"/>
            <w:tcMar>
              <w:top w:w="0" w:type="dxa"/>
              <w:left w:w="180" w:type="dxa"/>
              <w:bottom w:w="0" w:type="dxa"/>
              <w:right w:w="0" w:type="dxa"/>
            </w:tcMar>
            <w:vAlign w:val="bottom"/>
          </w:tcPr>
          <w:p w14:paraId="72210774" w14:textId="77777777" w:rsidR="00A8121B" w:rsidRDefault="00463EBD">
            <w:pPr>
              <w:ind w:hanging="180"/>
              <w:rPr>
                <w:rFonts w:eastAsia="Times New Roman"/>
              </w:rPr>
            </w:pPr>
            <w:r>
              <w:rPr>
                <w:rFonts w:eastAsia="Times New Roman"/>
              </w:rPr>
              <w:t>Long-term prepaid expenses</w:t>
            </w:r>
          </w:p>
        </w:tc>
        <w:tc>
          <w:tcPr>
            <w:tcW w:w="0" w:type="auto"/>
            <w:shd w:val="clear" w:color="auto" w:fill="CCEEFF"/>
            <w:vAlign w:val="bottom"/>
          </w:tcPr>
          <w:p w14:paraId="7827ECF7" w14:textId="77777777" w:rsidR="00A8121B" w:rsidRDefault="00463EBD">
            <w:pPr>
              <w:rPr>
                <w:rFonts w:eastAsia="Times New Roman"/>
              </w:rPr>
            </w:pPr>
            <w:r>
              <w:rPr>
                <w:rFonts w:eastAsia="Times New Roman"/>
              </w:rPr>
              <w:t> </w:t>
            </w:r>
          </w:p>
        </w:tc>
        <w:tc>
          <w:tcPr>
            <w:tcW w:w="0" w:type="auto"/>
            <w:shd w:val="clear" w:color="auto" w:fill="CCEEFF"/>
            <w:vAlign w:val="bottom"/>
          </w:tcPr>
          <w:p w14:paraId="2EBABB70" w14:textId="77777777" w:rsidR="00A8121B" w:rsidRDefault="00463EBD">
            <w:pPr>
              <w:rPr>
                <w:rFonts w:eastAsia="Times New Roman"/>
              </w:rPr>
            </w:pPr>
            <w:r>
              <w:rPr>
                <w:rFonts w:eastAsia="Times New Roman"/>
              </w:rPr>
              <w:t> </w:t>
            </w:r>
          </w:p>
        </w:tc>
        <w:tc>
          <w:tcPr>
            <w:tcW w:w="0" w:type="auto"/>
            <w:shd w:val="clear" w:color="auto" w:fill="CCEEFF"/>
            <w:vAlign w:val="bottom"/>
          </w:tcPr>
          <w:p w14:paraId="4CB58D55" w14:textId="77777777" w:rsidR="00A8121B" w:rsidRDefault="00463EBD">
            <w:pPr>
              <w:jc w:val="right"/>
              <w:rPr>
                <w:rFonts w:eastAsia="Times New Roman"/>
              </w:rPr>
            </w:pPr>
            <w:r>
              <w:rPr>
                <w:rFonts w:eastAsia="Times New Roman"/>
              </w:rPr>
              <w:t>6,747,346</w:t>
            </w:r>
          </w:p>
        </w:tc>
        <w:tc>
          <w:tcPr>
            <w:tcW w:w="0" w:type="auto"/>
            <w:shd w:val="clear" w:color="auto" w:fill="CCEEFF"/>
            <w:vAlign w:val="bottom"/>
          </w:tcPr>
          <w:p w14:paraId="6BFBC0F4" w14:textId="77777777" w:rsidR="00A8121B" w:rsidRDefault="00463EBD">
            <w:pPr>
              <w:rPr>
                <w:rFonts w:eastAsia="Times New Roman"/>
              </w:rPr>
            </w:pPr>
            <w:r>
              <w:rPr>
                <w:rFonts w:eastAsia="Times New Roman"/>
              </w:rPr>
              <w:t> </w:t>
            </w:r>
          </w:p>
        </w:tc>
        <w:tc>
          <w:tcPr>
            <w:tcW w:w="0" w:type="auto"/>
            <w:shd w:val="clear" w:color="auto" w:fill="CCEEFF"/>
            <w:vAlign w:val="bottom"/>
          </w:tcPr>
          <w:p w14:paraId="342650FE" w14:textId="77777777" w:rsidR="00A8121B" w:rsidRDefault="00463EBD">
            <w:pPr>
              <w:rPr>
                <w:rFonts w:eastAsia="Times New Roman"/>
              </w:rPr>
            </w:pPr>
            <w:r>
              <w:rPr>
                <w:rFonts w:eastAsia="Times New Roman"/>
              </w:rPr>
              <w:t> </w:t>
            </w:r>
          </w:p>
        </w:tc>
        <w:tc>
          <w:tcPr>
            <w:tcW w:w="0" w:type="auto"/>
            <w:shd w:val="clear" w:color="auto" w:fill="CCEEFF"/>
            <w:vAlign w:val="bottom"/>
          </w:tcPr>
          <w:p w14:paraId="3CFDFFF5" w14:textId="77777777" w:rsidR="00A8121B" w:rsidRDefault="00463EBD">
            <w:pPr>
              <w:rPr>
                <w:rFonts w:eastAsia="Times New Roman"/>
              </w:rPr>
            </w:pPr>
            <w:r>
              <w:rPr>
                <w:rFonts w:eastAsia="Times New Roman"/>
              </w:rPr>
              <w:t> </w:t>
            </w:r>
          </w:p>
        </w:tc>
        <w:tc>
          <w:tcPr>
            <w:tcW w:w="0" w:type="auto"/>
            <w:shd w:val="clear" w:color="auto" w:fill="CCEEFF"/>
            <w:vAlign w:val="bottom"/>
          </w:tcPr>
          <w:p w14:paraId="7751321E" w14:textId="77777777" w:rsidR="00A8121B" w:rsidRDefault="00463EBD">
            <w:pPr>
              <w:jc w:val="right"/>
              <w:rPr>
                <w:rFonts w:eastAsia="Times New Roman"/>
              </w:rPr>
            </w:pPr>
            <w:r>
              <w:rPr>
                <w:rFonts w:eastAsia="Times New Roman"/>
              </w:rPr>
              <w:t>6,834,162</w:t>
            </w:r>
          </w:p>
        </w:tc>
        <w:tc>
          <w:tcPr>
            <w:tcW w:w="0" w:type="auto"/>
            <w:shd w:val="clear" w:color="auto" w:fill="CCEEFF"/>
            <w:vAlign w:val="bottom"/>
          </w:tcPr>
          <w:p w14:paraId="00FC9A1F" w14:textId="77777777" w:rsidR="00A8121B" w:rsidRDefault="00463EBD">
            <w:pPr>
              <w:rPr>
                <w:rFonts w:eastAsia="Times New Roman"/>
              </w:rPr>
            </w:pPr>
            <w:r>
              <w:rPr>
                <w:rFonts w:eastAsia="Times New Roman"/>
              </w:rPr>
              <w:t> </w:t>
            </w:r>
          </w:p>
        </w:tc>
      </w:tr>
      <w:tr w:rsidR="00A8121B" w14:paraId="289A542E" w14:textId="77777777">
        <w:tc>
          <w:tcPr>
            <w:tcW w:w="0" w:type="auto"/>
            <w:shd w:val="clear" w:color="auto" w:fill="FFFFFF"/>
            <w:tcMar>
              <w:top w:w="0" w:type="dxa"/>
              <w:left w:w="180" w:type="dxa"/>
              <w:bottom w:w="0" w:type="dxa"/>
              <w:right w:w="0" w:type="dxa"/>
            </w:tcMar>
            <w:vAlign w:val="bottom"/>
          </w:tcPr>
          <w:p w14:paraId="2A73AA07" w14:textId="77777777" w:rsidR="00A8121B" w:rsidRPr="004E34D7" w:rsidRDefault="00463EBD">
            <w:pPr>
              <w:ind w:hanging="180"/>
              <w:rPr>
                <w:rFonts w:eastAsia="Times New Roman"/>
                <w:lang w:val="en-HK"/>
              </w:rPr>
            </w:pPr>
            <w:r>
              <w:rPr>
                <w:rFonts w:eastAsia="Times New Roman"/>
                <w:lang w:val="en-HK"/>
              </w:rPr>
              <w:t>Deposits for property and equipment</w:t>
            </w:r>
          </w:p>
        </w:tc>
        <w:tc>
          <w:tcPr>
            <w:tcW w:w="0" w:type="auto"/>
            <w:shd w:val="clear" w:color="auto" w:fill="FFFFFF"/>
            <w:vAlign w:val="bottom"/>
          </w:tcPr>
          <w:p w14:paraId="324EA5FC" w14:textId="77777777" w:rsidR="00A8121B" w:rsidRPr="004E34D7" w:rsidRDefault="00463EBD">
            <w:pPr>
              <w:rPr>
                <w:rFonts w:eastAsia="Times New Roman"/>
                <w:lang w:val="en-HK"/>
              </w:rPr>
            </w:pPr>
            <w:r>
              <w:rPr>
                <w:rFonts w:eastAsia="Times New Roman"/>
                <w:lang w:val="en-HK"/>
              </w:rPr>
              <w:t> </w:t>
            </w:r>
          </w:p>
        </w:tc>
        <w:tc>
          <w:tcPr>
            <w:tcW w:w="0" w:type="auto"/>
            <w:shd w:val="clear" w:color="auto" w:fill="FFFFFF"/>
            <w:vAlign w:val="bottom"/>
          </w:tcPr>
          <w:p w14:paraId="0E428D6A" w14:textId="77777777" w:rsidR="00A8121B" w:rsidRPr="004E34D7" w:rsidRDefault="00463EBD">
            <w:pPr>
              <w:rPr>
                <w:rFonts w:eastAsia="Times New Roman"/>
                <w:lang w:val="en-HK"/>
              </w:rPr>
            </w:pPr>
            <w:r>
              <w:rPr>
                <w:rFonts w:eastAsia="Times New Roman"/>
                <w:lang w:val="en-HK"/>
              </w:rPr>
              <w:t> </w:t>
            </w:r>
          </w:p>
        </w:tc>
        <w:tc>
          <w:tcPr>
            <w:tcW w:w="0" w:type="auto"/>
            <w:shd w:val="clear" w:color="auto" w:fill="FFFFFF"/>
            <w:vAlign w:val="bottom"/>
          </w:tcPr>
          <w:p w14:paraId="2A37DF52" w14:textId="77777777" w:rsidR="00A8121B" w:rsidRDefault="00463EBD">
            <w:pPr>
              <w:jc w:val="right"/>
              <w:rPr>
                <w:rFonts w:eastAsia="Times New Roman"/>
              </w:rPr>
            </w:pPr>
            <w:r>
              <w:rPr>
                <w:rFonts w:eastAsia="Times New Roman"/>
              </w:rPr>
              <w:t>3,826,052</w:t>
            </w:r>
          </w:p>
        </w:tc>
        <w:tc>
          <w:tcPr>
            <w:tcW w:w="0" w:type="auto"/>
            <w:shd w:val="clear" w:color="auto" w:fill="FFFFFF"/>
            <w:vAlign w:val="bottom"/>
          </w:tcPr>
          <w:p w14:paraId="3C7F0F07" w14:textId="77777777" w:rsidR="00A8121B" w:rsidRDefault="00463EBD">
            <w:pPr>
              <w:rPr>
                <w:rFonts w:eastAsia="Times New Roman"/>
              </w:rPr>
            </w:pPr>
            <w:r>
              <w:rPr>
                <w:rFonts w:eastAsia="Times New Roman"/>
              </w:rPr>
              <w:t> </w:t>
            </w:r>
          </w:p>
        </w:tc>
        <w:tc>
          <w:tcPr>
            <w:tcW w:w="0" w:type="auto"/>
            <w:shd w:val="clear" w:color="auto" w:fill="FFFFFF"/>
            <w:vAlign w:val="bottom"/>
          </w:tcPr>
          <w:p w14:paraId="717048E5" w14:textId="77777777" w:rsidR="00A8121B" w:rsidRDefault="00463EBD">
            <w:pPr>
              <w:rPr>
                <w:rFonts w:eastAsia="Times New Roman"/>
              </w:rPr>
            </w:pPr>
            <w:r>
              <w:rPr>
                <w:rFonts w:eastAsia="Times New Roman"/>
              </w:rPr>
              <w:t> </w:t>
            </w:r>
          </w:p>
        </w:tc>
        <w:tc>
          <w:tcPr>
            <w:tcW w:w="0" w:type="auto"/>
            <w:shd w:val="clear" w:color="auto" w:fill="FFFFFF"/>
            <w:vAlign w:val="bottom"/>
          </w:tcPr>
          <w:p w14:paraId="7BA972B9" w14:textId="77777777" w:rsidR="00A8121B" w:rsidRDefault="00463EBD">
            <w:pPr>
              <w:rPr>
                <w:rFonts w:eastAsia="Times New Roman"/>
              </w:rPr>
            </w:pPr>
            <w:r>
              <w:rPr>
                <w:rFonts w:eastAsia="Times New Roman"/>
              </w:rPr>
              <w:t> </w:t>
            </w:r>
          </w:p>
        </w:tc>
        <w:tc>
          <w:tcPr>
            <w:tcW w:w="0" w:type="auto"/>
            <w:shd w:val="clear" w:color="auto" w:fill="FFFFFF"/>
            <w:vAlign w:val="bottom"/>
          </w:tcPr>
          <w:p w14:paraId="2EA31506" w14:textId="77777777" w:rsidR="00A8121B" w:rsidRDefault="00463EBD">
            <w:pPr>
              <w:jc w:val="right"/>
              <w:rPr>
                <w:rFonts w:eastAsia="Times New Roman"/>
              </w:rPr>
            </w:pPr>
            <w:r>
              <w:rPr>
                <w:rFonts w:eastAsia="Times New Roman"/>
              </w:rPr>
              <w:t>776,627</w:t>
            </w:r>
          </w:p>
        </w:tc>
        <w:tc>
          <w:tcPr>
            <w:tcW w:w="0" w:type="auto"/>
            <w:shd w:val="clear" w:color="auto" w:fill="FFFFFF"/>
            <w:vAlign w:val="bottom"/>
          </w:tcPr>
          <w:p w14:paraId="416A5DB9" w14:textId="77777777" w:rsidR="00A8121B" w:rsidRDefault="00463EBD">
            <w:pPr>
              <w:rPr>
                <w:rFonts w:eastAsia="Times New Roman"/>
              </w:rPr>
            </w:pPr>
            <w:r>
              <w:rPr>
                <w:rFonts w:eastAsia="Times New Roman"/>
              </w:rPr>
              <w:t> </w:t>
            </w:r>
          </w:p>
        </w:tc>
      </w:tr>
      <w:tr w:rsidR="00A8121B" w14:paraId="1EAC37E1" w14:textId="77777777">
        <w:tc>
          <w:tcPr>
            <w:tcW w:w="0" w:type="auto"/>
            <w:shd w:val="clear" w:color="auto" w:fill="CCEEFF"/>
            <w:tcMar>
              <w:top w:w="0" w:type="dxa"/>
              <w:left w:w="180" w:type="dxa"/>
              <w:bottom w:w="0" w:type="dxa"/>
              <w:right w:w="0" w:type="dxa"/>
            </w:tcMar>
            <w:vAlign w:val="bottom"/>
          </w:tcPr>
          <w:p w14:paraId="439C379C" w14:textId="77777777" w:rsidR="00A8121B" w:rsidRDefault="00463EBD">
            <w:pPr>
              <w:ind w:hanging="180"/>
              <w:rPr>
                <w:rFonts w:eastAsia="Times New Roman"/>
              </w:rPr>
            </w:pPr>
            <w:r>
              <w:rPr>
                <w:rFonts w:eastAsia="Times New Roman"/>
              </w:rPr>
              <w:t>Property and equipment, net</w:t>
            </w:r>
          </w:p>
        </w:tc>
        <w:tc>
          <w:tcPr>
            <w:tcW w:w="0" w:type="auto"/>
            <w:shd w:val="clear" w:color="auto" w:fill="CCEEFF"/>
            <w:vAlign w:val="bottom"/>
          </w:tcPr>
          <w:p w14:paraId="5B0E3FC6" w14:textId="77777777" w:rsidR="00A8121B" w:rsidRDefault="00463EBD">
            <w:pPr>
              <w:rPr>
                <w:rFonts w:eastAsia="Times New Roman"/>
              </w:rPr>
            </w:pPr>
            <w:r>
              <w:rPr>
                <w:rFonts w:eastAsia="Times New Roman"/>
              </w:rPr>
              <w:t> </w:t>
            </w:r>
          </w:p>
        </w:tc>
        <w:tc>
          <w:tcPr>
            <w:tcW w:w="0" w:type="auto"/>
            <w:shd w:val="clear" w:color="auto" w:fill="CCEEFF"/>
            <w:vAlign w:val="bottom"/>
          </w:tcPr>
          <w:p w14:paraId="4CB1828B" w14:textId="77777777" w:rsidR="00A8121B" w:rsidRDefault="00463EBD">
            <w:pPr>
              <w:rPr>
                <w:rFonts w:eastAsia="Times New Roman"/>
              </w:rPr>
            </w:pPr>
            <w:r>
              <w:rPr>
                <w:rFonts w:eastAsia="Times New Roman"/>
              </w:rPr>
              <w:t> </w:t>
            </w:r>
          </w:p>
        </w:tc>
        <w:tc>
          <w:tcPr>
            <w:tcW w:w="0" w:type="auto"/>
            <w:shd w:val="clear" w:color="auto" w:fill="CCEEFF"/>
            <w:vAlign w:val="bottom"/>
          </w:tcPr>
          <w:p w14:paraId="50E9F2C0" w14:textId="77777777" w:rsidR="00A8121B" w:rsidRDefault="00463EBD">
            <w:pPr>
              <w:jc w:val="right"/>
              <w:rPr>
                <w:rFonts w:eastAsia="Times New Roman"/>
              </w:rPr>
            </w:pPr>
            <w:r>
              <w:rPr>
                <w:rFonts w:eastAsia="Times New Roman"/>
              </w:rPr>
              <w:t>206,577,123</w:t>
            </w:r>
          </w:p>
        </w:tc>
        <w:tc>
          <w:tcPr>
            <w:tcW w:w="0" w:type="auto"/>
            <w:shd w:val="clear" w:color="auto" w:fill="CCEEFF"/>
            <w:vAlign w:val="bottom"/>
          </w:tcPr>
          <w:p w14:paraId="3A128AF0" w14:textId="77777777" w:rsidR="00A8121B" w:rsidRDefault="00463EBD">
            <w:pPr>
              <w:rPr>
                <w:rFonts w:eastAsia="Times New Roman"/>
              </w:rPr>
            </w:pPr>
            <w:r>
              <w:rPr>
                <w:rFonts w:eastAsia="Times New Roman"/>
              </w:rPr>
              <w:t> </w:t>
            </w:r>
          </w:p>
        </w:tc>
        <w:tc>
          <w:tcPr>
            <w:tcW w:w="0" w:type="auto"/>
            <w:shd w:val="clear" w:color="auto" w:fill="CCEEFF"/>
            <w:vAlign w:val="bottom"/>
          </w:tcPr>
          <w:p w14:paraId="7468F532" w14:textId="77777777" w:rsidR="00A8121B" w:rsidRDefault="00463EBD">
            <w:pPr>
              <w:rPr>
                <w:rFonts w:eastAsia="Times New Roman"/>
              </w:rPr>
            </w:pPr>
            <w:r>
              <w:rPr>
                <w:rFonts w:eastAsia="Times New Roman"/>
              </w:rPr>
              <w:t> </w:t>
            </w:r>
          </w:p>
        </w:tc>
        <w:tc>
          <w:tcPr>
            <w:tcW w:w="0" w:type="auto"/>
            <w:shd w:val="clear" w:color="auto" w:fill="CCEEFF"/>
            <w:vAlign w:val="bottom"/>
          </w:tcPr>
          <w:p w14:paraId="79938176" w14:textId="77777777" w:rsidR="00A8121B" w:rsidRDefault="00463EBD">
            <w:pPr>
              <w:rPr>
                <w:rFonts w:eastAsia="Times New Roman"/>
              </w:rPr>
            </w:pPr>
            <w:r>
              <w:rPr>
                <w:rFonts w:eastAsia="Times New Roman"/>
              </w:rPr>
              <w:t> </w:t>
            </w:r>
          </w:p>
        </w:tc>
        <w:tc>
          <w:tcPr>
            <w:tcW w:w="0" w:type="auto"/>
            <w:shd w:val="clear" w:color="auto" w:fill="CCEEFF"/>
            <w:vAlign w:val="bottom"/>
          </w:tcPr>
          <w:p w14:paraId="2ADA8747" w14:textId="77777777" w:rsidR="00A8121B" w:rsidRDefault="00463EBD">
            <w:pPr>
              <w:jc w:val="right"/>
              <w:rPr>
                <w:rFonts w:eastAsia="Times New Roman"/>
              </w:rPr>
            </w:pPr>
            <w:r>
              <w:rPr>
                <w:rFonts w:eastAsia="Times New Roman"/>
              </w:rPr>
              <w:t>220,648,149</w:t>
            </w:r>
          </w:p>
        </w:tc>
        <w:tc>
          <w:tcPr>
            <w:tcW w:w="0" w:type="auto"/>
            <w:shd w:val="clear" w:color="auto" w:fill="CCEEFF"/>
            <w:vAlign w:val="bottom"/>
          </w:tcPr>
          <w:p w14:paraId="1C846891" w14:textId="77777777" w:rsidR="00A8121B" w:rsidRDefault="00463EBD">
            <w:pPr>
              <w:rPr>
                <w:rFonts w:eastAsia="Times New Roman"/>
              </w:rPr>
            </w:pPr>
            <w:r>
              <w:rPr>
                <w:rFonts w:eastAsia="Times New Roman"/>
              </w:rPr>
              <w:t> </w:t>
            </w:r>
          </w:p>
        </w:tc>
      </w:tr>
      <w:tr w:rsidR="00A8121B" w14:paraId="767184F9" w14:textId="77777777">
        <w:tc>
          <w:tcPr>
            <w:tcW w:w="0" w:type="auto"/>
            <w:shd w:val="clear" w:color="auto" w:fill="FFFFFF"/>
            <w:tcMar>
              <w:top w:w="0" w:type="dxa"/>
              <w:left w:w="180" w:type="dxa"/>
              <w:bottom w:w="0" w:type="dxa"/>
              <w:right w:w="0" w:type="dxa"/>
            </w:tcMar>
            <w:vAlign w:val="bottom"/>
          </w:tcPr>
          <w:p w14:paraId="4FE864DD" w14:textId="77777777" w:rsidR="00A8121B" w:rsidRDefault="00463EBD">
            <w:pPr>
              <w:ind w:hanging="180"/>
              <w:rPr>
                <w:rFonts w:eastAsia="Times New Roman"/>
              </w:rPr>
            </w:pPr>
            <w:r>
              <w:rPr>
                <w:rFonts w:eastAsia="Times New Roman"/>
              </w:rPr>
              <w:t>Right of use assets</w:t>
            </w:r>
          </w:p>
        </w:tc>
        <w:tc>
          <w:tcPr>
            <w:tcW w:w="0" w:type="auto"/>
            <w:shd w:val="clear" w:color="auto" w:fill="FFFFFF"/>
            <w:vAlign w:val="bottom"/>
          </w:tcPr>
          <w:p w14:paraId="21725FFB" w14:textId="77777777" w:rsidR="00A8121B" w:rsidRDefault="00463EBD">
            <w:pPr>
              <w:rPr>
                <w:rFonts w:eastAsia="Times New Roman"/>
              </w:rPr>
            </w:pPr>
            <w:r>
              <w:rPr>
                <w:rFonts w:eastAsia="Times New Roman"/>
              </w:rPr>
              <w:t> </w:t>
            </w:r>
          </w:p>
        </w:tc>
        <w:tc>
          <w:tcPr>
            <w:tcW w:w="0" w:type="auto"/>
            <w:shd w:val="clear" w:color="auto" w:fill="FFFFFF"/>
            <w:vAlign w:val="bottom"/>
          </w:tcPr>
          <w:p w14:paraId="3BD8F707" w14:textId="77777777" w:rsidR="00A8121B" w:rsidRDefault="00463EBD">
            <w:pPr>
              <w:rPr>
                <w:rFonts w:eastAsia="Times New Roman"/>
              </w:rPr>
            </w:pPr>
            <w:r>
              <w:rPr>
                <w:rFonts w:eastAsia="Times New Roman"/>
              </w:rPr>
              <w:t> </w:t>
            </w:r>
          </w:p>
        </w:tc>
        <w:tc>
          <w:tcPr>
            <w:tcW w:w="0" w:type="auto"/>
            <w:shd w:val="clear" w:color="auto" w:fill="FFFFFF"/>
            <w:vAlign w:val="bottom"/>
          </w:tcPr>
          <w:p w14:paraId="0D898F07" w14:textId="77777777" w:rsidR="00A8121B" w:rsidRDefault="00463EBD">
            <w:pPr>
              <w:jc w:val="right"/>
              <w:rPr>
                <w:rFonts w:eastAsia="Times New Roman"/>
              </w:rPr>
            </w:pPr>
            <w:r>
              <w:rPr>
                <w:rFonts w:eastAsia="Times New Roman"/>
              </w:rPr>
              <w:t>33,966,220</w:t>
            </w:r>
          </w:p>
        </w:tc>
        <w:tc>
          <w:tcPr>
            <w:tcW w:w="0" w:type="auto"/>
            <w:shd w:val="clear" w:color="auto" w:fill="FFFFFF"/>
            <w:vAlign w:val="bottom"/>
          </w:tcPr>
          <w:p w14:paraId="7140BDF5" w14:textId="77777777" w:rsidR="00A8121B" w:rsidRDefault="00463EBD">
            <w:pPr>
              <w:rPr>
                <w:rFonts w:eastAsia="Times New Roman"/>
              </w:rPr>
            </w:pPr>
            <w:r>
              <w:rPr>
                <w:rFonts w:eastAsia="Times New Roman"/>
              </w:rPr>
              <w:t> </w:t>
            </w:r>
          </w:p>
        </w:tc>
        <w:tc>
          <w:tcPr>
            <w:tcW w:w="0" w:type="auto"/>
            <w:shd w:val="clear" w:color="auto" w:fill="FFFFFF"/>
            <w:vAlign w:val="bottom"/>
          </w:tcPr>
          <w:p w14:paraId="5BC4459B" w14:textId="77777777" w:rsidR="00A8121B" w:rsidRDefault="00463EBD">
            <w:pPr>
              <w:rPr>
                <w:rFonts w:eastAsia="Times New Roman"/>
              </w:rPr>
            </w:pPr>
            <w:r>
              <w:rPr>
                <w:rFonts w:eastAsia="Times New Roman"/>
              </w:rPr>
              <w:t> </w:t>
            </w:r>
          </w:p>
        </w:tc>
        <w:tc>
          <w:tcPr>
            <w:tcW w:w="0" w:type="auto"/>
            <w:shd w:val="clear" w:color="auto" w:fill="FFFFFF"/>
            <w:vAlign w:val="bottom"/>
          </w:tcPr>
          <w:p w14:paraId="13AF30D7" w14:textId="77777777" w:rsidR="00A8121B" w:rsidRDefault="00463EBD">
            <w:pPr>
              <w:rPr>
                <w:rFonts w:eastAsia="Times New Roman"/>
              </w:rPr>
            </w:pPr>
            <w:r>
              <w:rPr>
                <w:rFonts w:eastAsia="Times New Roman"/>
              </w:rPr>
              <w:t> </w:t>
            </w:r>
          </w:p>
        </w:tc>
        <w:tc>
          <w:tcPr>
            <w:tcW w:w="0" w:type="auto"/>
            <w:shd w:val="clear" w:color="auto" w:fill="FFFFFF"/>
            <w:vAlign w:val="bottom"/>
          </w:tcPr>
          <w:p w14:paraId="42F1604D" w14:textId="77777777" w:rsidR="00A8121B" w:rsidRDefault="00463EBD">
            <w:pPr>
              <w:jc w:val="right"/>
              <w:rPr>
                <w:rFonts w:eastAsia="Times New Roman"/>
              </w:rPr>
            </w:pPr>
            <w:r>
              <w:rPr>
                <w:rFonts w:eastAsia="Times New Roman"/>
              </w:rPr>
              <w:t>34,354,338</w:t>
            </w:r>
          </w:p>
        </w:tc>
        <w:tc>
          <w:tcPr>
            <w:tcW w:w="0" w:type="auto"/>
            <w:shd w:val="clear" w:color="auto" w:fill="FFFFFF"/>
            <w:vAlign w:val="bottom"/>
          </w:tcPr>
          <w:p w14:paraId="41084CA7" w14:textId="77777777" w:rsidR="00A8121B" w:rsidRDefault="00463EBD">
            <w:pPr>
              <w:rPr>
                <w:rFonts w:eastAsia="Times New Roman"/>
              </w:rPr>
            </w:pPr>
            <w:r>
              <w:rPr>
                <w:rFonts w:eastAsia="Times New Roman"/>
              </w:rPr>
              <w:t> </w:t>
            </w:r>
          </w:p>
        </w:tc>
      </w:tr>
      <w:tr w:rsidR="00A8121B" w14:paraId="47722462" w14:textId="77777777">
        <w:tc>
          <w:tcPr>
            <w:tcW w:w="0" w:type="auto"/>
            <w:shd w:val="clear" w:color="auto" w:fill="CCEEFF"/>
            <w:tcMar>
              <w:top w:w="0" w:type="dxa"/>
              <w:left w:w="180" w:type="dxa"/>
              <w:bottom w:w="0" w:type="dxa"/>
              <w:right w:w="0" w:type="dxa"/>
            </w:tcMar>
            <w:vAlign w:val="bottom"/>
          </w:tcPr>
          <w:p w14:paraId="7C072A48" w14:textId="77777777" w:rsidR="00A8121B" w:rsidRDefault="00463EBD">
            <w:pPr>
              <w:ind w:hanging="180"/>
              <w:rPr>
                <w:rFonts w:eastAsia="Times New Roman"/>
              </w:rPr>
            </w:pPr>
            <w:r>
              <w:rPr>
                <w:rFonts w:eastAsia="Times New Roman"/>
              </w:rPr>
              <w:t>Deferred tax assets</w:t>
            </w:r>
          </w:p>
        </w:tc>
        <w:tc>
          <w:tcPr>
            <w:tcW w:w="0" w:type="auto"/>
            <w:shd w:val="clear" w:color="auto" w:fill="CCEEFF"/>
            <w:vAlign w:val="bottom"/>
          </w:tcPr>
          <w:p w14:paraId="39EE06AA" w14:textId="77777777" w:rsidR="00A8121B" w:rsidRDefault="00463EBD">
            <w:pPr>
              <w:rPr>
                <w:rFonts w:eastAsia="Times New Roman"/>
              </w:rPr>
            </w:pPr>
            <w:r>
              <w:rPr>
                <w:rFonts w:eastAsia="Times New Roman"/>
              </w:rPr>
              <w:t> </w:t>
            </w:r>
          </w:p>
        </w:tc>
        <w:tc>
          <w:tcPr>
            <w:tcW w:w="0" w:type="auto"/>
            <w:shd w:val="clear" w:color="auto" w:fill="CCEEFF"/>
            <w:vAlign w:val="bottom"/>
          </w:tcPr>
          <w:p w14:paraId="7B8280FE" w14:textId="77777777" w:rsidR="00A8121B" w:rsidRDefault="00463EBD">
            <w:pPr>
              <w:rPr>
                <w:rFonts w:eastAsia="Times New Roman"/>
              </w:rPr>
            </w:pPr>
            <w:r>
              <w:rPr>
                <w:rFonts w:eastAsia="Times New Roman"/>
              </w:rPr>
              <w:t> </w:t>
            </w:r>
          </w:p>
        </w:tc>
        <w:tc>
          <w:tcPr>
            <w:tcW w:w="0" w:type="auto"/>
            <w:shd w:val="clear" w:color="auto" w:fill="CCEEFF"/>
            <w:vAlign w:val="bottom"/>
          </w:tcPr>
          <w:p w14:paraId="589B9D4A" w14:textId="77777777" w:rsidR="00A8121B" w:rsidRDefault="00463EBD">
            <w:pPr>
              <w:jc w:val="right"/>
              <w:rPr>
                <w:rFonts w:eastAsia="Times New Roman"/>
              </w:rPr>
            </w:pPr>
            <w:r>
              <w:rPr>
                <w:rFonts w:eastAsia="Times New Roman"/>
              </w:rPr>
              <w:t>36,044</w:t>
            </w:r>
          </w:p>
        </w:tc>
        <w:tc>
          <w:tcPr>
            <w:tcW w:w="0" w:type="auto"/>
            <w:shd w:val="clear" w:color="auto" w:fill="CCEEFF"/>
            <w:vAlign w:val="bottom"/>
          </w:tcPr>
          <w:p w14:paraId="64EDF406" w14:textId="77777777" w:rsidR="00A8121B" w:rsidRDefault="00463EBD">
            <w:pPr>
              <w:rPr>
                <w:rFonts w:eastAsia="Times New Roman"/>
              </w:rPr>
            </w:pPr>
            <w:r>
              <w:rPr>
                <w:rFonts w:eastAsia="Times New Roman"/>
              </w:rPr>
              <w:t> </w:t>
            </w:r>
          </w:p>
        </w:tc>
        <w:tc>
          <w:tcPr>
            <w:tcW w:w="0" w:type="auto"/>
            <w:shd w:val="clear" w:color="auto" w:fill="CCEEFF"/>
            <w:vAlign w:val="bottom"/>
          </w:tcPr>
          <w:p w14:paraId="17B789B6" w14:textId="77777777" w:rsidR="00A8121B" w:rsidRDefault="00463EBD">
            <w:pPr>
              <w:rPr>
                <w:rFonts w:eastAsia="Times New Roman"/>
              </w:rPr>
            </w:pPr>
            <w:r>
              <w:rPr>
                <w:rFonts w:eastAsia="Times New Roman"/>
              </w:rPr>
              <w:t> </w:t>
            </w:r>
          </w:p>
        </w:tc>
        <w:tc>
          <w:tcPr>
            <w:tcW w:w="0" w:type="auto"/>
            <w:shd w:val="clear" w:color="auto" w:fill="CCEEFF"/>
            <w:vAlign w:val="bottom"/>
          </w:tcPr>
          <w:p w14:paraId="772AC46F" w14:textId="77777777" w:rsidR="00A8121B" w:rsidRDefault="00463EBD">
            <w:pPr>
              <w:rPr>
                <w:rFonts w:eastAsia="Times New Roman"/>
              </w:rPr>
            </w:pPr>
            <w:r>
              <w:rPr>
                <w:rFonts w:eastAsia="Times New Roman"/>
              </w:rPr>
              <w:t> </w:t>
            </w:r>
          </w:p>
        </w:tc>
        <w:tc>
          <w:tcPr>
            <w:tcW w:w="0" w:type="auto"/>
            <w:shd w:val="clear" w:color="auto" w:fill="CCEEFF"/>
            <w:vAlign w:val="bottom"/>
          </w:tcPr>
          <w:p w14:paraId="3EBED4CE" w14:textId="77777777" w:rsidR="00A8121B" w:rsidRDefault="00463EBD">
            <w:pPr>
              <w:jc w:val="right"/>
              <w:rPr>
                <w:rFonts w:eastAsia="Times New Roman"/>
              </w:rPr>
            </w:pPr>
            <w:r>
              <w:rPr>
                <w:rFonts w:eastAsia="Times New Roman"/>
              </w:rPr>
              <w:t>178,107</w:t>
            </w:r>
          </w:p>
        </w:tc>
        <w:tc>
          <w:tcPr>
            <w:tcW w:w="0" w:type="auto"/>
            <w:shd w:val="clear" w:color="auto" w:fill="CCEEFF"/>
            <w:vAlign w:val="bottom"/>
          </w:tcPr>
          <w:p w14:paraId="39F6ADB1" w14:textId="77777777" w:rsidR="00A8121B" w:rsidRDefault="00463EBD">
            <w:pPr>
              <w:rPr>
                <w:rFonts w:eastAsia="Times New Roman"/>
              </w:rPr>
            </w:pPr>
            <w:r>
              <w:rPr>
                <w:rFonts w:eastAsia="Times New Roman"/>
              </w:rPr>
              <w:t> </w:t>
            </w:r>
          </w:p>
        </w:tc>
      </w:tr>
      <w:tr w:rsidR="00A8121B" w14:paraId="64F16F88" w14:textId="77777777">
        <w:tc>
          <w:tcPr>
            <w:tcW w:w="0" w:type="auto"/>
            <w:shd w:val="clear" w:color="auto" w:fill="FFFFFF"/>
            <w:tcMar>
              <w:top w:w="0" w:type="dxa"/>
              <w:left w:w="180" w:type="dxa"/>
              <w:bottom w:w="30" w:type="dxa"/>
              <w:right w:w="0" w:type="dxa"/>
            </w:tcMar>
            <w:vAlign w:val="bottom"/>
          </w:tcPr>
          <w:p w14:paraId="00EAAF94" w14:textId="77777777" w:rsidR="00A8121B" w:rsidRDefault="00463EBD">
            <w:pPr>
              <w:ind w:hanging="180"/>
              <w:rPr>
                <w:rFonts w:eastAsia="Times New Roman"/>
              </w:rPr>
            </w:pPr>
            <w:r>
              <w:rPr>
                <w:rFonts w:eastAsia="Times New Roman"/>
              </w:rPr>
              <w:t>Other non-current assets</w:t>
            </w:r>
          </w:p>
        </w:tc>
        <w:tc>
          <w:tcPr>
            <w:tcW w:w="0" w:type="auto"/>
            <w:shd w:val="clear" w:color="auto" w:fill="FFFFFF"/>
            <w:tcMar>
              <w:top w:w="0" w:type="dxa"/>
              <w:left w:w="0" w:type="dxa"/>
              <w:bottom w:w="30" w:type="dxa"/>
              <w:right w:w="0" w:type="dxa"/>
            </w:tcMar>
            <w:vAlign w:val="bottom"/>
          </w:tcPr>
          <w:p w14:paraId="465E6A6D"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FFFFFF"/>
            <w:vAlign w:val="bottom"/>
          </w:tcPr>
          <w:p w14:paraId="2F25B124"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FFFFFF"/>
            <w:vAlign w:val="bottom"/>
          </w:tcPr>
          <w:p w14:paraId="54097357" w14:textId="77777777" w:rsidR="00A8121B" w:rsidRDefault="00463EBD">
            <w:pPr>
              <w:jc w:val="right"/>
              <w:rPr>
                <w:rFonts w:eastAsia="Times New Roman"/>
              </w:rPr>
            </w:pPr>
            <w:r>
              <w:rPr>
                <w:rFonts w:eastAsia="Times New Roman"/>
              </w:rPr>
              <w:t>820,781</w:t>
            </w:r>
          </w:p>
        </w:tc>
        <w:tc>
          <w:tcPr>
            <w:tcW w:w="0" w:type="auto"/>
            <w:shd w:val="clear" w:color="auto" w:fill="FFFFFF"/>
            <w:tcMar>
              <w:top w:w="0" w:type="dxa"/>
              <w:left w:w="0" w:type="dxa"/>
              <w:bottom w:w="30" w:type="dxa"/>
              <w:right w:w="0" w:type="dxa"/>
            </w:tcMar>
            <w:vAlign w:val="bottom"/>
          </w:tcPr>
          <w:p w14:paraId="099AB277" w14:textId="77777777" w:rsidR="00A8121B" w:rsidRDefault="00463EBD">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0EBD3B40"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FFFFFF"/>
            <w:vAlign w:val="bottom"/>
          </w:tcPr>
          <w:p w14:paraId="0C96CCB0"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FFFFFF"/>
            <w:vAlign w:val="bottom"/>
          </w:tcPr>
          <w:p w14:paraId="10372587" w14:textId="77777777" w:rsidR="00A8121B" w:rsidRDefault="00463EBD">
            <w:pPr>
              <w:jc w:val="right"/>
              <w:rPr>
                <w:rFonts w:eastAsia="Times New Roman"/>
              </w:rPr>
            </w:pPr>
            <w:r>
              <w:rPr>
                <w:rFonts w:eastAsia="Times New Roman"/>
              </w:rPr>
              <w:t>285,954</w:t>
            </w:r>
          </w:p>
        </w:tc>
        <w:tc>
          <w:tcPr>
            <w:tcW w:w="0" w:type="auto"/>
            <w:shd w:val="clear" w:color="auto" w:fill="FFFFFF"/>
            <w:tcMar>
              <w:top w:w="0" w:type="dxa"/>
              <w:left w:w="0" w:type="dxa"/>
              <w:bottom w:w="30" w:type="dxa"/>
              <w:right w:w="0" w:type="dxa"/>
            </w:tcMar>
            <w:vAlign w:val="bottom"/>
          </w:tcPr>
          <w:p w14:paraId="2EA75841" w14:textId="77777777" w:rsidR="00A8121B" w:rsidRDefault="00463EBD">
            <w:pPr>
              <w:rPr>
                <w:rFonts w:eastAsia="Times New Roman"/>
              </w:rPr>
            </w:pPr>
            <w:r>
              <w:rPr>
                <w:rFonts w:eastAsia="Times New Roman"/>
              </w:rPr>
              <w:t> </w:t>
            </w:r>
          </w:p>
        </w:tc>
      </w:tr>
      <w:tr w:rsidR="00A8121B" w14:paraId="48DCF494" w14:textId="77777777">
        <w:tc>
          <w:tcPr>
            <w:tcW w:w="0" w:type="auto"/>
            <w:shd w:val="clear" w:color="auto" w:fill="CCEEFF"/>
            <w:tcMar>
              <w:top w:w="0" w:type="dxa"/>
              <w:left w:w="180" w:type="dxa"/>
              <w:bottom w:w="30" w:type="dxa"/>
              <w:right w:w="0" w:type="dxa"/>
            </w:tcMar>
            <w:vAlign w:val="bottom"/>
          </w:tcPr>
          <w:p w14:paraId="1D509DE8" w14:textId="77777777" w:rsidR="00A8121B" w:rsidRDefault="00463EBD">
            <w:pPr>
              <w:ind w:hanging="180"/>
              <w:rPr>
                <w:rFonts w:eastAsia="Times New Roman"/>
                <w:b/>
                <w:bCs/>
              </w:rPr>
            </w:pPr>
            <w:r>
              <w:rPr>
                <w:rFonts w:eastAsia="Times New Roman"/>
                <w:b/>
                <w:bCs/>
              </w:rPr>
              <w:t>Total Non-current Assets</w:t>
            </w:r>
          </w:p>
        </w:tc>
        <w:tc>
          <w:tcPr>
            <w:tcW w:w="0" w:type="auto"/>
            <w:shd w:val="clear" w:color="auto" w:fill="CCEEFF"/>
            <w:tcMar>
              <w:top w:w="0" w:type="dxa"/>
              <w:left w:w="0" w:type="dxa"/>
              <w:bottom w:w="30" w:type="dxa"/>
              <w:right w:w="0" w:type="dxa"/>
            </w:tcMar>
            <w:vAlign w:val="bottom"/>
          </w:tcPr>
          <w:p w14:paraId="38C69D88"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CCEEFF"/>
            <w:vAlign w:val="bottom"/>
          </w:tcPr>
          <w:p w14:paraId="3696327D"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CCEEFF"/>
            <w:vAlign w:val="bottom"/>
          </w:tcPr>
          <w:p w14:paraId="3B1BB536" w14:textId="77777777" w:rsidR="00A8121B" w:rsidRDefault="00463EBD">
            <w:pPr>
              <w:jc w:val="right"/>
              <w:rPr>
                <w:rFonts w:eastAsia="Times New Roman"/>
                <w:b/>
                <w:bCs/>
              </w:rPr>
            </w:pPr>
            <w:r>
              <w:rPr>
                <w:rFonts w:eastAsia="Times New Roman"/>
                <w:b/>
                <w:bCs/>
              </w:rPr>
              <w:t>265,349,481</w:t>
            </w:r>
          </w:p>
        </w:tc>
        <w:tc>
          <w:tcPr>
            <w:tcW w:w="0" w:type="auto"/>
            <w:shd w:val="clear" w:color="auto" w:fill="CCEEFF"/>
            <w:tcMar>
              <w:top w:w="0" w:type="dxa"/>
              <w:left w:w="0" w:type="dxa"/>
              <w:bottom w:w="30" w:type="dxa"/>
              <w:right w:w="0" w:type="dxa"/>
            </w:tcMar>
            <w:vAlign w:val="bottom"/>
          </w:tcPr>
          <w:p w14:paraId="31039D41" w14:textId="77777777" w:rsidR="00A8121B" w:rsidRDefault="00463EBD">
            <w:pPr>
              <w:rPr>
                <w:rFonts w:eastAsia="Times New Roman"/>
                <w:b/>
                <w:bCs/>
              </w:rPr>
            </w:pPr>
            <w:r>
              <w:rPr>
                <w:rFonts w:eastAsia="Times New Roman"/>
                <w:b/>
                <w:bCs/>
              </w:rPr>
              <w:t> </w:t>
            </w:r>
          </w:p>
        </w:tc>
        <w:tc>
          <w:tcPr>
            <w:tcW w:w="0" w:type="auto"/>
            <w:shd w:val="clear" w:color="auto" w:fill="CCEEFF"/>
            <w:tcMar>
              <w:top w:w="0" w:type="dxa"/>
              <w:left w:w="0" w:type="dxa"/>
              <w:bottom w:w="30" w:type="dxa"/>
              <w:right w:w="0" w:type="dxa"/>
            </w:tcMar>
            <w:vAlign w:val="bottom"/>
          </w:tcPr>
          <w:p w14:paraId="72B488C6"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CCEEFF"/>
            <w:vAlign w:val="bottom"/>
          </w:tcPr>
          <w:p w14:paraId="12EFFCAF"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CCEEFF"/>
            <w:vAlign w:val="bottom"/>
          </w:tcPr>
          <w:p w14:paraId="1BBD76A8" w14:textId="77777777" w:rsidR="00A8121B" w:rsidRDefault="00463EBD">
            <w:pPr>
              <w:jc w:val="right"/>
              <w:rPr>
                <w:rFonts w:eastAsia="Times New Roman"/>
                <w:b/>
                <w:bCs/>
              </w:rPr>
            </w:pPr>
            <w:r>
              <w:rPr>
                <w:rFonts w:eastAsia="Times New Roman"/>
                <w:b/>
                <w:bCs/>
              </w:rPr>
              <w:t>269,588,744</w:t>
            </w:r>
          </w:p>
        </w:tc>
        <w:tc>
          <w:tcPr>
            <w:tcW w:w="0" w:type="auto"/>
            <w:shd w:val="clear" w:color="auto" w:fill="CCEEFF"/>
            <w:tcMar>
              <w:top w:w="0" w:type="dxa"/>
              <w:left w:w="0" w:type="dxa"/>
              <w:bottom w:w="30" w:type="dxa"/>
              <w:right w:w="0" w:type="dxa"/>
            </w:tcMar>
            <w:vAlign w:val="bottom"/>
          </w:tcPr>
          <w:p w14:paraId="4E7DBD88" w14:textId="77777777" w:rsidR="00A8121B" w:rsidRDefault="00463EBD">
            <w:pPr>
              <w:rPr>
                <w:rFonts w:eastAsia="Times New Roman"/>
                <w:b/>
                <w:bCs/>
              </w:rPr>
            </w:pPr>
            <w:r>
              <w:rPr>
                <w:rFonts w:eastAsia="Times New Roman"/>
                <w:b/>
                <w:bCs/>
              </w:rPr>
              <w:t> </w:t>
            </w:r>
          </w:p>
        </w:tc>
      </w:tr>
      <w:tr w:rsidR="00A8121B" w14:paraId="5C068104" w14:textId="77777777">
        <w:tc>
          <w:tcPr>
            <w:tcW w:w="0" w:type="auto"/>
            <w:shd w:val="clear" w:color="auto" w:fill="FFFFFF"/>
            <w:tcMar>
              <w:top w:w="0" w:type="dxa"/>
              <w:left w:w="180" w:type="dxa"/>
              <w:bottom w:w="50" w:type="dxa"/>
              <w:right w:w="0" w:type="dxa"/>
            </w:tcMar>
            <w:vAlign w:val="bottom"/>
          </w:tcPr>
          <w:p w14:paraId="5F9FBA5D" w14:textId="77777777" w:rsidR="00A8121B" w:rsidRDefault="00463EBD">
            <w:pPr>
              <w:ind w:hanging="180"/>
              <w:rPr>
                <w:rFonts w:eastAsia="Times New Roman"/>
                <w:b/>
                <w:bCs/>
              </w:rPr>
            </w:pPr>
            <w:r>
              <w:rPr>
                <w:rFonts w:eastAsia="Times New Roman"/>
                <w:b/>
                <w:bCs/>
              </w:rPr>
              <w:t>Total Assets</w:t>
            </w:r>
          </w:p>
        </w:tc>
        <w:tc>
          <w:tcPr>
            <w:tcW w:w="0" w:type="auto"/>
            <w:shd w:val="clear" w:color="auto" w:fill="FFFFFF"/>
            <w:tcMar>
              <w:top w:w="0" w:type="dxa"/>
              <w:left w:w="0" w:type="dxa"/>
              <w:bottom w:w="50" w:type="dxa"/>
              <w:right w:w="0" w:type="dxa"/>
            </w:tcMar>
            <w:vAlign w:val="bottom"/>
          </w:tcPr>
          <w:p w14:paraId="0DBD7182" w14:textId="77777777" w:rsidR="00A8121B" w:rsidRDefault="00463EBD">
            <w:pPr>
              <w:rPr>
                <w:rFonts w:eastAsia="Times New Roman"/>
                <w:b/>
                <w:bCs/>
              </w:rPr>
            </w:pPr>
            <w:r>
              <w:rPr>
                <w:rFonts w:eastAsia="Times New Roman"/>
                <w:b/>
                <w:bCs/>
              </w:rPr>
              <w:t> </w:t>
            </w:r>
          </w:p>
        </w:tc>
        <w:tc>
          <w:tcPr>
            <w:tcW w:w="0" w:type="auto"/>
            <w:tcBorders>
              <w:bottom w:val="double" w:sz="12" w:space="0" w:color="000000"/>
            </w:tcBorders>
            <w:shd w:val="clear" w:color="auto" w:fill="FFFFFF"/>
            <w:vAlign w:val="bottom"/>
          </w:tcPr>
          <w:p w14:paraId="37B83509" w14:textId="77777777" w:rsidR="00A8121B" w:rsidRDefault="00463EBD">
            <w:pPr>
              <w:rPr>
                <w:rFonts w:eastAsia="Times New Roman"/>
                <w:b/>
                <w:bCs/>
              </w:rPr>
            </w:pPr>
            <w:r>
              <w:rPr>
                <w:rFonts w:eastAsia="Times New Roman"/>
                <w:b/>
                <w:bCs/>
              </w:rPr>
              <w:t>$</w:t>
            </w:r>
          </w:p>
        </w:tc>
        <w:tc>
          <w:tcPr>
            <w:tcW w:w="0" w:type="auto"/>
            <w:tcBorders>
              <w:bottom w:val="double" w:sz="12" w:space="0" w:color="000000"/>
            </w:tcBorders>
            <w:shd w:val="clear" w:color="auto" w:fill="FFFFFF"/>
            <w:vAlign w:val="bottom"/>
          </w:tcPr>
          <w:p w14:paraId="30D76593" w14:textId="77777777" w:rsidR="00A8121B" w:rsidRDefault="00463EBD">
            <w:pPr>
              <w:jc w:val="right"/>
              <w:rPr>
                <w:rFonts w:eastAsia="Times New Roman"/>
                <w:b/>
                <w:bCs/>
              </w:rPr>
            </w:pPr>
            <w:r>
              <w:rPr>
                <w:rFonts w:eastAsia="Times New Roman"/>
                <w:b/>
                <w:bCs/>
              </w:rPr>
              <w:t>537,574,133</w:t>
            </w:r>
          </w:p>
        </w:tc>
        <w:tc>
          <w:tcPr>
            <w:tcW w:w="0" w:type="auto"/>
            <w:shd w:val="clear" w:color="auto" w:fill="FFFFFF"/>
            <w:tcMar>
              <w:top w:w="0" w:type="dxa"/>
              <w:left w:w="0" w:type="dxa"/>
              <w:bottom w:w="50" w:type="dxa"/>
              <w:right w:w="0" w:type="dxa"/>
            </w:tcMar>
            <w:vAlign w:val="bottom"/>
          </w:tcPr>
          <w:p w14:paraId="526080EF" w14:textId="77777777" w:rsidR="00A8121B" w:rsidRDefault="00463EBD">
            <w:pPr>
              <w:rPr>
                <w:rFonts w:eastAsia="Times New Roman"/>
                <w:b/>
                <w:bCs/>
              </w:rPr>
            </w:pPr>
            <w:r>
              <w:rPr>
                <w:rFonts w:eastAsia="Times New Roman"/>
                <w:b/>
                <w:bCs/>
              </w:rPr>
              <w:t> </w:t>
            </w:r>
          </w:p>
        </w:tc>
        <w:tc>
          <w:tcPr>
            <w:tcW w:w="0" w:type="auto"/>
            <w:shd w:val="clear" w:color="auto" w:fill="FFFFFF"/>
            <w:tcMar>
              <w:top w:w="0" w:type="dxa"/>
              <w:left w:w="0" w:type="dxa"/>
              <w:bottom w:w="50" w:type="dxa"/>
              <w:right w:w="0" w:type="dxa"/>
            </w:tcMar>
            <w:vAlign w:val="bottom"/>
          </w:tcPr>
          <w:p w14:paraId="5B3F2411" w14:textId="77777777" w:rsidR="00A8121B" w:rsidRDefault="00463EBD">
            <w:pPr>
              <w:rPr>
                <w:rFonts w:eastAsia="Times New Roman"/>
                <w:b/>
                <w:bCs/>
              </w:rPr>
            </w:pPr>
            <w:r>
              <w:rPr>
                <w:rFonts w:eastAsia="Times New Roman"/>
                <w:b/>
                <w:bCs/>
              </w:rPr>
              <w:t> </w:t>
            </w:r>
          </w:p>
        </w:tc>
        <w:tc>
          <w:tcPr>
            <w:tcW w:w="0" w:type="auto"/>
            <w:tcBorders>
              <w:bottom w:val="double" w:sz="12" w:space="0" w:color="000000"/>
            </w:tcBorders>
            <w:shd w:val="clear" w:color="auto" w:fill="FFFFFF"/>
            <w:vAlign w:val="bottom"/>
          </w:tcPr>
          <w:p w14:paraId="205798D0" w14:textId="77777777" w:rsidR="00A8121B" w:rsidRDefault="00463EBD">
            <w:pPr>
              <w:rPr>
                <w:rFonts w:eastAsia="Times New Roman"/>
                <w:b/>
                <w:bCs/>
              </w:rPr>
            </w:pPr>
            <w:r>
              <w:rPr>
                <w:rFonts w:eastAsia="Times New Roman"/>
                <w:b/>
                <w:bCs/>
              </w:rPr>
              <w:t>$</w:t>
            </w:r>
          </w:p>
        </w:tc>
        <w:tc>
          <w:tcPr>
            <w:tcW w:w="0" w:type="auto"/>
            <w:tcBorders>
              <w:bottom w:val="double" w:sz="12" w:space="0" w:color="000000"/>
            </w:tcBorders>
            <w:shd w:val="clear" w:color="auto" w:fill="FFFFFF"/>
            <w:vAlign w:val="bottom"/>
          </w:tcPr>
          <w:p w14:paraId="5B8E27F8" w14:textId="77777777" w:rsidR="00A8121B" w:rsidRDefault="00463EBD">
            <w:pPr>
              <w:jc w:val="right"/>
              <w:rPr>
                <w:rFonts w:eastAsia="Times New Roman"/>
                <w:b/>
                <w:bCs/>
              </w:rPr>
            </w:pPr>
            <w:r>
              <w:rPr>
                <w:rFonts w:eastAsia="Times New Roman"/>
                <w:b/>
                <w:bCs/>
              </w:rPr>
              <w:t>441,433,821</w:t>
            </w:r>
          </w:p>
        </w:tc>
        <w:tc>
          <w:tcPr>
            <w:tcW w:w="0" w:type="auto"/>
            <w:shd w:val="clear" w:color="auto" w:fill="FFFFFF"/>
            <w:tcMar>
              <w:top w:w="0" w:type="dxa"/>
              <w:left w:w="0" w:type="dxa"/>
              <w:bottom w:w="50" w:type="dxa"/>
              <w:right w:w="0" w:type="dxa"/>
            </w:tcMar>
            <w:vAlign w:val="bottom"/>
          </w:tcPr>
          <w:p w14:paraId="77A04F13" w14:textId="77777777" w:rsidR="00A8121B" w:rsidRDefault="00463EBD">
            <w:pPr>
              <w:rPr>
                <w:rFonts w:eastAsia="Times New Roman"/>
                <w:b/>
                <w:bCs/>
              </w:rPr>
            </w:pPr>
            <w:r>
              <w:rPr>
                <w:rFonts w:eastAsia="Times New Roman"/>
                <w:b/>
                <w:bCs/>
              </w:rPr>
              <w:t> </w:t>
            </w:r>
          </w:p>
        </w:tc>
      </w:tr>
      <w:tr w:rsidR="00A8121B" w14:paraId="58EB921C" w14:textId="77777777">
        <w:tc>
          <w:tcPr>
            <w:tcW w:w="0" w:type="auto"/>
            <w:shd w:val="clear" w:color="auto" w:fill="CCEEFF"/>
            <w:tcMar>
              <w:top w:w="0" w:type="dxa"/>
              <w:left w:w="180" w:type="dxa"/>
              <w:bottom w:w="0" w:type="dxa"/>
              <w:right w:w="0" w:type="dxa"/>
            </w:tcMar>
            <w:vAlign w:val="bottom"/>
          </w:tcPr>
          <w:p w14:paraId="00904CB3" w14:textId="77777777" w:rsidR="00A8121B" w:rsidRDefault="00463EBD">
            <w:pPr>
              <w:ind w:hanging="180"/>
              <w:rPr>
                <w:rFonts w:eastAsia="Times New Roman"/>
              </w:rPr>
            </w:pPr>
            <w:r>
              <w:rPr>
                <w:rFonts w:eastAsia="Times New Roman"/>
              </w:rPr>
              <w:t> </w:t>
            </w:r>
          </w:p>
        </w:tc>
        <w:tc>
          <w:tcPr>
            <w:tcW w:w="0" w:type="auto"/>
            <w:shd w:val="clear" w:color="auto" w:fill="CCEEFF"/>
            <w:vAlign w:val="bottom"/>
          </w:tcPr>
          <w:p w14:paraId="3ADB2520" w14:textId="77777777" w:rsidR="00A8121B" w:rsidRDefault="00463EBD">
            <w:pPr>
              <w:rPr>
                <w:rFonts w:eastAsia="Times New Roman"/>
              </w:rPr>
            </w:pPr>
            <w:r>
              <w:rPr>
                <w:rFonts w:eastAsia="Times New Roman"/>
              </w:rPr>
              <w:t> </w:t>
            </w:r>
          </w:p>
        </w:tc>
        <w:tc>
          <w:tcPr>
            <w:tcW w:w="0" w:type="auto"/>
            <w:shd w:val="clear" w:color="auto" w:fill="CCEEFF"/>
            <w:vAlign w:val="bottom"/>
          </w:tcPr>
          <w:p w14:paraId="042C1C04" w14:textId="77777777" w:rsidR="00A8121B" w:rsidRDefault="00463EBD">
            <w:pPr>
              <w:rPr>
                <w:rFonts w:eastAsia="Times New Roman"/>
              </w:rPr>
            </w:pPr>
            <w:r>
              <w:rPr>
                <w:rFonts w:eastAsia="Times New Roman"/>
              </w:rPr>
              <w:t> </w:t>
            </w:r>
          </w:p>
        </w:tc>
        <w:tc>
          <w:tcPr>
            <w:tcW w:w="0" w:type="auto"/>
            <w:shd w:val="clear" w:color="auto" w:fill="CCEEFF"/>
            <w:vAlign w:val="bottom"/>
          </w:tcPr>
          <w:p w14:paraId="2B3B66CC"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20E3736F" w14:textId="77777777" w:rsidR="00A8121B" w:rsidRDefault="00463EBD">
            <w:pPr>
              <w:rPr>
                <w:rFonts w:eastAsia="Times New Roman"/>
              </w:rPr>
            </w:pPr>
            <w:r>
              <w:rPr>
                <w:rFonts w:eastAsia="Times New Roman"/>
              </w:rPr>
              <w:t> </w:t>
            </w:r>
          </w:p>
        </w:tc>
        <w:tc>
          <w:tcPr>
            <w:tcW w:w="0" w:type="auto"/>
            <w:shd w:val="clear" w:color="auto" w:fill="CCEEFF"/>
            <w:vAlign w:val="bottom"/>
          </w:tcPr>
          <w:p w14:paraId="50D01C33" w14:textId="77777777" w:rsidR="00A8121B" w:rsidRDefault="00463EBD">
            <w:pPr>
              <w:rPr>
                <w:rFonts w:eastAsia="Times New Roman"/>
              </w:rPr>
            </w:pPr>
            <w:r>
              <w:rPr>
                <w:rFonts w:eastAsia="Times New Roman"/>
              </w:rPr>
              <w:t> </w:t>
            </w:r>
          </w:p>
        </w:tc>
        <w:tc>
          <w:tcPr>
            <w:tcW w:w="0" w:type="auto"/>
            <w:shd w:val="clear" w:color="auto" w:fill="CCEEFF"/>
            <w:vAlign w:val="bottom"/>
          </w:tcPr>
          <w:p w14:paraId="5AD6B72E" w14:textId="77777777" w:rsidR="00A8121B" w:rsidRDefault="00463EBD">
            <w:pPr>
              <w:rPr>
                <w:rFonts w:eastAsia="Times New Roman"/>
              </w:rPr>
            </w:pPr>
            <w:r>
              <w:rPr>
                <w:rFonts w:eastAsia="Times New Roman"/>
              </w:rPr>
              <w:t> </w:t>
            </w:r>
          </w:p>
        </w:tc>
        <w:tc>
          <w:tcPr>
            <w:tcW w:w="0" w:type="auto"/>
            <w:shd w:val="clear" w:color="auto" w:fill="CCEEFF"/>
            <w:vAlign w:val="bottom"/>
          </w:tcPr>
          <w:p w14:paraId="7A3E33B4"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3F5271FB" w14:textId="77777777" w:rsidR="00A8121B" w:rsidRDefault="00463EBD">
            <w:pPr>
              <w:rPr>
                <w:rFonts w:eastAsia="Times New Roman"/>
              </w:rPr>
            </w:pPr>
            <w:r>
              <w:rPr>
                <w:rFonts w:eastAsia="Times New Roman"/>
              </w:rPr>
              <w:t> </w:t>
            </w:r>
          </w:p>
        </w:tc>
      </w:tr>
      <w:tr w:rsidR="00A8121B" w14:paraId="44A4E2EB" w14:textId="77777777">
        <w:tc>
          <w:tcPr>
            <w:tcW w:w="0" w:type="auto"/>
            <w:shd w:val="clear" w:color="auto" w:fill="FFFFFF"/>
            <w:tcMar>
              <w:top w:w="0" w:type="dxa"/>
              <w:left w:w="180" w:type="dxa"/>
              <w:bottom w:w="0" w:type="dxa"/>
              <w:right w:w="0" w:type="dxa"/>
            </w:tcMar>
            <w:vAlign w:val="bottom"/>
          </w:tcPr>
          <w:p w14:paraId="60511389" w14:textId="77777777" w:rsidR="00A8121B" w:rsidRDefault="00463EBD">
            <w:pPr>
              <w:ind w:hanging="180"/>
              <w:rPr>
                <w:rFonts w:eastAsia="Times New Roman"/>
                <w:b/>
                <w:bCs/>
              </w:rPr>
            </w:pPr>
            <w:r>
              <w:rPr>
                <w:rFonts w:eastAsia="Times New Roman"/>
                <w:b/>
                <w:bCs/>
              </w:rPr>
              <w:t>LIABILITIES AND SHAREHOLDERS’ EQUITY</w:t>
            </w:r>
          </w:p>
        </w:tc>
        <w:tc>
          <w:tcPr>
            <w:tcW w:w="0" w:type="auto"/>
            <w:shd w:val="clear" w:color="auto" w:fill="FFFFFF"/>
            <w:vAlign w:val="bottom"/>
          </w:tcPr>
          <w:p w14:paraId="21676708" w14:textId="77777777" w:rsidR="00A8121B" w:rsidRDefault="00463EBD">
            <w:pPr>
              <w:rPr>
                <w:rFonts w:eastAsia="Times New Roman"/>
              </w:rPr>
            </w:pPr>
            <w:r>
              <w:rPr>
                <w:rFonts w:eastAsia="Times New Roman"/>
              </w:rPr>
              <w:t> </w:t>
            </w:r>
          </w:p>
        </w:tc>
        <w:tc>
          <w:tcPr>
            <w:tcW w:w="0" w:type="auto"/>
            <w:shd w:val="clear" w:color="auto" w:fill="FFFFFF"/>
            <w:vAlign w:val="bottom"/>
          </w:tcPr>
          <w:p w14:paraId="16E865D7" w14:textId="77777777" w:rsidR="00A8121B" w:rsidRDefault="00463EBD">
            <w:pPr>
              <w:rPr>
                <w:rFonts w:eastAsia="Times New Roman"/>
              </w:rPr>
            </w:pPr>
            <w:r>
              <w:rPr>
                <w:rFonts w:eastAsia="Times New Roman"/>
              </w:rPr>
              <w:t> </w:t>
            </w:r>
          </w:p>
        </w:tc>
        <w:tc>
          <w:tcPr>
            <w:tcW w:w="0" w:type="auto"/>
            <w:shd w:val="clear" w:color="auto" w:fill="FFFFFF"/>
            <w:vAlign w:val="bottom"/>
          </w:tcPr>
          <w:p w14:paraId="6C97AAF7" w14:textId="77777777" w:rsidR="00A8121B" w:rsidRDefault="00463EBD">
            <w:pPr>
              <w:jc w:val="right"/>
              <w:rPr>
                <w:rFonts w:eastAsia="Times New Roman"/>
              </w:rPr>
            </w:pPr>
            <w:r>
              <w:rPr>
                <w:rFonts w:eastAsia="Times New Roman"/>
              </w:rPr>
              <w:t> </w:t>
            </w:r>
          </w:p>
        </w:tc>
        <w:tc>
          <w:tcPr>
            <w:tcW w:w="0" w:type="auto"/>
            <w:shd w:val="clear" w:color="auto" w:fill="FFFFFF"/>
            <w:vAlign w:val="bottom"/>
          </w:tcPr>
          <w:p w14:paraId="1186B8F9" w14:textId="77777777" w:rsidR="00A8121B" w:rsidRDefault="00463EBD">
            <w:pPr>
              <w:rPr>
                <w:rFonts w:eastAsia="Times New Roman"/>
              </w:rPr>
            </w:pPr>
            <w:r>
              <w:rPr>
                <w:rFonts w:eastAsia="Times New Roman"/>
              </w:rPr>
              <w:t> </w:t>
            </w:r>
          </w:p>
        </w:tc>
        <w:tc>
          <w:tcPr>
            <w:tcW w:w="0" w:type="auto"/>
            <w:shd w:val="clear" w:color="auto" w:fill="FFFFFF"/>
            <w:vAlign w:val="bottom"/>
          </w:tcPr>
          <w:p w14:paraId="7872EA04" w14:textId="77777777" w:rsidR="00A8121B" w:rsidRDefault="00463EBD">
            <w:pPr>
              <w:rPr>
                <w:rFonts w:eastAsia="Times New Roman"/>
              </w:rPr>
            </w:pPr>
            <w:r>
              <w:rPr>
                <w:rFonts w:eastAsia="Times New Roman"/>
              </w:rPr>
              <w:t> </w:t>
            </w:r>
          </w:p>
        </w:tc>
        <w:tc>
          <w:tcPr>
            <w:tcW w:w="0" w:type="auto"/>
            <w:shd w:val="clear" w:color="auto" w:fill="FFFFFF"/>
            <w:vAlign w:val="bottom"/>
          </w:tcPr>
          <w:p w14:paraId="6B88992E" w14:textId="77777777" w:rsidR="00A8121B" w:rsidRDefault="00463EBD">
            <w:pPr>
              <w:rPr>
                <w:rFonts w:eastAsia="Times New Roman"/>
              </w:rPr>
            </w:pPr>
            <w:r>
              <w:rPr>
                <w:rFonts w:eastAsia="Times New Roman"/>
              </w:rPr>
              <w:t> </w:t>
            </w:r>
          </w:p>
        </w:tc>
        <w:tc>
          <w:tcPr>
            <w:tcW w:w="0" w:type="auto"/>
            <w:shd w:val="clear" w:color="auto" w:fill="FFFFFF"/>
            <w:vAlign w:val="bottom"/>
          </w:tcPr>
          <w:p w14:paraId="7269721E" w14:textId="77777777" w:rsidR="00A8121B" w:rsidRDefault="00463EBD">
            <w:pPr>
              <w:jc w:val="right"/>
              <w:rPr>
                <w:rFonts w:eastAsia="Times New Roman"/>
              </w:rPr>
            </w:pPr>
            <w:r>
              <w:rPr>
                <w:rFonts w:eastAsia="Times New Roman"/>
              </w:rPr>
              <w:t> </w:t>
            </w:r>
          </w:p>
        </w:tc>
        <w:tc>
          <w:tcPr>
            <w:tcW w:w="0" w:type="auto"/>
            <w:shd w:val="clear" w:color="auto" w:fill="FFFFFF"/>
            <w:vAlign w:val="bottom"/>
          </w:tcPr>
          <w:p w14:paraId="524BE534" w14:textId="77777777" w:rsidR="00A8121B" w:rsidRDefault="00463EBD">
            <w:pPr>
              <w:rPr>
                <w:rFonts w:eastAsia="Times New Roman"/>
              </w:rPr>
            </w:pPr>
            <w:r>
              <w:rPr>
                <w:rFonts w:eastAsia="Times New Roman"/>
              </w:rPr>
              <w:t> </w:t>
            </w:r>
          </w:p>
        </w:tc>
      </w:tr>
      <w:tr w:rsidR="00A8121B" w14:paraId="740760B5" w14:textId="77777777">
        <w:tc>
          <w:tcPr>
            <w:tcW w:w="0" w:type="auto"/>
            <w:shd w:val="clear" w:color="auto" w:fill="CCEEFF"/>
            <w:tcMar>
              <w:top w:w="0" w:type="dxa"/>
              <w:left w:w="180" w:type="dxa"/>
              <w:bottom w:w="0" w:type="dxa"/>
              <w:right w:w="0" w:type="dxa"/>
            </w:tcMar>
            <w:vAlign w:val="bottom"/>
          </w:tcPr>
          <w:p w14:paraId="04A221D9" w14:textId="77777777" w:rsidR="00A8121B" w:rsidRDefault="00463EBD">
            <w:pPr>
              <w:ind w:hanging="180"/>
              <w:rPr>
                <w:rFonts w:eastAsia="Times New Roman"/>
                <w:b/>
                <w:bCs/>
              </w:rPr>
            </w:pPr>
            <w:r>
              <w:rPr>
                <w:rFonts w:eastAsia="Times New Roman"/>
                <w:b/>
                <w:bCs/>
              </w:rPr>
              <w:t>Current Liabilities</w:t>
            </w:r>
          </w:p>
        </w:tc>
        <w:tc>
          <w:tcPr>
            <w:tcW w:w="0" w:type="auto"/>
            <w:shd w:val="clear" w:color="auto" w:fill="CCEEFF"/>
            <w:vAlign w:val="bottom"/>
          </w:tcPr>
          <w:p w14:paraId="5AF93874" w14:textId="77777777" w:rsidR="00A8121B" w:rsidRDefault="00463EBD">
            <w:pPr>
              <w:rPr>
                <w:rFonts w:eastAsia="Times New Roman"/>
              </w:rPr>
            </w:pPr>
            <w:r>
              <w:rPr>
                <w:rFonts w:eastAsia="Times New Roman"/>
              </w:rPr>
              <w:t> </w:t>
            </w:r>
          </w:p>
        </w:tc>
        <w:tc>
          <w:tcPr>
            <w:tcW w:w="0" w:type="auto"/>
            <w:shd w:val="clear" w:color="auto" w:fill="CCEEFF"/>
            <w:vAlign w:val="bottom"/>
          </w:tcPr>
          <w:p w14:paraId="25F7A3F1" w14:textId="77777777" w:rsidR="00A8121B" w:rsidRDefault="00463EBD">
            <w:pPr>
              <w:rPr>
                <w:rFonts w:eastAsia="Times New Roman"/>
              </w:rPr>
            </w:pPr>
            <w:r>
              <w:rPr>
                <w:rFonts w:eastAsia="Times New Roman"/>
              </w:rPr>
              <w:t> </w:t>
            </w:r>
          </w:p>
        </w:tc>
        <w:tc>
          <w:tcPr>
            <w:tcW w:w="0" w:type="auto"/>
            <w:shd w:val="clear" w:color="auto" w:fill="CCEEFF"/>
            <w:vAlign w:val="bottom"/>
          </w:tcPr>
          <w:p w14:paraId="28591A50"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7D5326A8" w14:textId="77777777" w:rsidR="00A8121B" w:rsidRDefault="00463EBD">
            <w:pPr>
              <w:rPr>
                <w:rFonts w:eastAsia="Times New Roman"/>
              </w:rPr>
            </w:pPr>
            <w:r>
              <w:rPr>
                <w:rFonts w:eastAsia="Times New Roman"/>
              </w:rPr>
              <w:t> </w:t>
            </w:r>
          </w:p>
        </w:tc>
        <w:tc>
          <w:tcPr>
            <w:tcW w:w="0" w:type="auto"/>
            <w:shd w:val="clear" w:color="auto" w:fill="CCEEFF"/>
            <w:vAlign w:val="bottom"/>
          </w:tcPr>
          <w:p w14:paraId="79FEF2B0" w14:textId="77777777" w:rsidR="00A8121B" w:rsidRDefault="00463EBD">
            <w:pPr>
              <w:rPr>
                <w:rFonts w:eastAsia="Times New Roman"/>
              </w:rPr>
            </w:pPr>
            <w:r>
              <w:rPr>
                <w:rFonts w:eastAsia="Times New Roman"/>
              </w:rPr>
              <w:t> </w:t>
            </w:r>
          </w:p>
        </w:tc>
        <w:tc>
          <w:tcPr>
            <w:tcW w:w="0" w:type="auto"/>
            <w:shd w:val="clear" w:color="auto" w:fill="CCEEFF"/>
            <w:vAlign w:val="bottom"/>
          </w:tcPr>
          <w:p w14:paraId="44B14D49" w14:textId="77777777" w:rsidR="00A8121B" w:rsidRDefault="00463EBD">
            <w:pPr>
              <w:rPr>
                <w:rFonts w:eastAsia="Times New Roman"/>
              </w:rPr>
            </w:pPr>
            <w:r>
              <w:rPr>
                <w:rFonts w:eastAsia="Times New Roman"/>
              </w:rPr>
              <w:t> </w:t>
            </w:r>
          </w:p>
        </w:tc>
        <w:tc>
          <w:tcPr>
            <w:tcW w:w="0" w:type="auto"/>
            <w:shd w:val="clear" w:color="auto" w:fill="CCEEFF"/>
            <w:vAlign w:val="bottom"/>
          </w:tcPr>
          <w:p w14:paraId="60EED364"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4530966B" w14:textId="77777777" w:rsidR="00A8121B" w:rsidRDefault="00463EBD">
            <w:pPr>
              <w:rPr>
                <w:rFonts w:eastAsia="Times New Roman"/>
              </w:rPr>
            </w:pPr>
            <w:r>
              <w:rPr>
                <w:rFonts w:eastAsia="Times New Roman"/>
              </w:rPr>
              <w:t> </w:t>
            </w:r>
          </w:p>
        </w:tc>
      </w:tr>
      <w:tr w:rsidR="00A8121B" w14:paraId="2B408315" w14:textId="77777777">
        <w:tc>
          <w:tcPr>
            <w:tcW w:w="0" w:type="auto"/>
            <w:shd w:val="clear" w:color="auto" w:fill="FFFFFF"/>
            <w:tcMar>
              <w:top w:w="0" w:type="dxa"/>
              <w:left w:w="180" w:type="dxa"/>
              <w:bottom w:w="0" w:type="dxa"/>
              <w:right w:w="0" w:type="dxa"/>
            </w:tcMar>
            <w:vAlign w:val="bottom"/>
          </w:tcPr>
          <w:p w14:paraId="5A15F7CA" w14:textId="77777777" w:rsidR="00A8121B" w:rsidRDefault="00463EBD">
            <w:pPr>
              <w:ind w:hanging="180"/>
              <w:rPr>
                <w:rFonts w:eastAsia="Times New Roman"/>
              </w:rPr>
            </w:pPr>
            <w:r>
              <w:rPr>
                <w:rFonts w:eastAsia="Times New Roman"/>
              </w:rPr>
              <w:t>Short-term bank borrowings</w:t>
            </w:r>
          </w:p>
        </w:tc>
        <w:tc>
          <w:tcPr>
            <w:tcW w:w="0" w:type="auto"/>
            <w:shd w:val="clear" w:color="auto" w:fill="FFFFFF"/>
            <w:vAlign w:val="bottom"/>
          </w:tcPr>
          <w:p w14:paraId="17CFD9ED" w14:textId="77777777" w:rsidR="00A8121B" w:rsidRDefault="00463EBD">
            <w:pPr>
              <w:rPr>
                <w:rFonts w:eastAsia="Times New Roman"/>
              </w:rPr>
            </w:pPr>
            <w:r>
              <w:rPr>
                <w:rFonts w:eastAsia="Times New Roman"/>
              </w:rPr>
              <w:t> </w:t>
            </w:r>
          </w:p>
        </w:tc>
        <w:tc>
          <w:tcPr>
            <w:tcW w:w="0" w:type="auto"/>
            <w:shd w:val="clear" w:color="auto" w:fill="FFFFFF"/>
            <w:vAlign w:val="bottom"/>
          </w:tcPr>
          <w:p w14:paraId="1BE80EE6" w14:textId="77777777" w:rsidR="00A8121B" w:rsidRDefault="00463EBD">
            <w:pPr>
              <w:rPr>
                <w:rFonts w:eastAsia="Times New Roman"/>
              </w:rPr>
            </w:pPr>
            <w:r>
              <w:rPr>
                <w:rFonts w:eastAsia="Times New Roman"/>
              </w:rPr>
              <w:t>$</w:t>
            </w:r>
          </w:p>
        </w:tc>
        <w:tc>
          <w:tcPr>
            <w:tcW w:w="0" w:type="auto"/>
            <w:shd w:val="clear" w:color="auto" w:fill="FFFFFF"/>
            <w:vAlign w:val="bottom"/>
          </w:tcPr>
          <w:p w14:paraId="30905111" w14:textId="77777777" w:rsidR="00A8121B" w:rsidRDefault="00463EBD">
            <w:pPr>
              <w:jc w:val="right"/>
              <w:rPr>
                <w:rFonts w:eastAsia="Times New Roman"/>
              </w:rPr>
            </w:pPr>
            <w:r>
              <w:rPr>
                <w:rFonts w:eastAsia="Times New Roman"/>
              </w:rPr>
              <w:t>25,674,455</w:t>
            </w:r>
          </w:p>
        </w:tc>
        <w:tc>
          <w:tcPr>
            <w:tcW w:w="0" w:type="auto"/>
            <w:shd w:val="clear" w:color="auto" w:fill="FFFFFF"/>
            <w:vAlign w:val="bottom"/>
          </w:tcPr>
          <w:p w14:paraId="2B82C5E7" w14:textId="77777777" w:rsidR="00A8121B" w:rsidRDefault="00463EBD">
            <w:pPr>
              <w:rPr>
                <w:rFonts w:eastAsia="Times New Roman"/>
              </w:rPr>
            </w:pPr>
            <w:r>
              <w:rPr>
                <w:rFonts w:eastAsia="Times New Roman"/>
              </w:rPr>
              <w:t> </w:t>
            </w:r>
          </w:p>
        </w:tc>
        <w:tc>
          <w:tcPr>
            <w:tcW w:w="0" w:type="auto"/>
            <w:shd w:val="clear" w:color="auto" w:fill="FFFFFF"/>
            <w:vAlign w:val="bottom"/>
          </w:tcPr>
          <w:p w14:paraId="52EF08C2" w14:textId="77777777" w:rsidR="00A8121B" w:rsidRDefault="00463EBD">
            <w:pPr>
              <w:rPr>
                <w:rFonts w:eastAsia="Times New Roman"/>
              </w:rPr>
            </w:pPr>
            <w:r>
              <w:rPr>
                <w:rFonts w:eastAsia="Times New Roman"/>
              </w:rPr>
              <w:t> </w:t>
            </w:r>
          </w:p>
        </w:tc>
        <w:tc>
          <w:tcPr>
            <w:tcW w:w="0" w:type="auto"/>
            <w:shd w:val="clear" w:color="auto" w:fill="FFFFFF"/>
            <w:vAlign w:val="bottom"/>
          </w:tcPr>
          <w:p w14:paraId="372FCC26" w14:textId="77777777" w:rsidR="00A8121B" w:rsidRDefault="00463EBD">
            <w:pPr>
              <w:rPr>
                <w:rFonts w:eastAsia="Times New Roman"/>
              </w:rPr>
            </w:pPr>
            <w:r>
              <w:rPr>
                <w:rFonts w:eastAsia="Times New Roman"/>
              </w:rPr>
              <w:t>$</w:t>
            </w:r>
          </w:p>
        </w:tc>
        <w:tc>
          <w:tcPr>
            <w:tcW w:w="0" w:type="auto"/>
            <w:shd w:val="clear" w:color="auto" w:fill="FFFFFF"/>
            <w:vAlign w:val="bottom"/>
          </w:tcPr>
          <w:p w14:paraId="3FB7A732" w14:textId="77777777" w:rsidR="00A8121B" w:rsidRDefault="00463EBD">
            <w:pPr>
              <w:jc w:val="right"/>
              <w:rPr>
                <w:rFonts w:eastAsia="Times New Roman"/>
              </w:rPr>
            </w:pPr>
            <w:r>
              <w:rPr>
                <w:rFonts w:eastAsia="Times New Roman"/>
              </w:rPr>
              <w:t>30,648,493</w:t>
            </w:r>
          </w:p>
        </w:tc>
        <w:tc>
          <w:tcPr>
            <w:tcW w:w="0" w:type="auto"/>
            <w:shd w:val="clear" w:color="auto" w:fill="FFFFFF"/>
            <w:vAlign w:val="bottom"/>
          </w:tcPr>
          <w:p w14:paraId="0395F765" w14:textId="77777777" w:rsidR="00A8121B" w:rsidRDefault="00463EBD">
            <w:pPr>
              <w:rPr>
                <w:rFonts w:eastAsia="Times New Roman"/>
              </w:rPr>
            </w:pPr>
            <w:r>
              <w:rPr>
                <w:rFonts w:eastAsia="Times New Roman"/>
              </w:rPr>
              <w:t> </w:t>
            </w:r>
          </w:p>
        </w:tc>
      </w:tr>
      <w:tr w:rsidR="00A8121B" w14:paraId="08BD4953" w14:textId="77777777">
        <w:tc>
          <w:tcPr>
            <w:tcW w:w="0" w:type="auto"/>
            <w:shd w:val="clear" w:color="auto" w:fill="CCEEFF"/>
            <w:tcMar>
              <w:top w:w="0" w:type="dxa"/>
              <w:left w:w="180" w:type="dxa"/>
              <w:bottom w:w="0" w:type="dxa"/>
              <w:right w:w="0" w:type="dxa"/>
            </w:tcMar>
            <w:vAlign w:val="bottom"/>
          </w:tcPr>
          <w:p w14:paraId="64F1889B" w14:textId="77777777" w:rsidR="00A8121B" w:rsidRDefault="00463EBD">
            <w:pPr>
              <w:ind w:hanging="180"/>
              <w:rPr>
                <w:rFonts w:eastAsia="Times New Roman"/>
              </w:rPr>
            </w:pPr>
            <w:r>
              <w:rPr>
                <w:rFonts w:eastAsia="Times New Roman"/>
              </w:rPr>
              <w:t>Accounts payable</w:t>
            </w:r>
          </w:p>
        </w:tc>
        <w:tc>
          <w:tcPr>
            <w:tcW w:w="0" w:type="auto"/>
            <w:shd w:val="clear" w:color="auto" w:fill="CCEEFF"/>
            <w:vAlign w:val="bottom"/>
          </w:tcPr>
          <w:p w14:paraId="21128331" w14:textId="77777777" w:rsidR="00A8121B" w:rsidRDefault="00463EBD">
            <w:pPr>
              <w:rPr>
                <w:rFonts w:eastAsia="Times New Roman"/>
              </w:rPr>
            </w:pPr>
            <w:r>
              <w:rPr>
                <w:rFonts w:eastAsia="Times New Roman"/>
              </w:rPr>
              <w:t> </w:t>
            </w:r>
          </w:p>
        </w:tc>
        <w:tc>
          <w:tcPr>
            <w:tcW w:w="0" w:type="auto"/>
            <w:shd w:val="clear" w:color="auto" w:fill="CCEEFF"/>
            <w:vAlign w:val="bottom"/>
          </w:tcPr>
          <w:p w14:paraId="5E3FC352" w14:textId="77777777" w:rsidR="00A8121B" w:rsidRDefault="00463EBD">
            <w:pPr>
              <w:rPr>
                <w:rFonts w:eastAsia="Times New Roman"/>
              </w:rPr>
            </w:pPr>
            <w:r>
              <w:rPr>
                <w:rFonts w:eastAsia="Times New Roman"/>
              </w:rPr>
              <w:t> </w:t>
            </w:r>
          </w:p>
        </w:tc>
        <w:tc>
          <w:tcPr>
            <w:tcW w:w="0" w:type="auto"/>
            <w:shd w:val="clear" w:color="auto" w:fill="CCEEFF"/>
            <w:vAlign w:val="bottom"/>
          </w:tcPr>
          <w:p w14:paraId="4F34F66E" w14:textId="77777777" w:rsidR="00A8121B" w:rsidRDefault="00463EBD">
            <w:pPr>
              <w:jc w:val="right"/>
              <w:rPr>
                <w:rFonts w:eastAsia="Times New Roman"/>
              </w:rPr>
            </w:pPr>
            <w:r>
              <w:rPr>
                <w:rFonts w:eastAsia="Times New Roman"/>
              </w:rPr>
              <w:t>63,065,077</w:t>
            </w:r>
          </w:p>
        </w:tc>
        <w:tc>
          <w:tcPr>
            <w:tcW w:w="0" w:type="auto"/>
            <w:shd w:val="clear" w:color="auto" w:fill="CCEEFF"/>
            <w:vAlign w:val="bottom"/>
          </w:tcPr>
          <w:p w14:paraId="3DDECB67" w14:textId="77777777" w:rsidR="00A8121B" w:rsidRDefault="00463EBD">
            <w:pPr>
              <w:rPr>
                <w:rFonts w:eastAsia="Times New Roman"/>
              </w:rPr>
            </w:pPr>
            <w:r>
              <w:rPr>
                <w:rFonts w:eastAsia="Times New Roman"/>
              </w:rPr>
              <w:t> </w:t>
            </w:r>
          </w:p>
        </w:tc>
        <w:tc>
          <w:tcPr>
            <w:tcW w:w="0" w:type="auto"/>
            <w:shd w:val="clear" w:color="auto" w:fill="CCEEFF"/>
            <w:vAlign w:val="bottom"/>
          </w:tcPr>
          <w:p w14:paraId="272E0869" w14:textId="77777777" w:rsidR="00A8121B" w:rsidRDefault="00463EBD">
            <w:pPr>
              <w:rPr>
                <w:rFonts w:eastAsia="Times New Roman"/>
              </w:rPr>
            </w:pPr>
            <w:r>
              <w:rPr>
                <w:rFonts w:eastAsia="Times New Roman"/>
              </w:rPr>
              <w:t> </w:t>
            </w:r>
          </w:p>
        </w:tc>
        <w:tc>
          <w:tcPr>
            <w:tcW w:w="0" w:type="auto"/>
            <w:shd w:val="clear" w:color="auto" w:fill="CCEEFF"/>
            <w:vAlign w:val="bottom"/>
          </w:tcPr>
          <w:p w14:paraId="2C055D64" w14:textId="77777777" w:rsidR="00A8121B" w:rsidRDefault="00463EBD">
            <w:pPr>
              <w:rPr>
                <w:rFonts w:eastAsia="Times New Roman"/>
              </w:rPr>
            </w:pPr>
            <w:r>
              <w:rPr>
                <w:rFonts w:eastAsia="Times New Roman"/>
              </w:rPr>
              <w:t> </w:t>
            </w:r>
          </w:p>
        </w:tc>
        <w:tc>
          <w:tcPr>
            <w:tcW w:w="0" w:type="auto"/>
            <w:shd w:val="clear" w:color="auto" w:fill="CCEEFF"/>
            <w:vAlign w:val="bottom"/>
          </w:tcPr>
          <w:p w14:paraId="64DC9679" w14:textId="77777777" w:rsidR="00A8121B" w:rsidRDefault="00463EBD">
            <w:pPr>
              <w:jc w:val="right"/>
              <w:rPr>
                <w:rFonts w:eastAsia="Times New Roman"/>
              </w:rPr>
            </w:pPr>
            <w:r>
              <w:rPr>
                <w:rFonts w:eastAsia="Times New Roman"/>
              </w:rPr>
              <w:t>52,376,724</w:t>
            </w:r>
          </w:p>
        </w:tc>
        <w:tc>
          <w:tcPr>
            <w:tcW w:w="0" w:type="auto"/>
            <w:shd w:val="clear" w:color="auto" w:fill="CCEEFF"/>
            <w:vAlign w:val="bottom"/>
          </w:tcPr>
          <w:p w14:paraId="7D85954B" w14:textId="77777777" w:rsidR="00A8121B" w:rsidRDefault="00463EBD">
            <w:pPr>
              <w:rPr>
                <w:rFonts w:eastAsia="Times New Roman"/>
              </w:rPr>
            </w:pPr>
            <w:r>
              <w:rPr>
                <w:rFonts w:eastAsia="Times New Roman"/>
              </w:rPr>
              <w:t> </w:t>
            </w:r>
          </w:p>
        </w:tc>
      </w:tr>
      <w:tr w:rsidR="00A8121B" w14:paraId="08F74EEF" w14:textId="77777777">
        <w:tc>
          <w:tcPr>
            <w:tcW w:w="0" w:type="auto"/>
            <w:shd w:val="clear" w:color="auto" w:fill="FFFFFF"/>
            <w:tcMar>
              <w:top w:w="0" w:type="dxa"/>
              <w:left w:w="180" w:type="dxa"/>
              <w:bottom w:w="0" w:type="dxa"/>
              <w:right w:w="0" w:type="dxa"/>
            </w:tcMar>
            <w:vAlign w:val="bottom"/>
          </w:tcPr>
          <w:p w14:paraId="60B297FE" w14:textId="77777777" w:rsidR="00A8121B" w:rsidRDefault="00463EBD">
            <w:pPr>
              <w:ind w:hanging="180"/>
              <w:rPr>
                <w:rFonts w:eastAsia="Times New Roman"/>
              </w:rPr>
            </w:pPr>
            <w:r>
              <w:rPr>
                <w:rFonts w:eastAsia="Times New Roman"/>
              </w:rPr>
              <w:t>Accounts payable – related parties</w:t>
            </w:r>
          </w:p>
        </w:tc>
        <w:tc>
          <w:tcPr>
            <w:tcW w:w="0" w:type="auto"/>
            <w:shd w:val="clear" w:color="auto" w:fill="FFFFFF"/>
            <w:vAlign w:val="bottom"/>
          </w:tcPr>
          <w:p w14:paraId="3E7DD6DF" w14:textId="77777777" w:rsidR="00A8121B" w:rsidRDefault="00463EBD">
            <w:pPr>
              <w:rPr>
                <w:rFonts w:eastAsia="Times New Roman"/>
              </w:rPr>
            </w:pPr>
            <w:r>
              <w:rPr>
                <w:rFonts w:eastAsia="Times New Roman"/>
              </w:rPr>
              <w:t> </w:t>
            </w:r>
          </w:p>
        </w:tc>
        <w:tc>
          <w:tcPr>
            <w:tcW w:w="0" w:type="auto"/>
            <w:shd w:val="clear" w:color="auto" w:fill="FFFFFF"/>
            <w:vAlign w:val="bottom"/>
          </w:tcPr>
          <w:p w14:paraId="7CA8FC8E" w14:textId="77777777" w:rsidR="00A8121B" w:rsidRDefault="00463EBD">
            <w:pPr>
              <w:rPr>
                <w:rFonts w:eastAsia="Times New Roman"/>
              </w:rPr>
            </w:pPr>
            <w:r>
              <w:rPr>
                <w:rFonts w:eastAsia="Times New Roman"/>
              </w:rPr>
              <w:t> </w:t>
            </w:r>
          </w:p>
        </w:tc>
        <w:tc>
          <w:tcPr>
            <w:tcW w:w="0" w:type="auto"/>
            <w:shd w:val="clear" w:color="auto" w:fill="FFFFFF"/>
            <w:vAlign w:val="bottom"/>
          </w:tcPr>
          <w:p w14:paraId="79EDC1BA" w14:textId="77777777" w:rsidR="00A8121B" w:rsidRDefault="00463EBD">
            <w:pPr>
              <w:jc w:val="right"/>
              <w:rPr>
                <w:rFonts w:eastAsia="Times New Roman"/>
              </w:rPr>
            </w:pPr>
            <w:r>
              <w:rPr>
                <w:rFonts w:eastAsia="Times New Roman"/>
              </w:rPr>
              <w:t>3,068,695</w:t>
            </w:r>
          </w:p>
        </w:tc>
        <w:tc>
          <w:tcPr>
            <w:tcW w:w="0" w:type="auto"/>
            <w:shd w:val="clear" w:color="auto" w:fill="FFFFFF"/>
            <w:vAlign w:val="bottom"/>
          </w:tcPr>
          <w:p w14:paraId="312DFD60" w14:textId="77777777" w:rsidR="00A8121B" w:rsidRDefault="00463EBD">
            <w:pPr>
              <w:rPr>
                <w:rFonts w:eastAsia="Times New Roman"/>
              </w:rPr>
            </w:pPr>
            <w:r>
              <w:rPr>
                <w:rFonts w:eastAsia="Times New Roman"/>
              </w:rPr>
              <w:t> </w:t>
            </w:r>
          </w:p>
        </w:tc>
        <w:tc>
          <w:tcPr>
            <w:tcW w:w="0" w:type="auto"/>
            <w:shd w:val="clear" w:color="auto" w:fill="FFFFFF"/>
            <w:vAlign w:val="bottom"/>
          </w:tcPr>
          <w:p w14:paraId="4C5E08A4" w14:textId="77777777" w:rsidR="00A8121B" w:rsidRDefault="00463EBD">
            <w:pPr>
              <w:rPr>
                <w:rFonts w:eastAsia="Times New Roman"/>
              </w:rPr>
            </w:pPr>
            <w:r>
              <w:rPr>
                <w:rFonts w:eastAsia="Times New Roman"/>
              </w:rPr>
              <w:t> </w:t>
            </w:r>
          </w:p>
        </w:tc>
        <w:tc>
          <w:tcPr>
            <w:tcW w:w="0" w:type="auto"/>
            <w:shd w:val="clear" w:color="auto" w:fill="FFFFFF"/>
            <w:vAlign w:val="bottom"/>
          </w:tcPr>
          <w:p w14:paraId="4E7E6155" w14:textId="77777777" w:rsidR="00A8121B" w:rsidRDefault="00463EBD">
            <w:pPr>
              <w:rPr>
                <w:rFonts w:eastAsia="Times New Roman"/>
              </w:rPr>
            </w:pPr>
            <w:r>
              <w:rPr>
                <w:rFonts w:eastAsia="Times New Roman"/>
              </w:rPr>
              <w:t> </w:t>
            </w:r>
          </w:p>
        </w:tc>
        <w:tc>
          <w:tcPr>
            <w:tcW w:w="0" w:type="auto"/>
            <w:shd w:val="clear" w:color="auto" w:fill="FFFFFF"/>
            <w:vAlign w:val="bottom"/>
          </w:tcPr>
          <w:p w14:paraId="6168C6FA" w14:textId="77777777" w:rsidR="00A8121B" w:rsidRDefault="00463EBD">
            <w:pPr>
              <w:jc w:val="right"/>
              <w:rPr>
                <w:rFonts w:eastAsia="Times New Roman"/>
              </w:rPr>
            </w:pPr>
            <w:r>
              <w:rPr>
                <w:rFonts w:eastAsia="Times New Roman"/>
              </w:rPr>
              <w:t>3,269,212</w:t>
            </w:r>
          </w:p>
        </w:tc>
        <w:tc>
          <w:tcPr>
            <w:tcW w:w="0" w:type="auto"/>
            <w:shd w:val="clear" w:color="auto" w:fill="FFFFFF"/>
            <w:vAlign w:val="bottom"/>
          </w:tcPr>
          <w:p w14:paraId="0BA66181" w14:textId="77777777" w:rsidR="00A8121B" w:rsidRDefault="00463EBD">
            <w:pPr>
              <w:rPr>
                <w:rFonts w:eastAsia="Times New Roman"/>
              </w:rPr>
            </w:pPr>
            <w:r>
              <w:rPr>
                <w:rFonts w:eastAsia="Times New Roman"/>
              </w:rPr>
              <w:t> </w:t>
            </w:r>
          </w:p>
        </w:tc>
      </w:tr>
      <w:tr w:rsidR="00A8121B" w14:paraId="7375A488" w14:textId="77777777">
        <w:tc>
          <w:tcPr>
            <w:tcW w:w="0" w:type="auto"/>
            <w:shd w:val="clear" w:color="auto" w:fill="CCEEFF"/>
            <w:tcMar>
              <w:top w:w="0" w:type="dxa"/>
              <w:left w:w="180" w:type="dxa"/>
              <w:bottom w:w="0" w:type="dxa"/>
              <w:right w:w="0" w:type="dxa"/>
            </w:tcMar>
            <w:vAlign w:val="bottom"/>
          </w:tcPr>
          <w:p w14:paraId="129BDBBA" w14:textId="77777777" w:rsidR="00A8121B" w:rsidRDefault="00463EBD">
            <w:pPr>
              <w:ind w:hanging="180"/>
              <w:rPr>
                <w:rFonts w:eastAsia="Times New Roman"/>
              </w:rPr>
            </w:pPr>
            <w:r>
              <w:rPr>
                <w:rFonts w:eastAsia="Times New Roman"/>
              </w:rPr>
              <w:t>Contract liabilities</w:t>
            </w:r>
          </w:p>
        </w:tc>
        <w:tc>
          <w:tcPr>
            <w:tcW w:w="0" w:type="auto"/>
            <w:shd w:val="clear" w:color="auto" w:fill="CCEEFF"/>
            <w:vAlign w:val="bottom"/>
          </w:tcPr>
          <w:p w14:paraId="00492B31" w14:textId="77777777" w:rsidR="00A8121B" w:rsidRDefault="00463EBD">
            <w:pPr>
              <w:rPr>
                <w:rFonts w:eastAsia="Times New Roman"/>
              </w:rPr>
            </w:pPr>
            <w:r>
              <w:rPr>
                <w:rFonts w:eastAsia="Times New Roman"/>
              </w:rPr>
              <w:t> </w:t>
            </w:r>
          </w:p>
        </w:tc>
        <w:tc>
          <w:tcPr>
            <w:tcW w:w="0" w:type="auto"/>
            <w:shd w:val="clear" w:color="auto" w:fill="CCEEFF"/>
            <w:vAlign w:val="bottom"/>
          </w:tcPr>
          <w:p w14:paraId="120AA842" w14:textId="77777777" w:rsidR="00A8121B" w:rsidRDefault="00463EBD">
            <w:pPr>
              <w:rPr>
                <w:rFonts w:eastAsia="Times New Roman"/>
              </w:rPr>
            </w:pPr>
            <w:r>
              <w:rPr>
                <w:rFonts w:eastAsia="Times New Roman"/>
              </w:rPr>
              <w:t> </w:t>
            </w:r>
          </w:p>
        </w:tc>
        <w:tc>
          <w:tcPr>
            <w:tcW w:w="0" w:type="auto"/>
            <w:shd w:val="clear" w:color="auto" w:fill="CCEEFF"/>
            <w:vAlign w:val="bottom"/>
          </w:tcPr>
          <w:p w14:paraId="3DE59AF5" w14:textId="77777777" w:rsidR="00A8121B" w:rsidRDefault="00463EBD">
            <w:pPr>
              <w:jc w:val="right"/>
              <w:rPr>
                <w:rFonts w:eastAsia="Times New Roman"/>
              </w:rPr>
            </w:pPr>
            <w:r>
              <w:rPr>
                <w:rFonts w:eastAsia="Times New Roman"/>
              </w:rPr>
              <w:t>49,327,830</w:t>
            </w:r>
          </w:p>
        </w:tc>
        <w:tc>
          <w:tcPr>
            <w:tcW w:w="0" w:type="auto"/>
            <w:shd w:val="clear" w:color="auto" w:fill="CCEEFF"/>
            <w:vAlign w:val="bottom"/>
          </w:tcPr>
          <w:p w14:paraId="2C768CF1" w14:textId="77777777" w:rsidR="00A8121B" w:rsidRDefault="00463EBD">
            <w:pPr>
              <w:rPr>
                <w:rFonts w:eastAsia="Times New Roman"/>
              </w:rPr>
            </w:pPr>
            <w:r>
              <w:rPr>
                <w:rFonts w:eastAsia="Times New Roman"/>
              </w:rPr>
              <w:t> </w:t>
            </w:r>
          </w:p>
        </w:tc>
        <w:tc>
          <w:tcPr>
            <w:tcW w:w="0" w:type="auto"/>
            <w:shd w:val="clear" w:color="auto" w:fill="CCEEFF"/>
            <w:vAlign w:val="bottom"/>
          </w:tcPr>
          <w:p w14:paraId="5B09C0BB" w14:textId="77777777" w:rsidR="00A8121B" w:rsidRDefault="00463EBD">
            <w:pPr>
              <w:rPr>
                <w:rFonts w:eastAsia="Times New Roman"/>
              </w:rPr>
            </w:pPr>
            <w:r>
              <w:rPr>
                <w:rFonts w:eastAsia="Times New Roman"/>
              </w:rPr>
              <w:t> </w:t>
            </w:r>
          </w:p>
        </w:tc>
        <w:tc>
          <w:tcPr>
            <w:tcW w:w="0" w:type="auto"/>
            <w:shd w:val="clear" w:color="auto" w:fill="CCEEFF"/>
            <w:vAlign w:val="bottom"/>
          </w:tcPr>
          <w:p w14:paraId="2033B534" w14:textId="77777777" w:rsidR="00A8121B" w:rsidRDefault="00463EBD">
            <w:pPr>
              <w:rPr>
                <w:rFonts w:eastAsia="Times New Roman"/>
              </w:rPr>
            </w:pPr>
            <w:r>
              <w:rPr>
                <w:rFonts w:eastAsia="Times New Roman"/>
              </w:rPr>
              <w:t> </w:t>
            </w:r>
          </w:p>
        </w:tc>
        <w:tc>
          <w:tcPr>
            <w:tcW w:w="0" w:type="auto"/>
            <w:shd w:val="clear" w:color="auto" w:fill="CCEEFF"/>
            <w:vAlign w:val="bottom"/>
          </w:tcPr>
          <w:p w14:paraId="7ABB5B9C" w14:textId="77777777" w:rsidR="00A8121B" w:rsidRDefault="00463EBD">
            <w:pPr>
              <w:jc w:val="right"/>
              <w:rPr>
                <w:rFonts w:eastAsia="Times New Roman"/>
              </w:rPr>
            </w:pPr>
            <w:r>
              <w:rPr>
                <w:rFonts w:eastAsia="Times New Roman"/>
              </w:rPr>
              <w:t>27,592,381</w:t>
            </w:r>
          </w:p>
        </w:tc>
        <w:tc>
          <w:tcPr>
            <w:tcW w:w="0" w:type="auto"/>
            <w:shd w:val="clear" w:color="auto" w:fill="CCEEFF"/>
            <w:vAlign w:val="bottom"/>
          </w:tcPr>
          <w:p w14:paraId="00B67A12" w14:textId="77777777" w:rsidR="00A8121B" w:rsidRDefault="00463EBD">
            <w:pPr>
              <w:rPr>
                <w:rFonts w:eastAsia="Times New Roman"/>
              </w:rPr>
            </w:pPr>
            <w:r>
              <w:rPr>
                <w:rFonts w:eastAsia="Times New Roman"/>
              </w:rPr>
              <w:t> </w:t>
            </w:r>
          </w:p>
        </w:tc>
      </w:tr>
      <w:tr w:rsidR="00A8121B" w14:paraId="0595D72B" w14:textId="77777777">
        <w:tc>
          <w:tcPr>
            <w:tcW w:w="0" w:type="auto"/>
            <w:shd w:val="clear" w:color="auto" w:fill="FFFFFF"/>
            <w:tcMar>
              <w:top w:w="0" w:type="dxa"/>
              <w:left w:w="180" w:type="dxa"/>
              <w:bottom w:w="0" w:type="dxa"/>
              <w:right w:w="0" w:type="dxa"/>
            </w:tcMar>
            <w:vAlign w:val="bottom"/>
          </w:tcPr>
          <w:p w14:paraId="0335E4C1" w14:textId="77777777" w:rsidR="00A8121B" w:rsidRDefault="00463EBD">
            <w:pPr>
              <w:ind w:hanging="180"/>
              <w:rPr>
                <w:rFonts w:eastAsia="Times New Roman"/>
              </w:rPr>
            </w:pPr>
            <w:r>
              <w:rPr>
                <w:rFonts w:eastAsia="Times New Roman"/>
              </w:rPr>
              <w:t>Contract liabilities – related parties</w:t>
            </w:r>
          </w:p>
        </w:tc>
        <w:tc>
          <w:tcPr>
            <w:tcW w:w="0" w:type="auto"/>
            <w:shd w:val="clear" w:color="auto" w:fill="FFFFFF"/>
            <w:vAlign w:val="bottom"/>
          </w:tcPr>
          <w:p w14:paraId="45957BFB" w14:textId="77777777" w:rsidR="00A8121B" w:rsidRDefault="00463EBD">
            <w:pPr>
              <w:rPr>
                <w:rFonts w:eastAsia="Times New Roman"/>
              </w:rPr>
            </w:pPr>
            <w:r>
              <w:rPr>
                <w:rFonts w:eastAsia="Times New Roman"/>
              </w:rPr>
              <w:t> </w:t>
            </w:r>
          </w:p>
        </w:tc>
        <w:tc>
          <w:tcPr>
            <w:tcW w:w="0" w:type="auto"/>
            <w:shd w:val="clear" w:color="auto" w:fill="FFFFFF"/>
            <w:vAlign w:val="bottom"/>
          </w:tcPr>
          <w:p w14:paraId="12C22B0C" w14:textId="77777777" w:rsidR="00A8121B" w:rsidRDefault="00463EBD">
            <w:pPr>
              <w:rPr>
                <w:rFonts w:eastAsia="Times New Roman"/>
              </w:rPr>
            </w:pPr>
            <w:r>
              <w:rPr>
                <w:rFonts w:eastAsia="Times New Roman"/>
              </w:rPr>
              <w:t> </w:t>
            </w:r>
          </w:p>
        </w:tc>
        <w:tc>
          <w:tcPr>
            <w:tcW w:w="0" w:type="auto"/>
            <w:shd w:val="clear" w:color="auto" w:fill="FFFFFF"/>
            <w:vAlign w:val="bottom"/>
          </w:tcPr>
          <w:p w14:paraId="3DFA3431" w14:textId="77777777" w:rsidR="00A8121B" w:rsidRDefault="00463EBD">
            <w:pPr>
              <w:jc w:val="right"/>
              <w:rPr>
                <w:rFonts w:eastAsia="Times New Roman"/>
              </w:rPr>
            </w:pPr>
            <w:r>
              <w:rPr>
                <w:rFonts w:eastAsia="Times New Roman"/>
              </w:rPr>
              <w:t>64,715,769</w:t>
            </w:r>
          </w:p>
        </w:tc>
        <w:tc>
          <w:tcPr>
            <w:tcW w:w="0" w:type="auto"/>
            <w:shd w:val="clear" w:color="auto" w:fill="FFFFFF"/>
            <w:vAlign w:val="bottom"/>
          </w:tcPr>
          <w:p w14:paraId="42B1048E" w14:textId="77777777" w:rsidR="00A8121B" w:rsidRDefault="00463EBD">
            <w:pPr>
              <w:rPr>
                <w:rFonts w:eastAsia="Times New Roman"/>
              </w:rPr>
            </w:pPr>
            <w:r>
              <w:rPr>
                <w:rFonts w:eastAsia="Times New Roman"/>
              </w:rPr>
              <w:t> </w:t>
            </w:r>
          </w:p>
        </w:tc>
        <w:tc>
          <w:tcPr>
            <w:tcW w:w="0" w:type="auto"/>
            <w:shd w:val="clear" w:color="auto" w:fill="FFFFFF"/>
            <w:vAlign w:val="bottom"/>
          </w:tcPr>
          <w:p w14:paraId="1C08A3BD" w14:textId="77777777" w:rsidR="00A8121B" w:rsidRDefault="00463EBD">
            <w:pPr>
              <w:rPr>
                <w:rFonts w:eastAsia="Times New Roman"/>
              </w:rPr>
            </w:pPr>
            <w:r>
              <w:rPr>
                <w:rFonts w:eastAsia="Times New Roman"/>
              </w:rPr>
              <w:t> </w:t>
            </w:r>
          </w:p>
        </w:tc>
        <w:tc>
          <w:tcPr>
            <w:tcW w:w="0" w:type="auto"/>
            <w:shd w:val="clear" w:color="auto" w:fill="FFFFFF"/>
            <w:vAlign w:val="bottom"/>
          </w:tcPr>
          <w:p w14:paraId="127E4F92" w14:textId="77777777" w:rsidR="00A8121B" w:rsidRDefault="00463EBD">
            <w:pPr>
              <w:rPr>
                <w:rFonts w:eastAsia="Times New Roman"/>
              </w:rPr>
            </w:pPr>
            <w:r>
              <w:rPr>
                <w:rFonts w:eastAsia="Times New Roman"/>
              </w:rPr>
              <w:t> </w:t>
            </w:r>
          </w:p>
        </w:tc>
        <w:tc>
          <w:tcPr>
            <w:tcW w:w="0" w:type="auto"/>
            <w:shd w:val="clear" w:color="auto" w:fill="FFFFFF"/>
            <w:vAlign w:val="bottom"/>
          </w:tcPr>
          <w:p w14:paraId="12BF5993" w14:textId="77777777" w:rsidR="00A8121B" w:rsidRDefault="00463EBD">
            <w:pPr>
              <w:jc w:val="right"/>
              <w:rPr>
                <w:rFonts w:eastAsia="Times New Roman"/>
              </w:rPr>
            </w:pPr>
            <w:r>
              <w:rPr>
                <w:rFonts w:eastAsia="Times New Roman"/>
              </w:rPr>
              <w:t>80,348,303</w:t>
            </w:r>
          </w:p>
        </w:tc>
        <w:tc>
          <w:tcPr>
            <w:tcW w:w="0" w:type="auto"/>
            <w:shd w:val="clear" w:color="auto" w:fill="FFFFFF"/>
            <w:vAlign w:val="bottom"/>
          </w:tcPr>
          <w:p w14:paraId="51DC2575" w14:textId="77777777" w:rsidR="00A8121B" w:rsidRDefault="00463EBD">
            <w:pPr>
              <w:rPr>
                <w:rFonts w:eastAsia="Times New Roman"/>
              </w:rPr>
            </w:pPr>
            <w:r>
              <w:rPr>
                <w:rFonts w:eastAsia="Times New Roman"/>
              </w:rPr>
              <w:t> </w:t>
            </w:r>
          </w:p>
        </w:tc>
      </w:tr>
      <w:tr w:rsidR="00A8121B" w14:paraId="29936377" w14:textId="77777777">
        <w:tc>
          <w:tcPr>
            <w:tcW w:w="0" w:type="auto"/>
            <w:shd w:val="clear" w:color="auto" w:fill="CCEEFF"/>
            <w:tcMar>
              <w:top w:w="0" w:type="dxa"/>
              <w:left w:w="180" w:type="dxa"/>
              <w:bottom w:w="0" w:type="dxa"/>
              <w:right w:w="0" w:type="dxa"/>
            </w:tcMar>
            <w:vAlign w:val="bottom"/>
          </w:tcPr>
          <w:p w14:paraId="606C420B" w14:textId="77777777" w:rsidR="00A8121B" w:rsidRDefault="00463EBD">
            <w:pPr>
              <w:ind w:hanging="180"/>
              <w:rPr>
                <w:rFonts w:eastAsia="Times New Roman"/>
              </w:rPr>
            </w:pPr>
            <w:r>
              <w:rPr>
                <w:rFonts w:eastAsia="Times New Roman"/>
              </w:rPr>
              <w:t>Income tax payable</w:t>
            </w:r>
          </w:p>
        </w:tc>
        <w:tc>
          <w:tcPr>
            <w:tcW w:w="0" w:type="auto"/>
            <w:shd w:val="clear" w:color="auto" w:fill="CCEEFF"/>
            <w:vAlign w:val="bottom"/>
          </w:tcPr>
          <w:p w14:paraId="342E8D64" w14:textId="77777777" w:rsidR="00A8121B" w:rsidRDefault="00463EBD">
            <w:pPr>
              <w:rPr>
                <w:rFonts w:eastAsia="Times New Roman"/>
              </w:rPr>
            </w:pPr>
            <w:r>
              <w:rPr>
                <w:rFonts w:eastAsia="Times New Roman"/>
              </w:rPr>
              <w:t> </w:t>
            </w:r>
          </w:p>
        </w:tc>
        <w:tc>
          <w:tcPr>
            <w:tcW w:w="0" w:type="auto"/>
            <w:shd w:val="clear" w:color="auto" w:fill="CCEEFF"/>
            <w:vAlign w:val="bottom"/>
          </w:tcPr>
          <w:p w14:paraId="78F316A8" w14:textId="77777777" w:rsidR="00A8121B" w:rsidRDefault="00463EBD">
            <w:pPr>
              <w:rPr>
                <w:rFonts w:eastAsia="Times New Roman"/>
              </w:rPr>
            </w:pPr>
            <w:r>
              <w:rPr>
                <w:rFonts w:eastAsia="Times New Roman"/>
              </w:rPr>
              <w:t> </w:t>
            </w:r>
          </w:p>
        </w:tc>
        <w:tc>
          <w:tcPr>
            <w:tcW w:w="0" w:type="auto"/>
            <w:shd w:val="clear" w:color="auto" w:fill="CCEEFF"/>
            <w:vAlign w:val="bottom"/>
          </w:tcPr>
          <w:p w14:paraId="20B9295D" w14:textId="77777777" w:rsidR="00A8121B" w:rsidRDefault="00463EBD">
            <w:pPr>
              <w:jc w:val="right"/>
              <w:rPr>
                <w:rFonts w:eastAsia="Times New Roman"/>
              </w:rPr>
            </w:pPr>
            <w:r>
              <w:rPr>
                <w:rFonts w:eastAsia="Times New Roman"/>
              </w:rPr>
              <w:t>24,779,716</w:t>
            </w:r>
          </w:p>
        </w:tc>
        <w:tc>
          <w:tcPr>
            <w:tcW w:w="0" w:type="auto"/>
            <w:shd w:val="clear" w:color="auto" w:fill="CCEEFF"/>
            <w:vAlign w:val="bottom"/>
          </w:tcPr>
          <w:p w14:paraId="7A7491D9" w14:textId="77777777" w:rsidR="00A8121B" w:rsidRDefault="00463EBD">
            <w:pPr>
              <w:rPr>
                <w:rFonts w:eastAsia="Times New Roman"/>
              </w:rPr>
            </w:pPr>
            <w:r>
              <w:rPr>
                <w:rFonts w:eastAsia="Times New Roman"/>
              </w:rPr>
              <w:t> </w:t>
            </w:r>
          </w:p>
        </w:tc>
        <w:tc>
          <w:tcPr>
            <w:tcW w:w="0" w:type="auto"/>
            <w:shd w:val="clear" w:color="auto" w:fill="CCEEFF"/>
            <w:vAlign w:val="bottom"/>
          </w:tcPr>
          <w:p w14:paraId="650C3375" w14:textId="77777777" w:rsidR="00A8121B" w:rsidRDefault="00463EBD">
            <w:pPr>
              <w:rPr>
                <w:rFonts w:eastAsia="Times New Roman"/>
              </w:rPr>
            </w:pPr>
            <w:r>
              <w:rPr>
                <w:rFonts w:eastAsia="Times New Roman"/>
              </w:rPr>
              <w:t> </w:t>
            </w:r>
          </w:p>
        </w:tc>
        <w:tc>
          <w:tcPr>
            <w:tcW w:w="0" w:type="auto"/>
            <w:shd w:val="clear" w:color="auto" w:fill="CCEEFF"/>
            <w:vAlign w:val="bottom"/>
          </w:tcPr>
          <w:p w14:paraId="201EF2A3" w14:textId="77777777" w:rsidR="00A8121B" w:rsidRDefault="00463EBD">
            <w:pPr>
              <w:rPr>
                <w:rFonts w:eastAsia="Times New Roman"/>
              </w:rPr>
            </w:pPr>
            <w:r>
              <w:rPr>
                <w:rFonts w:eastAsia="Times New Roman"/>
              </w:rPr>
              <w:t> </w:t>
            </w:r>
          </w:p>
        </w:tc>
        <w:tc>
          <w:tcPr>
            <w:tcW w:w="0" w:type="auto"/>
            <w:shd w:val="clear" w:color="auto" w:fill="CCEEFF"/>
            <w:vAlign w:val="bottom"/>
          </w:tcPr>
          <w:p w14:paraId="5E4F169A" w14:textId="77777777" w:rsidR="00A8121B" w:rsidRDefault="00463EBD">
            <w:pPr>
              <w:jc w:val="right"/>
              <w:rPr>
                <w:rFonts w:eastAsia="Times New Roman"/>
              </w:rPr>
            </w:pPr>
            <w:r>
              <w:rPr>
                <w:rFonts w:eastAsia="Times New Roman"/>
              </w:rPr>
              <w:t>15,386,467</w:t>
            </w:r>
          </w:p>
        </w:tc>
        <w:tc>
          <w:tcPr>
            <w:tcW w:w="0" w:type="auto"/>
            <w:shd w:val="clear" w:color="auto" w:fill="CCEEFF"/>
            <w:vAlign w:val="bottom"/>
          </w:tcPr>
          <w:p w14:paraId="1B23056A" w14:textId="77777777" w:rsidR="00A8121B" w:rsidRDefault="00463EBD">
            <w:pPr>
              <w:rPr>
                <w:rFonts w:eastAsia="Times New Roman"/>
              </w:rPr>
            </w:pPr>
            <w:r>
              <w:rPr>
                <w:rFonts w:eastAsia="Times New Roman"/>
              </w:rPr>
              <w:t> </w:t>
            </w:r>
          </w:p>
        </w:tc>
      </w:tr>
      <w:tr w:rsidR="00A8121B" w14:paraId="6C0C64E8" w14:textId="77777777">
        <w:tc>
          <w:tcPr>
            <w:tcW w:w="0" w:type="auto"/>
            <w:shd w:val="clear" w:color="auto" w:fill="FFFFFF"/>
            <w:tcMar>
              <w:top w:w="0" w:type="dxa"/>
              <w:left w:w="180" w:type="dxa"/>
              <w:bottom w:w="0" w:type="dxa"/>
              <w:right w:w="0" w:type="dxa"/>
            </w:tcMar>
            <w:vAlign w:val="bottom"/>
          </w:tcPr>
          <w:p w14:paraId="165B894D" w14:textId="77777777" w:rsidR="00A8121B" w:rsidRDefault="00463EBD">
            <w:pPr>
              <w:ind w:hanging="180"/>
              <w:rPr>
                <w:rFonts w:eastAsia="Times New Roman"/>
              </w:rPr>
            </w:pPr>
            <w:r>
              <w:rPr>
                <w:rFonts w:eastAsia="Times New Roman"/>
              </w:rPr>
              <w:t>Due</w:t>
            </w:r>
            <w:r>
              <w:rPr>
                <w:rFonts w:eastAsia="Times New Roman"/>
              </w:rPr>
              <w:t xml:space="preserve"> to related parties</w:t>
            </w:r>
          </w:p>
        </w:tc>
        <w:tc>
          <w:tcPr>
            <w:tcW w:w="0" w:type="auto"/>
            <w:shd w:val="clear" w:color="auto" w:fill="FFFFFF"/>
            <w:vAlign w:val="bottom"/>
          </w:tcPr>
          <w:p w14:paraId="50AF03DF" w14:textId="77777777" w:rsidR="00A8121B" w:rsidRDefault="00463EBD">
            <w:pPr>
              <w:rPr>
                <w:rFonts w:eastAsia="Times New Roman"/>
              </w:rPr>
            </w:pPr>
            <w:r>
              <w:rPr>
                <w:rFonts w:eastAsia="Times New Roman"/>
              </w:rPr>
              <w:t> </w:t>
            </w:r>
          </w:p>
        </w:tc>
        <w:tc>
          <w:tcPr>
            <w:tcW w:w="0" w:type="auto"/>
            <w:shd w:val="clear" w:color="auto" w:fill="FFFFFF"/>
            <w:vAlign w:val="bottom"/>
          </w:tcPr>
          <w:p w14:paraId="653464FD" w14:textId="77777777" w:rsidR="00A8121B" w:rsidRDefault="00463EBD">
            <w:pPr>
              <w:rPr>
                <w:rFonts w:eastAsia="Times New Roman"/>
              </w:rPr>
            </w:pPr>
            <w:r>
              <w:rPr>
                <w:rFonts w:eastAsia="Times New Roman"/>
              </w:rPr>
              <w:t> </w:t>
            </w:r>
          </w:p>
        </w:tc>
        <w:tc>
          <w:tcPr>
            <w:tcW w:w="0" w:type="auto"/>
            <w:shd w:val="clear" w:color="auto" w:fill="FFFFFF"/>
            <w:vAlign w:val="bottom"/>
          </w:tcPr>
          <w:p w14:paraId="26133C17" w14:textId="77777777" w:rsidR="00A8121B" w:rsidRDefault="00463EBD">
            <w:pPr>
              <w:jc w:val="right"/>
              <w:rPr>
                <w:rFonts w:eastAsiaTheme="minorEastAsia"/>
              </w:rPr>
            </w:pPr>
            <w:r>
              <w:rPr>
                <w:rFonts w:hint="eastAsia"/>
              </w:rPr>
              <w:t>11,090</w:t>
            </w:r>
          </w:p>
        </w:tc>
        <w:tc>
          <w:tcPr>
            <w:tcW w:w="0" w:type="auto"/>
            <w:shd w:val="clear" w:color="auto" w:fill="FFFFFF"/>
            <w:vAlign w:val="bottom"/>
          </w:tcPr>
          <w:p w14:paraId="4AF513B3" w14:textId="77777777" w:rsidR="00A8121B" w:rsidRDefault="00463EBD">
            <w:pPr>
              <w:rPr>
                <w:rFonts w:eastAsia="Times New Roman"/>
              </w:rPr>
            </w:pPr>
            <w:r>
              <w:rPr>
                <w:rFonts w:eastAsia="Times New Roman"/>
              </w:rPr>
              <w:t> </w:t>
            </w:r>
          </w:p>
        </w:tc>
        <w:tc>
          <w:tcPr>
            <w:tcW w:w="0" w:type="auto"/>
            <w:shd w:val="clear" w:color="auto" w:fill="FFFFFF"/>
            <w:vAlign w:val="bottom"/>
          </w:tcPr>
          <w:p w14:paraId="37018F99" w14:textId="77777777" w:rsidR="00A8121B" w:rsidRDefault="00463EBD">
            <w:pPr>
              <w:rPr>
                <w:rFonts w:eastAsia="Times New Roman"/>
              </w:rPr>
            </w:pPr>
            <w:r>
              <w:rPr>
                <w:rFonts w:eastAsia="Times New Roman"/>
              </w:rPr>
              <w:t> </w:t>
            </w:r>
          </w:p>
        </w:tc>
        <w:tc>
          <w:tcPr>
            <w:tcW w:w="0" w:type="auto"/>
            <w:shd w:val="clear" w:color="auto" w:fill="FFFFFF"/>
            <w:vAlign w:val="bottom"/>
          </w:tcPr>
          <w:p w14:paraId="51EEA4B1" w14:textId="77777777" w:rsidR="00A8121B" w:rsidRDefault="00463EBD">
            <w:pPr>
              <w:rPr>
                <w:rFonts w:eastAsia="Times New Roman"/>
              </w:rPr>
            </w:pPr>
            <w:r>
              <w:rPr>
                <w:rFonts w:eastAsia="Times New Roman"/>
              </w:rPr>
              <w:t> </w:t>
            </w:r>
          </w:p>
        </w:tc>
        <w:tc>
          <w:tcPr>
            <w:tcW w:w="0" w:type="auto"/>
            <w:shd w:val="clear" w:color="auto" w:fill="FFFFFF"/>
            <w:vAlign w:val="bottom"/>
          </w:tcPr>
          <w:p w14:paraId="4B30F869" w14:textId="77777777" w:rsidR="00A8121B" w:rsidRDefault="00463EBD">
            <w:pPr>
              <w:jc w:val="right"/>
              <w:rPr>
                <w:rFonts w:eastAsia="Times New Roman"/>
              </w:rPr>
            </w:pPr>
            <w:r>
              <w:rPr>
                <w:rFonts w:eastAsia="Times New Roman"/>
              </w:rPr>
              <w:t>62,328,287</w:t>
            </w:r>
          </w:p>
        </w:tc>
        <w:tc>
          <w:tcPr>
            <w:tcW w:w="0" w:type="auto"/>
            <w:shd w:val="clear" w:color="auto" w:fill="FFFFFF"/>
            <w:vAlign w:val="bottom"/>
          </w:tcPr>
          <w:p w14:paraId="30B6B361" w14:textId="77777777" w:rsidR="00A8121B" w:rsidRDefault="00463EBD">
            <w:pPr>
              <w:rPr>
                <w:rFonts w:eastAsia="Times New Roman"/>
              </w:rPr>
            </w:pPr>
            <w:r>
              <w:rPr>
                <w:rFonts w:eastAsia="Times New Roman"/>
              </w:rPr>
              <w:t> </w:t>
            </w:r>
          </w:p>
        </w:tc>
      </w:tr>
      <w:tr w:rsidR="00A8121B" w14:paraId="45D1B16A" w14:textId="77777777">
        <w:tc>
          <w:tcPr>
            <w:tcW w:w="0" w:type="auto"/>
            <w:shd w:val="clear" w:color="auto" w:fill="CCEEFF"/>
            <w:tcMar>
              <w:top w:w="0" w:type="dxa"/>
              <w:left w:w="180" w:type="dxa"/>
              <w:bottom w:w="0" w:type="dxa"/>
              <w:right w:w="0" w:type="dxa"/>
            </w:tcMar>
            <w:vAlign w:val="bottom"/>
          </w:tcPr>
          <w:p w14:paraId="3287FBDD" w14:textId="77777777" w:rsidR="00A8121B" w:rsidRPr="004E34D7" w:rsidRDefault="00463EBD">
            <w:pPr>
              <w:ind w:hanging="180"/>
              <w:rPr>
                <w:rFonts w:eastAsia="Times New Roman"/>
                <w:lang w:val="en-HK"/>
              </w:rPr>
            </w:pPr>
            <w:r>
              <w:rPr>
                <w:rFonts w:eastAsia="Times New Roman"/>
                <w:lang w:val="en-HK"/>
              </w:rPr>
              <w:t>Other payable and accrued expenses</w:t>
            </w:r>
          </w:p>
        </w:tc>
        <w:tc>
          <w:tcPr>
            <w:tcW w:w="0" w:type="auto"/>
            <w:shd w:val="clear" w:color="auto" w:fill="CCEEFF"/>
            <w:vAlign w:val="bottom"/>
          </w:tcPr>
          <w:p w14:paraId="25D61033" w14:textId="77777777" w:rsidR="00A8121B" w:rsidRPr="004E34D7" w:rsidRDefault="00463EBD">
            <w:pPr>
              <w:rPr>
                <w:rFonts w:eastAsia="Times New Roman"/>
                <w:lang w:val="en-HK"/>
              </w:rPr>
            </w:pPr>
            <w:r>
              <w:rPr>
                <w:rFonts w:eastAsia="Times New Roman"/>
                <w:lang w:val="en-HK"/>
              </w:rPr>
              <w:t> </w:t>
            </w:r>
          </w:p>
        </w:tc>
        <w:tc>
          <w:tcPr>
            <w:tcW w:w="0" w:type="auto"/>
            <w:shd w:val="clear" w:color="auto" w:fill="CCEEFF"/>
            <w:vAlign w:val="bottom"/>
          </w:tcPr>
          <w:p w14:paraId="20382FDF" w14:textId="77777777" w:rsidR="00A8121B" w:rsidRPr="004E34D7" w:rsidRDefault="00463EBD">
            <w:pPr>
              <w:rPr>
                <w:rFonts w:eastAsia="Times New Roman"/>
                <w:lang w:val="en-HK"/>
              </w:rPr>
            </w:pPr>
            <w:r>
              <w:rPr>
                <w:rFonts w:eastAsia="Times New Roman"/>
                <w:lang w:val="en-HK"/>
              </w:rPr>
              <w:t> </w:t>
            </w:r>
          </w:p>
        </w:tc>
        <w:tc>
          <w:tcPr>
            <w:tcW w:w="0" w:type="auto"/>
            <w:shd w:val="clear" w:color="auto" w:fill="CCEEFF"/>
            <w:vAlign w:val="bottom"/>
          </w:tcPr>
          <w:p w14:paraId="26915275" w14:textId="77777777" w:rsidR="00A8121B" w:rsidRDefault="00463EBD">
            <w:pPr>
              <w:jc w:val="right"/>
              <w:rPr>
                <w:rFonts w:eastAsia="Times New Roman"/>
              </w:rPr>
            </w:pPr>
            <w:r>
              <w:rPr>
                <w:rFonts w:eastAsia="Times New Roman"/>
              </w:rPr>
              <w:t>8,219,614</w:t>
            </w:r>
          </w:p>
        </w:tc>
        <w:tc>
          <w:tcPr>
            <w:tcW w:w="0" w:type="auto"/>
            <w:shd w:val="clear" w:color="auto" w:fill="CCEEFF"/>
            <w:vAlign w:val="bottom"/>
          </w:tcPr>
          <w:p w14:paraId="3015212E" w14:textId="77777777" w:rsidR="00A8121B" w:rsidRDefault="00463EBD">
            <w:pPr>
              <w:rPr>
                <w:rFonts w:eastAsia="Times New Roman"/>
              </w:rPr>
            </w:pPr>
            <w:r>
              <w:rPr>
                <w:rFonts w:eastAsia="Times New Roman"/>
              </w:rPr>
              <w:t> </w:t>
            </w:r>
          </w:p>
        </w:tc>
        <w:tc>
          <w:tcPr>
            <w:tcW w:w="0" w:type="auto"/>
            <w:shd w:val="clear" w:color="auto" w:fill="CCEEFF"/>
            <w:vAlign w:val="bottom"/>
          </w:tcPr>
          <w:p w14:paraId="35A6B0E9" w14:textId="77777777" w:rsidR="00A8121B" w:rsidRDefault="00463EBD">
            <w:pPr>
              <w:rPr>
                <w:rFonts w:eastAsia="Times New Roman"/>
              </w:rPr>
            </w:pPr>
            <w:r>
              <w:rPr>
                <w:rFonts w:eastAsia="Times New Roman"/>
              </w:rPr>
              <w:t> </w:t>
            </w:r>
          </w:p>
        </w:tc>
        <w:tc>
          <w:tcPr>
            <w:tcW w:w="0" w:type="auto"/>
            <w:shd w:val="clear" w:color="auto" w:fill="CCEEFF"/>
            <w:vAlign w:val="bottom"/>
          </w:tcPr>
          <w:p w14:paraId="56DDB442" w14:textId="77777777" w:rsidR="00A8121B" w:rsidRDefault="00463EBD">
            <w:pPr>
              <w:rPr>
                <w:rFonts w:eastAsia="Times New Roman"/>
              </w:rPr>
            </w:pPr>
            <w:r>
              <w:rPr>
                <w:rFonts w:eastAsia="Times New Roman"/>
              </w:rPr>
              <w:t> </w:t>
            </w:r>
          </w:p>
        </w:tc>
        <w:tc>
          <w:tcPr>
            <w:tcW w:w="0" w:type="auto"/>
            <w:shd w:val="clear" w:color="auto" w:fill="CCEEFF"/>
            <w:vAlign w:val="bottom"/>
          </w:tcPr>
          <w:p w14:paraId="12592B1C" w14:textId="77777777" w:rsidR="00A8121B" w:rsidRDefault="00463EBD">
            <w:pPr>
              <w:jc w:val="right"/>
              <w:rPr>
                <w:rFonts w:eastAsia="Times New Roman"/>
              </w:rPr>
            </w:pPr>
            <w:r>
              <w:rPr>
                <w:rFonts w:eastAsia="Times New Roman"/>
              </w:rPr>
              <w:t>15,415,684</w:t>
            </w:r>
          </w:p>
        </w:tc>
        <w:tc>
          <w:tcPr>
            <w:tcW w:w="0" w:type="auto"/>
            <w:shd w:val="clear" w:color="auto" w:fill="CCEEFF"/>
            <w:vAlign w:val="bottom"/>
          </w:tcPr>
          <w:p w14:paraId="01D79091" w14:textId="77777777" w:rsidR="00A8121B" w:rsidRDefault="00463EBD">
            <w:pPr>
              <w:rPr>
                <w:rFonts w:eastAsia="Times New Roman"/>
              </w:rPr>
            </w:pPr>
            <w:r>
              <w:rPr>
                <w:rFonts w:eastAsia="Times New Roman"/>
              </w:rPr>
              <w:t> </w:t>
            </w:r>
          </w:p>
        </w:tc>
      </w:tr>
      <w:tr w:rsidR="00A8121B" w14:paraId="7CE6309C" w14:textId="77777777">
        <w:tc>
          <w:tcPr>
            <w:tcW w:w="0" w:type="auto"/>
            <w:shd w:val="clear" w:color="auto" w:fill="FFFFFF"/>
            <w:tcMar>
              <w:top w:w="0" w:type="dxa"/>
              <w:left w:w="180" w:type="dxa"/>
              <w:bottom w:w="0" w:type="dxa"/>
              <w:right w:w="0" w:type="dxa"/>
            </w:tcMar>
            <w:vAlign w:val="bottom"/>
          </w:tcPr>
          <w:p w14:paraId="189005D5" w14:textId="77777777" w:rsidR="00A8121B" w:rsidRDefault="00463EBD">
            <w:pPr>
              <w:ind w:hanging="180"/>
              <w:rPr>
                <w:rFonts w:eastAsia="Times New Roman"/>
              </w:rPr>
            </w:pPr>
            <w:r>
              <w:rPr>
                <w:rFonts w:eastAsia="Times New Roman"/>
              </w:rPr>
              <w:t>Lease liabilities, current</w:t>
            </w:r>
          </w:p>
        </w:tc>
        <w:tc>
          <w:tcPr>
            <w:tcW w:w="0" w:type="auto"/>
            <w:shd w:val="clear" w:color="auto" w:fill="FFFFFF"/>
            <w:vAlign w:val="bottom"/>
          </w:tcPr>
          <w:p w14:paraId="683C6A15" w14:textId="77777777" w:rsidR="00A8121B" w:rsidRDefault="00463EBD">
            <w:pPr>
              <w:rPr>
                <w:rFonts w:eastAsia="Times New Roman"/>
              </w:rPr>
            </w:pPr>
            <w:r>
              <w:rPr>
                <w:rFonts w:eastAsia="Times New Roman"/>
              </w:rPr>
              <w:t> </w:t>
            </w:r>
          </w:p>
        </w:tc>
        <w:tc>
          <w:tcPr>
            <w:tcW w:w="0" w:type="auto"/>
            <w:shd w:val="clear" w:color="auto" w:fill="FFFFFF"/>
            <w:vAlign w:val="bottom"/>
          </w:tcPr>
          <w:p w14:paraId="70BEA030" w14:textId="77777777" w:rsidR="00A8121B" w:rsidRDefault="00463EBD">
            <w:pPr>
              <w:rPr>
                <w:rFonts w:eastAsia="Times New Roman"/>
              </w:rPr>
            </w:pPr>
            <w:r>
              <w:rPr>
                <w:rFonts w:eastAsia="Times New Roman"/>
              </w:rPr>
              <w:t> </w:t>
            </w:r>
          </w:p>
        </w:tc>
        <w:tc>
          <w:tcPr>
            <w:tcW w:w="0" w:type="auto"/>
            <w:shd w:val="clear" w:color="auto" w:fill="FFFFFF"/>
            <w:vAlign w:val="bottom"/>
          </w:tcPr>
          <w:p w14:paraId="5C14353E" w14:textId="77777777" w:rsidR="00A8121B" w:rsidRDefault="00463EBD">
            <w:pPr>
              <w:jc w:val="right"/>
              <w:rPr>
                <w:rFonts w:eastAsia="Times New Roman"/>
              </w:rPr>
            </w:pPr>
            <w:r>
              <w:rPr>
                <w:rFonts w:eastAsia="Times New Roman"/>
              </w:rPr>
              <w:t>3,534,017</w:t>
            </w:r>
          </w:p>
        </w:tc>
        <w:tc>
          <w:tcPr>
            <w:tcW w:w="0" w:type="auto"/>
            <w:shd w:val="clear" w:color="auto" w:fill="FFFFFF"/>
            <w:vAlign w:val="bottom"/>
          </w:tcPr>
          <w:p w14:paraId="0E4B6345" w14:textId="77777777" w:rsidR="00A8121B" w:rsidRDefault="00463EBD">
            <w:pPr>
              <w:rPr>
                <w:rFonts w:eastAsia="Times New Roman"/>
              </w:rPr>
            </w:pPr>
            <w:r>
              <w:rPr>
                <w:rFonts w:eastAsia="Times New Roman"/>
              </w:rPr>
              <w:t> </w:t>
            </w:r>
          </w:p>
        </w:tc>
        <w:tc>
          <w:tcPr>
            <w:tcW w:w="0" w:type="auto"/>
            <w:shd w:val="clear" w:color="auto" w:fill="FFFFFF"/>
            <w:vAlign w:val="bottom"/>
          </w:tcPr>
          <w:p w14:paraId="7D2BF613" w14:textId="77777777" w:rsidR="00A8121B" w:rsidRDefault="00463EBD">
            <w:pPr>
              <w:rPr>
                <w:rFonts w:eastAsia="Times New Roman"/>
              </w:rPr>
            </w:pPr>
            <w:r>
              <w:rPr>
                <w:rFonts w:eastAsia="Times New Roman"/>
              </w:rPr>
              <w:t> </w:t>
            </w:r>
          </w:p>
        </w:tc>
        <w:tc>
          <w:tcPr>
            <w:tcW w:w="0" w:type="auto"/>
            <w:shd w:val="clear" w:color="auto" w:fill="FFFFFF"/>
            <w:vAlign w:val="bottom"/>
          </w:tcPr>
          <w:p w14:paraId="1A8C36F5" w14:textId="77777777" w:rsidR="00A8121B" w:rsidRDefault="00463EBD">
            <w:pPr>
              <w:rPr>
                <w:rFonts w:eastAsia="Times New Roman"/>
              </w:rPr>
            </w:pPr>
            <w:r>
              <w:rPr>
                <w:rFonts w:eastAsia="Times New Roman"/>
              </w:rPr>
              <w:t> </w:t>
            </w:r>
          </w:p>
        </w:tc>
        <w:tc>
          <w:tcPr>
            <w:tcW w:w="0" w:type="auto"/>
            <w:shd w:val="clear" w:color="auto" w:fill="FFFFFF"/>
            <w:vAlign w:val="bottom"/>
          </w:tcPr>
          <w:p w14:paraId="102518D1" w14:textId="77777777" w:rsidR="00A8121B" w:rsidRDefault="00463EBD">
            <w:pPr>
              <w:jc w:val="right"/>
              <w:rPr>
                <w:rFonts w:eastAsia="Times New Roman"/>
              </w:rPr>
            </w:pPr>
            <w:r>
              <w:rPr>
                <w:rFonts w:eastAsia="Times New Roman"/>
              </w:rPr>
              <w:t>2,867,727</w:t>
            </w:r>
          </w:p>
        </w:tc>
        <w:tc>
          <w:tcPr>
            <w:tcW w:w="0" w:type="auto"/>
            <w:shd w:val="clear" w:color="auto" w:fill="FFFFFF"/>
            <w:vAlign w:val="bottom"/>
          </w:tcPr>
          <w:p w14:paraId="7A35CC29" w14:textId="77777777" w:rsidR="00A8121B" w:rsidRDefault="00463EBD">
            <w:pPr>
              <w:rPr>
                <w:rFonts w:eastAsia="Times New Roman"/>
              </w:rPr>
            </w:pPr>
            <w:r>
              <w:rPr>
                <w:rFonts w:eastAsia="Times New Roman"/>
              </w:rPr>
              <w:t> </w:t>
            </w:r>
          </w:p>
        </w:tc>
      </w:tr>
      <w:tr w:rsidR="00A8121B" w14:paraId="6DA138E3" w14:textId="77777777">
        <w:tc>
          <w:tcPr>
            <w:tcW w:w="0" w:type="auto"/>
            <w:shd w:val="clear" w:color="auto" w:fill="CCEEFF"/>
            <w:tcMar>
              <w:top w:w="0" w:type="dxa"/>
              <w:left w:w="180" w:type="dxa"/>
              <w:bottom w:w="30" w:type="dxa"/>
              <w:right w:w="0" w:type="dxa"/>
            </w:tcMar>
            <w:vAlign w:val="bottom"/>
          </w:tcPr>
          <w:p w14:paraId="25E3CA48" w14:textId="77777777" w:rsidR="00A8121B" w:rsidRPr="004E34D7" w:rsidRDefault="00463EBD">
            <w:pPr>
              <w:ind w:hanging="180"/>
              <w:rPr>
                <w:rFonts w:eastAsia="Times New Roman"/>
                <w:lang w:val="en-HK"/>
              </w:rPr>
            </w:pPr>
            <w:r>
              <w:rPr>
                <w:rFonts w:eastAsia="Times New Roman"/>
                <w:lang w:val="en-HK"/>
              </w:rPr>
              <w:t>Long-term bank borrowings, current portion</w:t>
            </w:r>
          </w:p>
        </w:tc>
        <w:tc>
          <w:tcPr>
            <w:tcW w:w="0" w:type="auto"/>
            <w:shd w:val="clear" w:color="auto" w:fill="CCEEFF"/>
            <w:tcMar>
              <w:top w:w="0" w:type="dxa"/>
              <w:left w:w="0" w:type="dxa"/>
              <w:bottom w:w="30" w:type="dxa"/>
              <w:right w:w="0" w:type="dxa"/>
            </w:tcMar>
            <w:vAlign w:val="bottom"/>
          </w:tcPr>
          <w:p w14:paraId="2ED3FE81" w14:textId="77777777" w:rsidR="00A8121B" w:rsidRPr="004E34D7" w:rsidRDefault="00463EBD">
            <w:pPr>
              <w:rPr>
                <w:rFonts w:eastAsia="Times New Roman"/>
                <w:lang w:val="en-HK"/>
              </w:rPr>
            </w:pPr>
            <w:r>
              <w:rPr>
                <w:rFonts w:eastAsia="Times New Roman"/>
                <w:lang w:val="en-HK"/>
              </w:rPr>
              <w:t> </w:t>
            </w:r>
          </w:p>
        </w:tc>
        <w:tc>
          <w:tcPr>
            <w:tcW w:w="0" w:type="auto"/>
            <w:tcBorders>
              <w:bottom w:val="single" w:sz="12" w:space="0" w:color="000000"/>
            </w:tcBorders>
            <w:shd w:val="clear" w:color="auto" w:fill="CCEEFF"/>
            <w:vAlign w:val="bottom"/>
          </w:tcPr>
          <w:p w14:paraId="15D7663E" w14:textId="77777777" w:rsidR="00A8121B" w:rsidRPr="004E34D7" w:rsidRDefault="00463EBD">
            <w:pPr>
              <w:rPr>
                <w:rFonts w:eastAsia="Times New Roman"/>
                <w:lang w:val="en-HK"/>
              </w:rPr>
            </w:pPr>
            <w:r>
              <w:rPr>
                <w:rFonts w:eastAsia="Times New Roman"/>
                <w:lang w:val="en-HK"/>
              </w:rPr>
              <w:t> </w:t>
            </w:r>
          </w:p>
        </w:tc>
        <w:tc>
          <w:tcPr>
            <w:tcW w:w="0" w:type="auto"/>
            <w:tcBorders>
              <w:bottom w:val="single" w:sz="12" w:space="0" w:color="000000"/>
            </w:tcBorders>
            <w:shd w:val="clear" w:color="auto" w:fill="CCEEFF"/>
            <w:vAlign w:val="bottom"/>
          </w:tcPr>
          <w:p w14:paraId="037A2807" w14:textId="77777777" w:rsidR="00A8121B" w:rsidRDefault="00463EBD">
            <w:pPr>
              <w:jc w:val="right"/>
              <w:rPr>
                <w:rFonts w:eastAsia="Times New Roman"/>
              </w:rPr>
            </w:pPr>
            <w:r>
              <w:rPr>
                <w:rFonts w:eastAsia="Times New Roman"/>
              </w:rPr>
              <w:t>—</w:t>
            </w:r>
          </w:p>
        </w:tc>
        <w:tc>
          <w:tcPr>
            <w:tcW w:w="0" w:type="auto"/>
            <w:shd w:val="clear" w:color="auto" w:fill="CCEEFF"/>
            <w:tcMar>
              <w:top w:w="0" w:type="dxa"/>
              <w:left w:w="0" w:type="dxa"/>
              <w:bottom w:w="30" w:type="dxa"/>
              <w:right w:w="0" w:type="dxa"/>
            </w:tcMar>
            <w:vAlign w:val="bottom"/>
          </w:tcPr>
          <w:p w14:paraId="005E3D4F" w14:textId="77777777" w:rsidR="00A8121B" w:rsidRDefault="00463EBD">
            <w:pPr>
              <w:rPr>
                <w:rFonts w:eastAsia="Times New Roman"/>
              </w:rPr>
            </w:pPr>
            <w:r>
              <w:rPr>
                <w:rFonts w:eastAsia="Times New Roman"/>
              </w:rPr>
              <w:t> </w:t>
            </w:r>
          </w:p>
        </w:tc>
        <w:tc>
          <w:tcPr>
            <w:tcW w:w="0" w:type="auto"/>
            <w:shd w:val="clear" w:color="auto" w:fill="CCEEFF"/>
            <w:tcMar>
              <w:top w:w="0" w:type="dxa"/>
              <w:left w:w="0" w:type="dxa"/>
              <w:bottom w:w="30" w:type="dxa"/>
              <w:right w:w="0" w:type="dxa"/>
            </w:tcMar>
            <w:vAlign w:val="bottom"/>
          </w:tcPr>
          <w:p w14:paraId="3A62ABFC"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CCEEFF"/>
            <w:vAlign w:val="bottom"/>
          </w:tcPr>
          <w:p w14:paraId="766CA36F"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CCEEFF"/>
            <w:vAlign w:val="bottom"/>
          </w:tcPr>
          <w:p w14:paraId="40C6CD17" w14:textId="77777777" w:rsidR="00A8121B" w:rsidRDefault="00463EBD">
            <w:pPr>
              <w:jc w:val="right"/>
              <w:rPr>
                <w:rFonts w:eastAsia="Times New Roman"/>
              </w:rPr>
            </w:pPr>
            <w:r>
              <w:rPr>
                <w:rFonts w:eastAsia="Times New Roman"/>
              </w:rPr>
              <w:t>5,471,119</w:t>
            </w:r>
          </w:p>
        </w:tc>
        <w:tc>
          <w:tcPr>
            <w:tcW w:w="0" w:type="auto"/>
            <w:shd w:val="clear" w:color="auto" w:fill="CCEEFF"/>
            <w:tcMar>
              <w:top w:w="0" w:type="dxa"/>
              <w:left w:w="0" w:type="dxa"/>
              <w:bottom w:w="30" w:type="dxa"/>
              <w:right w:w="0" w:type="dxa"/>
            </w:tcMar>
            <w:vAlign w:val="bottom"/>
          </w:tcPr>
          <w:p w14:paraId="25B6B742" w14:textId="77777777" w:rsidR="00A8121B" w:rsidRDefault="00463EBD">
            <w:pPr>
              <w:rPr>
                <w:rFonts w:eastAsia="Times New Roman"/>
              </w:rPr>
            </w:pPr>
            <w:r>
              <w:rPr>
                <w:rFonts w:eastAsia="Times New Roman"/>
              </w:rPr>
              <w:t> </w:t>
            </w:r>
          </w:p>
        </w:tc>
      </w:tr>
      <w:tr w:rsidR="00A8121B" w14:paraId="1BE70E26" w14:textId="77777777">
        <w:tc>
          <w:tcPr>
            <w:tcW w:w="0" w:type="auto"/>
            <w:shd w:val="clear" w:color="auto" w:fill="FFFFFF"/>
            <w:tcMar>
              <w:top w:w="0" w:type="dxa"/>
              <w:left w:w="180" w:type="dxa"/>
              <w:bottom w:w="0" w:type="dxa"/>
              <w:right w:w="0" w:type="dxa"/>
            </w:tcMar>
            <w:vAlign w:val="bottom"/>
          </w:tcPr>
          <w:p w14:paraId="5D105B78" w14:textId="77777777" w:rsidR="00A8121B" w:rsidRDefault="00463EBD">
            <w:pPr>
              <w:ind w:hanging="180"/>
              <w:rPr>
                <w:rFonts w:eastAsia="Times New Roman"/>
                <w:b/>
                <w:bCs/>
              </w:rPr>
            </w:pPr>
            <w:r>
              <w:rPr>
                <w:rFonts w:eastAsia="Times New Roman"/>
                <w:b/>
                <w:bCs/>
              </w:rPr>
              <w:t xml:space="preserve">Total </w:t>
            </w:r>
            <w:r>
              <w:rPr>
                <w:rFonts w:eastAsia="Times New Roman"/>
                <w:b/>
                <w:bCs/>
              </w:rPr>
              <w:t>Current Liabilities</w:t>
            </w:r>
          </w:p>
        </w:tc>
        <w:tc>
          <w:tcPr>
            <w:tcW w:w="0" w:type="auto"/>
            <w:shd w:val="clear" w:color="auto" w:fill="FFFFFF"/>
            <w:vAlign w:val="bottom"/>
          </w:tcPr>
          <w:p w14:paraId="5791DFF0" w14:textId="77777777" w:rsidR="00A8121B" w:rsidRDefault="00463EBD">
            <w:pPr>
              <w:rPr>
                <w:rFonts w:eastAsia="Times New Roman"/>
                <w:b/>
                <w:bCs/>
              </w:rPr>
            </w:pPr>
            <w:r>
              <w:rPr>
                <w:rFonts w:eastAsia="Times New Roman"/>
                <w:b/>
                <w:bCs/>
              </w:rPr>
              <w:t> </w:t>
            </w:r>
          </w:p>
        </w:tc>
        <w:tc>
          <w:tcPr>
            <w:tcW w:w="0" w:type="auto"/>
            <w:shd w:val="clear" w:color="auto" w:fill="FFFFFF"/>
            <w:vAlign w:val="bottom"/>
          </w:tcPr>
          <w:p w14:paraId="1248CFC2" w14:textId="77777777" w:rsidR="00A8121B" w:rsidRDefault="00463EBD">
            <w:pPr>
              <w:rPr>
                <w:rFonts w:eastAsia="Times New Roman"/>
                <w:b/>
                <w:bCs/>
              </w:rPr>
            </w:pPr>
            <w:r>
              <w:rPr>
                <w:rFonts w:eastAsia="Times New Roman"/>
                <w:b/>
                <w:bCs/>
              </w:rPr>
              <w:t> </w:t>
            </w:r>
          </w:p>
        </w:tc>
        <w:tc>
          <w:tcPr>
            <w:tcW w:w="0" w:type="auto"/>
            <w:shd w:val="clear" w:color="auto" w:fill="FFFFFF"/>
            <w:vAlign w:val="bottom"/>
          </w:tcPr>
          <w:p w14:paraId="0E570997" w14:textId="77777777" w:rsidR="00A8121B" w:rsidRDefault="00463EBD">
            <w:pPr>
              <w:jc w:val="right"/>
              <w:rPr>
                <w:rFonts w:eastAsiaTheme="minorEastAsia"/>
                <w:b/>
                <w:bCs/>
              </w:rPr>
            </w:pPr>
            <w:r>
              <w:rPr>
                <w:rFonts w:hint="eastAsia"/>
                <w:b/>
                <w:bCs/>
              </w:rPr>
              <w:t>242,396,263</w:t>
            </w:r>
          </w:p>
        </w:tc>
        <w:tc>
          <w:tcPr>
            <w:tcW w:w="0" w:type="auto"/>
            <w:shd w:val="clear" w:color="auto" w:fill="FFFFFF"/>
            <w:vAlign w:val="bottom"/>
          </w:tcPr>
          <w:p w14:paraId="3C179D9A" w14:textId="77777777" w:rsidR="00A8121B" w:rsidRDefault="00463EBD">
            <w:pPr>
              <w:rPr>
                <w:rFonts w:eastAsia="Times New Roman"/>
                <w:b/>
                <w:bCs/>
              </w:rPr>
            </w:pPr>
            <w:r>
              <w:rPr>
                <w:rFonts w:eastAsia="Times New Roman"/>
                <w:b/>
                <w:bCs/>
              </w:rPr>
              <w:t> </w:t>
            </w:r>
          </w:p>
        </w:tc>
        <w:tc>
          <w:tcPr>
            <w:tcW w:w="0" w:type="auto"/>
            <w:shd w:val="clear" w:color="auto" w:fill="FFFFFF"/>
            <w:vAlign w:val="bottom"/>
          </w:tcPr>
          <w:p w14:paraId="7105FC2D" w14:textId="77777777" w:rsidR="00A8121B" w:rsidRDefault="00463EBD">
            <w:pPr>
              <w:rPr>
                <w:rFonts w:eastAsia="Times New Roman"/>
                <w:b/>
                <w:bCs/>
              </w:rPr>
            </w:pPr>
            <w:r>
              <w:rPr>
                <w:rFonts w:eastAsia="Times New Roman"/>
                <w:b/>
                <w:bCs/>
              </w:rPr>
              <w:t> </w:t>
            </w:r>
          </w:p>
        </w:tc>
        <w:tc>
          <w:tcPr>
            <w:tcW w:w="0" w:type="auto"/>
            <w:shd w:val="clear" w:color="auto" w:fill="FFFFFF"/>
            <w:vAlign w:val="bottom"/>
          </w:tcPr>
          <w:p w14:paraId="0DA84562" w14:textId="77777777" w:rsidR="00A8121B" w:rsidRDefault="00463EBD">
            <w:pPr>
              <w:rPr>
                <w:rFonts w:eastAsia="Times New Roman"/>
                <w:b/>
                <w:bCs/>
              </w:rPr>
            </w:pPr>
            <w:r>
              <w:rPr>
                <w:rFonts w:eastAsia="Times New Roman"/>
                <w:b/>
                <w:bCs/>
              </w:rPr>
              <w:t> </w:t>
            </w:r>
          </w:p>
        </w:tc>
        <w:tc>
          <w:tcPr>
            <w:tcW w:w="0" w:type="auto"/>
            <w:shd w:val="clear" w:color="auto" w:fill="FFFFFF"/>
            <w:vAlign w:val="bottom"/>
          </w:tcPr>
          <w:p w14:paraId="0B7A7DF9" w14:textId="77777777" w:rsidR="00A8121B" w:rsidRDefault="00463EBD">
            <w:pPr>
              <w:jc w:val="right"/>
              <w:rPr>
                <w:rFonts w:eastAsia="Times New Roman"/>
                <w:b/>
                <w:bCs/>
              </w:rPr>
            </w:pPr>
            <w:r>
              <w:rPr>
                <w:rFonts w:eastAsia="Times New Roman"/>
                <w:b/>
                <w:bCs/>
              </w:rPr>
              <w:t>295,704,397</w:t>
            </w:r>
          </w:p>
        </w:tc>
        <w:tc>
          <w:tcPr>
            <w:tcW w:w="0" w:type="auto"/>
            <w:shd w:val="clear" w:color="auto" w:fill="FFFFFF"/>
            <w:vAlign w:val="bottom"/>
          </w:tcPr>
          <w:p w14:paraId="753F63DD" w14:textId="77777777" w:rsidR="00A8121B" w:rsidRDefault="00463EBD">
            <w:pPr>
              <w:rPr>
                <w:rFonts w:eastAsia="Times New Roman"/>
                <w:b/>
                <w:bCs/>
              </w:rPr>
            </w:pPr>
            <w:r>
              <w:rPr>
                <w:rFonts w:eastAsia="Times New Roman"/>
                <w:b/>
                <w:bCs/>
              </w:rPr>
              <w:t> </w:t>
            </w:r>
          </w:p>
        </w:tc>
      </w:tr>
      <w:tr w:rsidR="00A8121B" w14:paraId="2180030B" w14:textId="77777777">
        <w:tc>
          <w:tcPr>
            <w:tcW w:w="0" w:type="auto"/>
            <w:shd w:val="clear" w:color="auto" w:fill="CCEEFF"/>
            <w:tcMar>
              <w:top w:w="0" w:type="dxa"/>
              <w:left w:w="180" w:type="dxa"/>
              <w:bottom w:w="0" w:type="dxa"/>
              <w:right w:w="0" w:type="dxa"/>
            </w:tcMar>
            <w:vAlign w:val="bottom"/>
          </w:tcPr>
          <w:p w14:paraId="0A167AD6" w14:textId="77777777" w:rsidR="00A8121B" w:rsidRDefault="00463EBD">
            <w:pPr>
              <w:ind w:hanging="180"/>
              <w:rPr>
                <w:rFonts w:eastAsia="Times New Roman"/>
              </w:rPr>
            </w:pPr>
            <w:r>
              <w:rPr>
                <w:rFonts w:eastAsia="Times New Roman"/>
              </w:rPr>
              <w:t> </w:t>
            </w:r>
          </w:p>
        </w:tc>
        <w:tc>
          <w:tcPr>
            <w:tcW w:w="0" w:type="auto"/>
            <w:shd w:val="clear" w:color="auto" w:fill="CCEEFF"/>
            <w:vAlign w:val="bottom"/>
          </w:tcPr>
          <w:p w14:paraId="1B730B9B" w14:textId="77777777" w:rsidR="00A8121B" w:rsidRDefault="00463EBD">
            <w:pPr>
              <w:rPr>
                <w:rFonts w:eastAsia="Times New Roman"/>
              </w:rPr>
            </w:pPr>
            <w:r>
              <w:rPr>
                <w:rFonts w:eastAsia="Times New Roman"/>
              </w:rPr>
              <w:t> </w:t>
            </w:r>
          </w:p>
        </w:tc>
        <w:tc>
          <w:tcPr>
            <w:tcW w:w="0" w:type="auto"/>
            <w:shd w:val="clear" w:color="auto" w:fill="CCEEFF"/>
            <w:vAlign w:val="bottom"/>
          </w:tcPr>
          <w:p w14:paraId="27910510" w14:textId="77777777" w:rsidR="00A8121B" w:rsidRDefault="00463EBD">
            <w:pPr>
              <w:rPr>
                <w:rFonts w:eastAsia="Times New Roman"/>
              </w:rPr>
            </w:pPr>
            <w:r>
              <w:rPr>
                <w:rFonts w:eastAsia="Times New Roman"/>
              </w:rPr>
              <w:t> </w:t>
            </w:r>
          </w:p>
        </w:tc>
        <w:tc>
          <w:tcPr>
            <w:tcW w:w="0" w:type="auto"/>
            <w:shd w:val="clear" w:color="auto" w:fill="CCEEFF"/>
            <w:vAlign w:val="bottom"/>
          </w:tcPr>
          <w:p w14:paraId="017C02CB"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0D83E045" w14:textId="77777777" w:rsidR="00A8121B" w:rsidRDefault="00463EBD">
            <w:pPr>
              <w:rPr>
                <w:rFonts w:eastAsia="Times New Roman"/>
              </w:rPr>
            </w:pPr>
            <w:r>
              <w:rPr>
                <w:rFonts w:eastAsia="Times New Roman"/>
              </w:rPr>
              <w:t> </w:t>
            </w:r>
          </w:p>
        </w:tc>
        <w:tc>
          <w:tcPr>
            <w:tcW w:w="0" w:type="auto"/>
            <w:shd w:val="clear" w:color="auto" w:fill="CCEEFF"/>
            <w:vAlign w:val="bottom"/>
          </w:tcPr>
          <w:p w14:paraId="173F653A" w14:textId="77777777" w:rsidR="00A8121B" w:rsidRDefault="00463EBD">
            <w:pPr>
              <w:rPr>
                <w:rFonts w:eastAsia="Times New Roman"/>
              </w:rPr>
            </w:pPr>
            <w:r>
              <w:rPr>
                <w:rFonts w:eastAsia="Times New Roman"/>
              </w:rPr>
              <w:t> </w:t>
            </w:r>
          </w:p>
        </w:tc>
        <w:tc>
          <w:tcPr>
            <w:tcW w:w="0" w:type="auto"/>
            <w:shd w:val="clear" w:color="auto" w:fill="CCEEFF"/>
            <w:vAlign w:val="bottom"/>
          </w:tcPr>
          <w:p w14:paraId="761B1CD9" w14:textId="77777777" w:rsidR="00A8121B" w:rsidRDefault="00463EBD">
            <w:pPr>
              <w:rPr>
                <w:rFonts w:eastAsia="Times New Roman"/>
              </w:rPr>
            </w:pPr>
            <w:r>
              <w:rPr>
                <w:rFonts w:eastAsia="Times New Roman"/>
              </w:rPr>
              <w:t> </w:t>
            </w:r>
          </w:p>
        </w:tc>
        <w:tc>
          <w:tcPr>
            <w:tcW w:w="0" w:type="auto"/>
            <w:shd w:val="clear" w:color="auto" w:fill="CCEEFF"/>
            <w:vAlign w:val="bottom"/>
          </w:tcPr>
          <w:p w14:paraId="092EB0ED"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5F46282C" w14:textId="77777777" w:rsidR="00A8121B" w:rsidRDefault="00463EBD">
            <w:pPr>
              <w:rPr>
                <w:rFonts w:eastAsia="Times New Roman"/>
              </w:rPr>
            </w:pPr>
            <w:r>
              <w:rPr>
                <w:rFonts w:eastAsia="Times New Roman"/>
              </w:rPr>
              <w:t> </w:t>
            </w:r>
          </w:p>
        </w:tc>
      </w:tr>
      <w:tr w:rsidR="00A8121B" w14:paraId="027E3908" w14:textId="77777777">
        <w:tc>
          <w:tcPr>
            <w:tcW w:w="0" w:type="auto"/>
            <w:shd w:val="clear" w:color="auto" w:fill="FFFFFF"/>
            <w:tcMar>
              <w:top w:w="0" w:type="dxa"/>
              <w:left w:w="180" w:type="dxa"/>
              <w:bottom w:w="30" w:type="dxa"/>
              <w:right w:w="0" w:type="dxa"/>
            </w:tcMar>
            <w:vAlign w:val="bottom"/>
          </w:tcPr>
          <w:p w14:paraId="4701756B" w14:textId="77777777" w:rsidR="00A8121B" w:rsidRDefault="00463EBD">
            <w:pPr>
              <w:ind w:hanging="180"/>
              <w:rPr>
                <w:rFonts w:eastAsia="Times New Roman"/>
              </w:rPr>
            </w:pPr>
            <w:r>
              <w:rPr>
                <w:rFonts w:eastAsia="Times New Roman"/>
              </w:rPr>
              <w:t>Lease liabilities, non-current</w:t>
            </w:r>
          </w:p>
        </w:tc>
        <w:tc>
          <w:tcPr>
            <w:tcW w:w="0" w:type="auto"/>
            <w:shd w:val="clear" w:color="auto" w:fill="FFFFFF"/>
            <w:tcMar>
              <w:top w:w="0" w:type="dxa"/>
              <w:left w:w="0" w:type="dxa"/>
              <w:bottom w:w="30" w:type="dxa"/>
              <w:right w:w="0" w:type="dxa"/>
            </w:tcMar>
            <w:vAlign w:val="bottom"/>
          </w:tcPr>
          <w:p w14:paraId="1E025B19" w14:textId="77777777" w:rsidR="00A8121B" w:rsidRDefault="00463EBD">
            <w:pPr>
              <w:rPr>
                <w:rFonts w:eastAsia="Times New Roman"/>
              </w:rPr>
            </w:pPr>
            <w:r>
              <w:rPr>
                <w:rFonts w:eastAsia="Times New Roman"/>
              </w:rPr>
              <w:t> </w:t>
            </w:r>
          </w:p>
        </w:tc>
        <w:tc>
          <w:tcPr>
            <w:tcW w:w="0" w:type="auto"/>
            <w:shd w:val="clear" w:color="auto" w:fill="FFFFFF"/>
            <w:vAlign w:val="bottom"/>
          </w:tcPr>
          <w:p w14:paraId="5B6D7DA9" w14:textId="77777777" w:rsidR="00A8121B" w:rsidRDefault="00463EBD">
            <w:pPr>
              <w:rPr>
                <w:rFonts w:eastAsia="Times New Roman"/>
              </w:rPr>
            </w:pPr>
            <w:r>
              <w:rPr>
                <w:rFonts w:eastAsia="Times New Roman"/>
              </w:rPr>
              <w:t> </w:t>
            </w:r>
          </w:p>
        </w:tc>
        <w:tc>
          <w:tcPr>
            <w:tcW w:w="0" w:type="auto"/>
            <w:shd w:val="clear" w:color="auto" w:fill="FFFFFF"/>
            <w:vAlign w:val="bottom"/>
          </w:tcPr>
          <w:p w14:paraId="127AA359" w14:textId="77777777" w:rsidR="00A8121B" w:rsidRDefault="00463EBD">
            <w:pPr>
              <w:jc w:val="right"/>
              <w:rPr>
                <w:rFonts w:eastAsia="Times New Roman"/>
              </w:rPr>
            </w:pPr>
            <w:r>
              <w:rPr>
                <w:rFonts w:eastAsia="Times New Roman"/>
              </w:rPr>
              <w:t>34,028,802</w:t>
            </w:r>
          </w:p>
        </w:tc>
        <w:tc>
          <w:tcPr>
            <w:tcW w:w="0" w:type="auto"/>
            <w:shd w:val="clear" w:color="auto" w:fill="FFFFFF"/>
            <w:tcMar>
              <w:top w:w="0" w:type="dxa"/>
              <w:left w:w="0" w:type="dxa"/>
              <w:bottom w:w="30" w:type="dxa"/>
              <w:right w:w="0" w:type="dxa"/>
            </w:tcMar>
            <w:vAlign w:val="bottom"/>
          </w:tcPr>
          <w:p w14:paraId="05D956D7" w14:textId="77777777" w:rsidR="00A8121B" w:rsidRDefault="00463EBD">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7DE530D9" w14:textId="77777777" w:rsidR="00A8121B" w:rsidRDefault="00463EBD">
            <w:pPr>
              <w:rPr>
                <w:rFonts w:eastAsia="Times New Roman"/>
              </w:rPr>
            </w:pPr>
            <w:r>
              <w:rPr>
                <w:rFonts w:eastAsia="Times New Roman"/>
              </w:rPr>
              <w:t> </w:t>
            </w:r>
          </w:p>
        </w:tc>
        <w:tc>
          <w:tcPr>
            <w:tcW w:w="0" w:type="auto"/>
            <w:shd w:val="clear" w:color="auto" w:fill="FFFFFF"/>
            <w:vAlign w:val="bottom"/>
          </w:tcPr>
          <w:p w14:paraId="5C8FDE41" w14:textId="77777777" w:rsidR="00A8121B" w:rsidRDefault="00463EBD">
            <w:pPr>
              <w:rPr>
                <w:rFonts w:eastAsia="Times New Roman"/>
              </w:rPr>
            </w:pPr>
            <w:r>
              <w:rPr>
                <w:rFonts w:eastAsia="Times New Roman"/>
              </w:rPr>
              <w:t> </w:t>
            </w:r>
          </w:p>
        </w:tc>
        <w:tc>
          <w:tcPr>
            <w:tcW w:w="0" w:type="auto"/>
            <w:shd w:val="clear" w:color="auto" w:fill="FFFFFF"/>
            <w:vAlign w:val="bottom"/>
          </w:tcPr>
          <w:p w14:paraId="164E5356" w14:textId="77777777" w:rsidR="00A8121B" w:rsidRDefault="00463EBD">
            <w:pPr>
              <w:jc w:val="right"/>
              <w:rPr>
                <w:rFonts w:eastAsia="Times New Roman"/>
              </w:rPr>
            </w:pPr>
            <w:r>
              <w:rPr>
                <w:rFonts w:eastAsia="Times New Roman"/>
              </w:rPr>
              <w:t>34,474,040</w:t>
            </w:r>
          </w:p>
        </w:tc>
        <w:tc>
          <w:tcPr>
            <w:tcW w:w="0" w:type="auto"/>
            <w:shd w:val="clear" w:color="auto" w:fill="FFFFFF"/>
            <w:tcMar>
              <w:top w:w="0" w:type="dxa"/>
              <w:left w:w="0" w:type="dxa"/>
              <w:bottom w:w="30" w:type="dxa"/>
              <w:right w:w="0" w:type="dxa"/>
            </w:tcMar>
            <w:vAlign w:val="bottom"/>
          </w:tcPr>
          <w:p w14:paraId="55DFB70C" w14:textId="77777777" w:rsidR="00A8121B" w:rsidRDefault="00463EBD">
            <w:pPr>
              <w:rPr>
                <w:rFonts w:eastAsia="Times New Roman"/>
              </w:rPr>
            </w:pPr>
            <w:r>
              <w:rPr>
                <w:rFonts w:eastAsia="Times New Roman"/>
              </w:rPr>
              <w:t> </w:t>
            </w:r>
          </w:p>
        </w:tc>
      </w:tr>
      <w:tr w:rsidR="00A8121B" w14:paraId="035DA140" w14:textId="77777777">
        <w:tc>
          <w:tcPr>
            <w:tcW w:w="0" w:type="auto"/>
            <w:shd w:val="clear" w:color="auto" w:fill="FFFFFF"/>
            <w:tcMar>
              <w:top w:w="0" w:type="dxa"/>
              <w:left w:w="180" w:type="dxa"/>
              <w:bottom w:w="30" w:type="dxa"/>
              <w:right w:w="0" w:type="dxa"/>
            </w:tcMar>
            <w:vAlign w:val="bottom"/>
          </w:tcPr>
          <w:p w14:paraId="3F5E8A13" w14:textId="77777777" w:rsidR="00A8121B" w:rsidRPr="004E34D7" w:rsidRDefault="00463EBD">
            <w:pPr>
              <w:ind w:hanging="180"/>
              <w:rPr>
                <w:rFonts w:eastAsiaTheme="minorEastAsia"/>
                <w:lang w:val="en-HK"/>
              </w:rPr>
            </w:pPr>
            <w:r>
              <w:rPr>
                <w:rFonts w:eastAsia="Times New Roman"/>
                <w:lang w:val="en-HK"/>
              </w:rPr>
              <w:t xml:space="preserve">Due to </w:t>
            </w:r>
            <w:r>
              <w:rPr>
                <w:rFonts w:hint="eastAsia"/>
                <w:lang w:val="en-HK"/>
              </w:rPr>
              <w:t xml:space="preserve">a </w:t>
            </w:r>
            <w:r>
              <w:rPr>
                <w:rFonts w:eastAsia="Times New Roman"/>
                <w:lang w:val="en-HK"/>
              </w:rPr>
              <w:t>related part</w:t>
            </w:r>
            <w:r>
              <w:rPr>
                <w:rFonts w:hint="eastAsia"/>
                <w:lang w:val="en-HK"/>
              </w:rPr>
              <w:t>y, non-current</w:t>
            </w:r>
          </w:p>
        </w:tc>
        <w:tc>
          <w:tcPr>
            <w:tcW w:w="0" w:type="auto"/>
            <w:shd w:val="clear" w:color="auto" w:fill="FFFFFF"/>
            <w:tcMar>
              <w:top w:w="0" w:type="dxa"/>
              <w:left w:w="0" w:type="dxa"/>
              <w:bottom w:w="30" w:type="dxa"/>
              <w:right w:w="0" w:type="dxa"/>
            </w:tcMar>
            <w:vAlign w:val="bottom"/>
          </w:tcPr>
          <w:p w14:paraId="28E3CE27" w14:textId="77777777" w:rsidR="00A8121B" w:rsidRPr="004E34D7" w:rsidRDefault="00A8121B">
            <w:pPr>
              <w:rPr>
                <w:rFonts w:eastAsia="Times New Roman"/>
                <w:lang w:val="en-HK"/>
              </w:rPr>
            </w:pPr>
          </w:p>
        </w:tc>
        <w:tc>
          <w:tcPr>
            <w:tcW w:w="0" w:type="auto"/>
            <w:tcBorders>
              <w:bottom w:val="single" w:sz="12" w:space="0" w:color="000000"/>
            </w:tcBorders>
            <w:shd w:val="clear" w:color="auto" w:fill="FFFFFF"/>
            <w:vAlign w:val="bottom"/>
          </w:tcPr>
          <w:p w14:paraId="46687114" w14:textId="77777777" w:rsidR="00A8121B" w:rsidRPr="004E34D7" w:rsidRDefault="00A8121B">
            <w:pPr>
              <w:rPr>
                <w:rFonts w:eastAsia="Times New Roman"/>
                <w:lang w:val="en-HK"/>
              </w:rPr>
            </w:pPr>
          </w:p>
        </w:tc>
        <w:tc>
          <w:tcPr>
            <w:tcW w:w="0" w:type="auto"/>
            <w:tcBorders>
              <w:bottom w:val="single" w:sz="12" w:space="0" w:color="000000"/>
            </w:tcBorders>
            <w:shd w:val="clear" w:color="auto" w:fill="FFFFFF"/>
            <w:vAlign w:val="bottom"/>
          </w:tcPr>
          <w:p w14:paraId="2FC6EDF9" w14:textId="77777777" w:rsidR="00A8121B" w:rsidRDefault="00463EBD">
            <w:pPr>
              <w:jc w:val="right"/>
              <w:rPr>
                <w:rFonts w:eastAsiaTheme="minorEastAsia"/>
              </w:rPr>
            </w:pPr>
            <w:r>
              <w:rPr>
                <w:rFonts w:hint="eastAsia"/>
              </w:rPr>
              <w:t>51,362,654</w:t>
            </w:r>
          </w:p>
        </w:tc>
        <w:tc>
          <w:tcPr>
            <w:tcW w:w="0" w:type="auto"/>
            <w:shd w:val="clear" w:color="auto" w:fill="FFFFFF"/>
            <w:tcMar>
              <w:top w:w="0" w:type="dxa"/>
              <w:left w:w="0" w:type="dxa"/>
              <w:bottom w:w="30" w:type="dxa"/>
              <w:right w:w="0" w:type="dxa"/>
            </w:tcMar>
            <w:vAlign w:val="bottom"/>
          </w:tcPr>
          <w:p w14:paraId="7DA43DE6" w14:textId="77777777" w:rsidR="00A8121B" w:rsidRDefault="00A8121B">
            <w:pPr>
              <w:rPr>
                <w:rFonts w:eastAsia="Times New Roman"/>
              </w:rPr>
            </w:pPr>
          </w:p>
        </w:tc>
        <w:tc>
          <w:tcPr>
            <w:tcW w:w="0" w:type="auto"/>
            <w:shd w:val="clear" w:color="auto" w:fill="FFFFFF"/>
            <w:tcMar>
              <w:top w:w="0" w:type="dxa"/>
              <w:left w:w="0" w:type="dxa"/>
              <w:bottom w:w="30" w:type="dxa"/>
              <w:right w:w="0" w:type="dxa"/>
            </w:tcMar>
            <w:vAlign w:val="bottom"/>
          </w:tcPr>
          <w:p w14:paraId="20E79598" w14:textId="77777777" w:rsidR="00A8121B" w:rsidRDefault="00A8121B">
            <w:pPr>
              <w:rPr>
                <w:rFonts w:eastAsia="Times New Roman"/>
              </w:rPr>
            </w:pPr>
          </w:p>
        </w:tc>
        <w:tc>
          <w:tcPr>
            <w:tcW w:w="0" w:type="auto"/>
            <w:tcBorders>
              <w:bottom w:val="single" w:sz="12" w:space="0" w:color="000000"/>
            </w:tcBorders>
            <w:shd w:val="clear" w:color="auto" w:fill="FFFFFF"/>
            <w:vAlign w:val="bottom"/>
          </w:tcPr>
          <w:p w14:paraId="6F62B791" w14:textId="77777777" w:rsidR="00A8121B" w:rsidRDefault="00A8121B">
            <w:pPr>
              <w:rPr>
                <w:rFonts w:eastAsia="Times New Roman"/>
              </w:rPr>
            </w:pPr>
          </w:p>
        </w:tc>
        <w:tc>
          <w:tcPr>
            <w:tcW w:w="0" w:type="auto"/>
            <w:tcBorders>
              <w:bottom w:val="single" w:sz="12" w:space="0" w:color="000000"/>
            </w:tcBorders>
            <w:shd w:val="clear" w:color="auto" w:fill="FFFFFF"/>
            <w:vAlign w:val="bottom"/>
          </w:tcPr>
          <w:p w14:paraId="39291D3A" w14:textId="77777777" w:rsidR="00A8121B" w:rsidRDefault="00463EBD">
            <w:pPr>
              <w:jc w:val="right"/>
              <w:rPr>
                <w:rFonts w:eastAsiaTheme="minorEastAsia"/>
              </w:rPr>
            </w:pPr>
            <w:r>
              <w:rPr>
                <w:rFonts w:hint="eastAsia"/>
              </w:rPr>
              <w:t>-</w:t>
            </w:r>
          </w:p>
        </w:tc>
        <w:tc>
          <w:tcPr>
            <w:tcW w:w="0" w:type="auto"/>
            <w:shd w:val="clear" w:color="auto" w:fill="FFFFFF"/>
            <w:tcMar>
              <w:top w:w="0" w:type="dxa"/>
              <w:left w:w="0" w:type="dxa"/>
              <w:bottom w:w="30" w:type="dxa"/>
              <w:right w:w="0" w:type="dxa"/>
            </w:tcMar>
            <w:vAlign w:val="bottom"/>
          </w:tcPr>
          <w:p w14:paraId="7953151B" w14:textId="77777777" w:rsidR="00A8121B" w:rsidRDefault="00A8121B">
            <w:pPr>
              <w:rPr>
                <w:rFonts w:eastAsia="Times New Roman"/>
              </w:rPr>
            </w:pPr>
          </w:p>
        </w:tc>
      </w:tr>
      <w:tr w:rsidR="00A8121B" w14:paraId="287BA814" w14:textId="77777777">
        <w:tc>
          <w:tcPr>
            <w:tcW w:w="0" w:type="auto"/>
            <w:shd w:val="clear" w:color="auto" w:fill="CCEEFF"/>
            <w:tcMar>
              <w:top w:w="0" w:type="dxa"/>
              <w:left w:w="180" w:type="dxa"/>
              <w:bottom w:w="30" w:type="dxa"/>
              <w:right w:w="0" w:type="dxa"/>
            </w:tcMar>
            <w:vAlign w:val="bottom"/>
          </w:tcPr>
          <w:p w14:paraId="39FFD237" w14:textId="77777777" w:rsidR="00A8121B" w:rsidRDefault="00463EBD">
            <w:pPr>
              <w:ind w:hanging="180"/>
              <w:rPr>
                <w:rFonts w:eastAsia="Times New Roman"/>
                <w:b/>
                <w:bCs/>
              </w:rPr>
            </w:pPr>
            <w:r>
              <w:rPr>
                <w:rFonts w:eastAsia="Times New Roman"/>
                <w:b/>
                <w:bCs/>
              </w:rPr>
              <w:t>Total Non-current Liabilities</w:t>
            </w:r>
          </w:p>
        </w:tc>
        <w:tc>
          <w:tcPr>
            <w:tcW w:w="0" w:type="auto"/>
            <w:shd w:val="clear" w:color="auto" w:fill="CCEEFF"/>
            <w:tcMar>
              <w:top w:w="0" w:type="dxa"/>
              <w:left w:w="0" w:type="dxa"/>
              <w:bottom w:w="30" w:type="dxa"/>
              <w:right w:w="0" w:type="dxa"/>
            </w:tcMar>
            <w:vAlign w:val="bottom"/>
          </w:tcPr>
          <w:p w14:paraId="26306A23"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CCEEFF"/>
            <w:vAlign w:val="bottom"/>
          </w:tcPr>
          <w:p w14:paraId="2A64989B"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CCEEFF"/>
            <w:vAlign w:val="bottom"/>
          </w:tcPr>
          <w:p w14:paraId="703F4E9E" w14:textId="77777777" w:rsidR="00A8121B" w:rsidRDefault="00463EBD">
            <w:pPr>
              <w:jc w:val="right"/>
              <w:rPr>
                <w:rFonts w:eastAsiaTheme="minorEastAsia"/>
                <w:b/>
                <w:bCs/>
              </w:rPr>
            </w:pPr>
            <w:r>
              <w:rPr>
                <w:rFonts w:hint="eastAsia"/>
                <w:b/>
                <w:bCs/>
              </w:rPr>
              <w:t>85,391,456</w:t>
            </w:r>
          </w:p>
        </w:tc>
        <w:tc>
          <w:tcPr>
            <w:tcW w:w="0" w:type="auto"/>
            <w:shd w:val="clear" w:color="auto" w:fill="CCEEFF"/>
            <w:tcMar>
              <w:top w:w="0" w:type="dxa"/>
              <w:left w:w="0" w:type="dxa"/>
              <w:bottom w:w="30" w:type="dxa"/>
              <w:right w:w="0" w:type="dxa"/>
            </w:tcMar>
            <w:vAlign w:val="bottom"/>
          </w:tcPr>
          <w:p w14:paraId="47B7FB35" w14:textId="77777777" w:rsidR="00A8121B" w:rsidRDefault="00463EBD">
            <w:pPr>
              <w:rPr>
                <w:rFonts w:eastAsia="Times New Roman"/>
                <w:b/>
                <w:bCs/>
              </w:rPr>
            </w:pPr>
            <w:r>
              <w:rPr>
                <w:rFonts w:eastAsia="Times New Roman"/>
                <w:b/>
                <w:bCs/>
              </w:rPr>
              <w:t> </w:t>
            </w:r>
          </w:p>
        </w:tc>
        <w:tc>
          <w:tcPr>
            <w:tcW w:w="0" w:type="auto"/>
            <w:shd w:val="clear" w:color="auto" w:fill="CCEEFF"/>
            <w:tcMar>
              <w:top w:w="0" w:type="dxa"/>
              <w:left w:w="0" w:type="dxa"/>
              <w:bottom w:w="30" w:type="dxa"/>
              <w:right w:w="0" w:type="dxa"/>
            </w:tcMar>
            <w:vAlign w:val="bottom"/>
          </w:tcPr>
          <w:p w14:paraId="782D0B2C"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CCEEFF"/>
            <w:vAlign w:val="bottom"/>
          </w:tcPr>
          <w:p w14:paraId="73129EE7"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CCEEFF"/>
            <w:vAlign w:val="bottom"/>
          </w:tcPr>
          <w:p w14:paraId="2C66F0F1" w14:textId="77777777" w:rsidR="00A8121B" w:rsidRDefault="00463EBD">
            <w:pPr>
              <w:jc w:val="right"/>
              <w:rPr>
                <w:rFonts w:eastAsia="Times New Roman"/>
                <w:b/>
                <w:bCs/>
              </w:rPr>
            </w:pPr>
            <w:r>
              <w:rPr>
                <w:rFonts w:eastAsia="Times New Roman"/>
                <w:b/>
                <w:bCs/>
              </w:rPr>
              <w:t>34,474,040</w:t>
            </w:r>
          </w:p>
        </w:tc>
        <w:tc>
          <w:tcPr>
            <w:tcW w:w="0" w:type="auto"/>
            <w:shd w:val="clear" w:color="auto" w:fill="CCEEFF"/>
            <w:tcMar>
              <w:top w:w="0" w:type="dxa"/>
              <w:left w:w="0" w:type="dxa"/>
              <w:bottom w:w="30" w:type="dxa"/>
              <w:right w:w="0" w:type="dxa"/>
            </w:tcMar>
            <w:vAlign w:val="bottom"/>
          </w:tcPr>
          <w:p w14:paraId="04360C1F" w14:textId="77777777" w:rsidR="00A8121B" w:rsidRDefault="00463EBD">
            <w:pPr>
              <w:rPr>
                <w:rFonts w:eastAsia="Times New Roman"/>
                <w:b/>
                <w:bCs/>
              </w:rPr>
            </w:pPr>
            <w:r>
              <w:rPr>
                <w:rFonts w:eastAsia="Times New Roman"/>
                <w:b/>
                <w:bCs/>
              </w:rPr>
              <w:t> </w:t>
            </w:r>
          </w:p>
        </w:tc>
      </w:tr>
      <w:tr w:rsidR="00A8121B" w14:paraId="7F0E9734" w14:textId="77777777">
        <w:tc>
          <w:tcPr>
            <w:tcW w:w="0" w:type="auto"/>
            <w:shd w:val="clear" w:color="auto" w:fill="FFFFFF"/>
            <w:tcMar>
              <w:top w:w="0" w:type="dxa"/>
              <w:left w:w="180" w:type="dxa"/>
              <w:bottom w:w="30" w:type="dxa"/>
              <w:right w:w="0" w:type="dxa"/>
            </w:tcMar>
            <w:vAlign w:val="bottom"/>
          </w:tcPr>
          <w:p w14:paraId="2AEBBE31" w14:textId="77777777" w:rsidR="00A8121B" w:rsidRDefault="00463EBD">
            <w:pPr>
              <w:ind w:hanging="180"/>
              <w:rPr>
                <w:rFonts w:eastAsia="Times New Roman"/>
                <w:b/>
                <w:bCs/>
              </w:rPr>
            </w:pPr>
            <w:r>
              <w:rPr>
                <w:rFonts w:eastAsia="Times New Roman"/>
                <w:b/>
                <w:bCs/>
              </w:rPr>
              <w:t>Total Liabilities</w:t>
            </w:r>
          </w:p>
        </w:tc>
        <w:tc>
          <w:tcPr>
            <w:tcW w:w="0" w:type="auto"/>
            <w:shd w:val="clear" w:color="auto" w:fill="FFFFFF"/>
            <w:tcMar>
              <w:top w:w="0" w:type="dxa"/>
              <w:left w:w="0" w:type="dxa"/>
              <w:bottom w:w="30" w:type="dxa"/>
              <w:right w:w="0" w:type="dxa"/>
            </w:tcMar>
            <w:vAlign w:val="bottom"/>
          </w:tcPr>
          <w:p w14:paraId="30EC16BF"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FFFFFF"/>
            <w:vAlign w:val="bottom"/>
          </w:tcPr>
          <w:p w14:paraId="6C317906"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FFFFFF"/>
            <w:vAlign w:val="bottom"/>
          </w:tcPr>
          <w:p w14:paraId="40FCBAA3" w14:textId="77777777" w:rsidR="00A8121B" w:rsidRDefault="00463EBD">
            <w:pPr>
              <w:jc w:val="right"/>
              <w:rPr>
                <w:rFonts w:eastAsia="Times New Roman"/>
                <w:b/>
                <w:bCs/>
              </w:rPr>
            </w:pPr>
            <w:r>
              <w:rPr>
                <w:rFonts w:eastAsia="Times New Roman"/>
                <w:b/>
                <w:bCs/>
              </w:rPr>
              <w:t>327,787,719</w:t>
            </w:r>
          </w:p>
        </w:tc>
        <w:tc>
          <w:tcPr>
            <w:tcW w:w="0" w:type="auto"/>
            <w:shd w:val="clear" w:color="auto" w:fill="FFFFFF"/>
            <w:tcMar>
              <w:top w:w="0" w:type="dxa"/>
              <w:left w:w="0" w:type="dxa"/>
              <w:bottom w:w="30" w:type="dxa"/>
              <w:right w:w="0" w:type="dxa"/>
            </w:tcMar>
            <w:vAlign w:val="bottom"/>
          </w:tcPr>
          <w:p w14:paraId="3A90E8F0" w14:textId="77777777" w:rsidR="00A8121B" w:rsidRDefault="00463EBD">
            <w:pPr>
              <w:rPr>
                <w:rFonts w:eastAsia="Times New Roman"/>
                <w:b/>
                <w:bCs/>
              </w:rPr>
            </w:pPr>
            <w:r>
              <w:rPr>
                <w:rFonts w:eastAsia="Times New Roman"/>
                <w:b/>
                <w:bCs/>
              </w:rPr>
              <w:t> </w:t>
            </w:r>
          </w:p>
        </w:tc>
        <w:tc>
          <w:tcPr>
            <w:tcW w:w="0" w:type="auto"/>
            <w:shd w:val="clear" w:color="auto" w:fill="FFFFFF"/>
            <w:tcMar>
              <w:top w:w="0" w:type="dxa"/>
              <w:left w:w="0" w:type="dxa"/>
              <w:bottom w:w="30" w:type="dxa"/>
              <w:right w:w="0" w:type="dxa"/>
            </w:tcMar>
            <w:vAlign w:val="bottom"/>
          </w:tcPr>
          <w:p w14:paraId="64452457"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FFFFFF"/>
            <w:vAlign w:val="bottom"/>
          </w:tcPr>
          <w:p w14:paraId="4B8FFFB0"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FFFFFF"/>
            <w:vAlign w:val="bottom"/>
          </w:tcPr>
          <w:p w14:paraId="6E50D3DC" w14:textId="77777777" w:rsidR="00A8121B" w:rsidRDefault="00463EBD">
            <w:pPr>
              <w:jc w:val="right"/>
              <w:rPr>
                <w:rFonts w:eastAsia="Times New Roman"/>
                <w:b/>
                <w:bCs/>
              </w:rPr>
            </w:pPr>
            <w:r>
              <w:rPr>
                <w:rFonts w:eastAsia="Times New Roman"/>
                <w:b/>
                <w:bCs/>
              </w:rPr>
              <w:t>330,178,437</w:t>
            </w:r>
          </w:p>
        </w:tc>
        <w:tc>
          <w:tcPr>
            <w:tcW w:w="0" w:type="auto"/>
            <w:shd w:val="clear" w:color="auto" w:fill="FFFFFF"/>
            <w:tcMar>
              <w:top w:w="0" w:type="dxa"/>
              <w:left w:w="0" w:type="dxa"/>
              <w:bottom w:w="30" w:type="dxa"/>
              <w:right w:w="0" w:type="dxa"/>
            </w:tcMar>
            <w:vAlign w:val="bottom"/>
          </w:tcPr>
          <w:p w14:paraId="2DDC7F5B" w14:textId="77777777" w:rsidR="00A8121B" w:rsidRDefault="00463EBD">
            <w:pPr>
              <w:rPr>
                <w:rFonts w:eastAsia="Times New Roman"/>
                <w:b/>
                <w:bCs/>
              </w:rPr>
            </w:pPr>
            <w:r>
              <w:rPr>
                <w:rFonts w:eastAsia="Times New Roman"/>
                <w:b/>
                <w:bCs/>
              </w:rPr>
              <w:t> </w:t>
            </w:r>
          </w:p>
        </w:tc>
      </w:tr>
      <w:tr w:rsidR="00A8121B" w14:paraId="6E7F55FA" w14:textId="77777777">
        <w:tc>
          <w:tcPr>
            <w:tcW w:w="0" w:type="auto"/>
            <w:shd w:val="clear" w:color="auto" w:fill="CCEEFF"/>
            <w:tcMar>
              <w:top w:w="0" w:type="dxa"/>
              <w:left w:w="180" w:type="dxa"/>
              <w:bottom w:w="0" w:type="dxa"/>
              <w:right w:w="0" w:type="dxa"/>
            </w:tcMar>
            <w:vAlign w:val="bottom"/>
          </w:tcPr>
          <w:p w14:paraId="6DCB9B3A" w14:textId="77777777" w:rsidR="00A8121B" w:rsidRDefault="00463EBD">
            <w:pPr>
              <w:ind w:hanging="180"/>
              <w:rPr>
                <w:rFonts w:eastAsia="Times New Roman"/>
              </w:rPr>
            </w:pPr>
            <w:r>
              <w:rPr>
                <w:rFonts w:eastAsia="Times New Roman"/>
              </w:rPr>
              <w:t> </w:t>
            </w:r>
          </w:p>
        </w:tc>
        <w:tc>
          <w:tcPr>
            <w:tcW w:w="0" w:type="auto"/>
            <w:shd w:val="clear" w:color="auto" w:fill="CCEEFF"/>
            <w:vAlign w:val="bottom"/>
          </w:tcPr>
          <w:p w14:paraId="370EEB4B" w14:textId="77777777" w:rsidR="00A8121B" w:rsidRDefault="00463EBD">
            <w:pPr>
              <w:rPr>
                <w:rFonts w:eastAsia="Times New Roman"/>
              </w:rPr>
            </w:pPr>
            <w:r>
              <w:rPr>
                <w:rFonts w:eastAsia="Times New Roman"/>
              </w:rPr>
              <w:t> </w:t>
            </w:r>
          </w:p>
        </w:tc>
        <w:tc>
          <w:tcPr>
            <w:tcW w:w="0" w:type="auto"/>
            <w:shd w:val="clear" w:color="auto" w:fill="CCEEFF"/>
            <w:vAlign w:val="bottom"/>
          </w:tcPr>
          <w:p w14:paraId="52657363" w14:textId="77777777" w:rsidR="00A8121B" w:rsidRDefault="00463EBD">
            <w:pPr>
              <w:rPr>
                <w:rFonts w:eastAsia="Times New Roman"/>
              </w:rPr>
            </w:pPr>
            <w:r>
              <w:rPr>
                <w:rFonts w:eastAsia="Times New Roman"/>
              </w:rPr>
              <w:t> </w:t>
            </w:r>
          </w:p>
        </w:tc>
        <w:tc>
          <w:tcPr>
            <w:tcW w:w="0" w:type="auto"/>
            <w:shd w:val="clear" w:color="auto" w:fill="CCEEFF"/>
            <w:vAlign w:val="bottom"/>
          </w:tcPr>
          <w:p w14:paraId="19088053"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762F9E15" w14:textId="77777777" w:rsidR="00A8121B" w:rsidRDefault="00463EBD">
            <w:pPr>
              <w:rPr>
                <w:rFonts w:eastAsia="Times New Roman"/>
              </w:rPr>
            </w:pPr>
            <w:r>
              <w:rPr>
                <w:rFonts w:eastAsia="Times New Roman"/>
              </w:rPr>
              <w:t> </w:t>
            </w:r>
          </w:p>
        </w:tc>
        <w:tc>
          <w:tcPr>
            <w:tcW w:w="0" w:type="auto"/>
            <w:shd w:val="clear" w:color="auto" w:fill="CCEEFF"/>
            <w:vAlign w:val="bottom"/>
          </w:tcPr>
          <w:p w14:paraId="1BD072BC" w14:textId="77777777" w:rsidR="00A8121B" w:rsidRDefault="00463EBD">
            <w:pPr>
              <w:rPr>
                <w:rFonts w:eastAsia="Times New Roman"/>
              </w:rPr>
            </w:pPr>
            <w:r>
              <w:rPr>
                <w:rFonts w:eastAsia="Times New Roman"/>
              </w:rPr>
              <w:t> </w:t>
            </w:r>
          </w:p>
        </w:tc>
        <w:tc>
          <w:tcPr>
            <w:tcW w:w="0" w:type="auto"/>
            <w:shd w:val="clear" w:color="auto" w:fill="CCEEFF"/>
            <w:vAlign w:val="bottom"/>
          </w:tcPr>
          <w:p w14:paraId="26CE4760" w14:textId="77777777" w:rsidR="00A8121B" w:rsidRDefault="00463EBD">
            <w:pPr>
              <w:rPr>
                <w:rFonts w:eastAsia="Times New Roman"/>
              </w:rPr>
            </w:pPr>
            <w:r>
              <w:rPr>
                <w:rFonts w:eastAsia="Times New Roman"/>
              </w:rPr>
              <w:t> </w:t>
            </w:r>
          </w:p>
        </w:tc>
        <w:tc>
          <w:tcPr>
            <w:tcW w:w="0" w:type="auto"/>
            <w:shd w:val="clear" w:color="auto" w:fill="CCEEFF"/>
            <w:vAlign w:val="bottom"/>
          </w:tcPr>
          <w:p w14:paraId="529506BD"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3A306AD6" w14:textId="77777777" w:rsidR="00A8121B" w:rsidRDefault="00463EBD">
            <w:pPr>
              <w:rPr>
                <w:rFonts w:eastAsia="Times New Roman"/>
              </w:rPr>
            </w:pPr>
            <w:r>
              <w:rPr>
                <w:rFonts w:eastAsia="Times New Roman"/>
              </w:rPr>
              <w:t> </w:t>
            </w:r>
          </w:p>
        </w:tc>
      </w:tr>
      <w:tr w:rsidR="00A8121B" w14:paraId="16DE5D05" w14:textId="77777777">
        <w:tc>
          <w:tcPr>
            <w:tcW w:w="0" w:type="auto"/>
            <w:shd w:val="clear" w:color="auto" w:fill="FFFFFF"/>
            <w:tcMar>
              <w:top w:w="0" w:type="dxa"/>
              <w:left w:w="180" w:type="dxa"/>
              <w:bottom w:w="0" w:type="dxa"/>
              <w:right w:w="0" w:type="dxa"/>
            </w:tcMar>
            <w:vAlign w:val="bottom"/>
          </w:tcPr>
          <w:p w14:paraId="2612478A" w14:textId="77777777" w:rsidR="00A8121B" w:rsidRDefault="00463EBD">
            <w:pPr>
              <w:ind w:hanging="180"/>
              <w:rPr>
                <w:rFonts w:eastAsia="Times New Roman"/>
                <w:b/>
                <w:bCs/>
              </w:rPr>
            </w:pPr>
            <w:r>
              <w:rPr>
                <w:rFonts w:eastAsia="Times New Roman"/>
                <w:b/>
                <w:bCs/>
              </w:rPr>
              <w:t>Commitments and Contingencies (Note 1</w:t>
            </w:r>
            <w:r>
              <w:rPr>
                <w:rFonts w:hint="eastAsia"/>
                <w:b/>
                <w:bCs/>
              </w:rPr>
              <w:t>5</w:t>
            </w:r>
            <w:r>
              <w:rPr>
                <w:rFonts w:eastAsia="Times New Roman"/>
                <w:b/>
                <w:bCs/>
              </w:rPr>
              <w:t>)</w:t>
            </w:r>
          </w:p>
        </w:tc>
        <w:tc>
          <w:tcPr>
            <w:tcW w:w="0" w:type="auto"/>
            <w:shd w:val="clear" w:color="auto" w:fill="FFFFFF"/>
            <w:vAlign w:val="bottom"/>
          </w:tcPr>
          <w:p w14:paraId="264F4C61" w14:textId="77777777" w:rsidR="00A8121B" w:rsidRDefault="00463EBD">
            <w:pPr>
              <w:rPr>
                <w:rFonts w:eastAsia="Times New Roman"/>
              </w:rPr>
            </w:pPr>
            <w:r>
              <w:rPr>
                <w:rFonts w:eastAsia="Times New Roman"/>
              </w:rPr>
              <w:t> </w:t>
            </w:r>
          </w:p>
        </w:tc>
        <w:tc>
          <w:tcPr>
            <w:tcW w:w="0" w:type="auto"/>
            <w:shd w:val="clear" w:color="auto" w:fill="FFFFFF"/>
            <w:vAlign w:val="bottom"/>
          </w:tcPr>
          <w:p w14:paraId="4B31F782" w14:textId="77777777" w:rsidR="00A8121B" w:rsidRDefault="00463EBD">
            <w:pPr>
              <w:rPr>
                <w:rFonts w:eastAsia="Times New Roman"/>
              </w:rPr>
            </w:pPr>
            <w:r>
              <w:rPr>
                <w:rFonts w:eastAsia="Times New Roman"/>
              </w:rPr>
              <w:t> </w:t>
            </w:r>
          </w:p>
        </w:tc>
        <w:tc>
          <w:tcPr>
            <w:tcW w:w="0" w:type="auto"/>
            <w:shd w:val="clear" w:color="auto" w:fill="FFFFFF"/>
            <w:vAlign w:val="bottom"/>
          </w:tcPr>
          <w:p w14:paraId="56F12100" w14:textId="77777777" w:rsidR="00A8121B" w:rsidRDefault="00463EBD">
            <w:pPr>
              <w:jc w:val="right"/>
              <w:rPr>
                <w:rFonts w:eastAsia="Times New Roman"/>
              </w:rPr>
            </w:pPr>
            <w:r>
              <w:rPr>
                <w:rFonts w:eastAsia="Times New Roman"/>
              </w:rPr>
              <w:t> </w:t>
            </w:r>
          </w:p>
        </w:tc>
        <w:tc>
          <w:tcPr>
            <w:tcW w:w="0" w:type="auto"/>
            <w:shd w:val="clear" w:color="auto" w:fill="FFFFFF"/>
            <w:vAlign w:val="bottom"/>
          </w:tcPr>
          <w:p w14:paraId="7B8BD09E" w14:textId="77777777" w:rsidR="00A8121B" w:rsidRDefault="00463EBD">
            <w:pPr>
              <w:rPr>
                <w:rFonts w:eastAsia="Times New Roman"/>
              </w:rPr>
            </w:pPr>
            <w:r>
              <w:rPr>
                <w:rFonts w:eastAsia="Times New Roman"/>
              </w:rPr>
              <w:t> </w:t>
            </w:r>
          </w:p>
        </w:tc>
        <w:tc>
          <w:tcPr>
            <w:tcW w:w="0" w:type="auto"/>
            <w:shd w:val="clear" w:color="auto" w:fill="FFFFFF"/>
            <w:vAlign w:val="bottom"/>
          </w:tcPr>
          <w:p w14:paraId="3DCF3283" w14:textId="77777777" w:rsidR="00A8121B" w:rsidRDefault="00463EBD">
            <w:pPr>
              <w:rPr>
                <w:rFonts w:eastAsia="Times New Roman"/>
              </w:rPr>
            </w:pPr>
            <w:r>
              <w:rPr>
                <w:rFonts w:eastAsia="Times New Roman"/>
              </w:rPr>
              <w:t> </w:t>
            </w:r>
          </w:p>
        </w:tc>
        <w:tc>
          <w:tcPr>
            <w:tcW w:w="0" w:type="auto"/>
            <w:shd w:val="clear" w:color="auto" w:fill="FFFFFF"/>
            <w:vAlign w:val="bottom"/>
          </w:tcPr>
          <w:p w14:paraId="50D1A1D5" w14:textId="77777777" w:rsidR="00A8121B" w:rsidRDefault="00463EBD">
            <w:pPr>
              <w:rPr>
                <w:rFonts w:eastAsia="Times New Roman"/>
              </w:rPr>
            </w:pPr>
            <w:r>
              <w:rPr>
                <w:rFonts w:eastAsia="Times New Roman"/>
              </w:rPr>
              <w:t> </w:t>
            </w:r>
          </w:p>
        </w:tc>
        <w:tc>
          <w:tcPr>
            <w:tcW w:w="0" w:type="auto"/>
            <w:shd w:val="clear" w:color="auto" w:fill="FFFFFF"/>
            <w:vAlign w:val="bottom"/>
          </w:tcPr>
          <w:p w14:paraId="153A44D8" w14:textId="77777777" w:rsidR="00A8121B" w:rsidRDefault="00463EBD">
            <w:pPr>
              <w:jc w:val="right"/>
              <w:rPr>
                <w:rFonts w:eastAsia="Times New Roman"/>
              </w:rPr>
            </w:pPr>
            <w:r>
              <w:rPr>
                <w:rFonts w:eastAsia="Times New Roman"/>
              </w:rPr>
              <w:t> </w:t>
            </w:r>
          </w:p>
        </w:tc>
        <w:tc>
          <w:tcPr>
            <w:tcW w:w="0" w:type="auto"/>
            <w:shd w:val="clear" w:color="auto" w:fill="FFFFFF"/>
            <w:vAlign w:val="bottom"/>
          </w:tcPr>
          <w:p w14:paraId="776FCB7C" w14:textId="77777777" w:rsidR="00A8121B" w:rsidRDefault="00463EBD">
            <w:pPr>
              <w:rPr>
                <w:rFonts w:eastAsia="Times New Roman"/>
              </w:rPr>
            </w:pPr>
            <w:r>
              <w:rPr>
                <w:rFonts w:eastAsia="Times New Roman"/>
              </w:rPr>
              <w:t> </w:t>
            </w:r>
          </w:p>
        </w:tc>
      </w:tr>
      <w:tr w:rsidR="00A8121B" w14:paraId="587F9215" w14:textId="77777777">
        <w:tc>
          <w:tcPr>
            <w:tcW w:w="0" w:type="auto"/>
            <w:shd w:val="clear" w:color="auto" w:fill="CCEEFF"/>
            <w:tcMar>
              <w:top w:w="0" w:type="dxa"/>
              <w:left w:w="180" w:type="dxa"/>
              <w:bottom w:w="0" w:type="dxa"/>
              <w:right w:w="0" w:type="dxa"/>
            </w:tcMar>
            <w:vAlign w:val="bottom"/>
          </w:tcPr>
          <w:p w14:paraId="6BA33DCA" w14:textId="77777777" w:rsidR="00A8121B" w:rsidRDefault="00463EBD">
            <w:pPr>
              <w:ind w:hanging="180"/>
              <w:rPr>
                <w:rFonts w:eastAsia="Times New Roman"/>
              </w:rPr>
            </w:pPr>
            <w:r>
              <w:rPr>
                <w:rFonts w:eastAsia="Times New Roman"/>
              </w:rPr>
              <w:t> </w:t>
            </w:r>
          </w:p>
        </w:tc>
        <w:tc>
          <w:tcPr>
            <w:tcW w:w="0" w:type="auto"/>
            <w:shd w:val="clear" w:color="auto" w:fill="CCEEFF"/>
            <w:vAlign w:val="bottom"/>
          </w:tcPr>
          <w:p w14:paraId="70865854" w14:textId="77777777" w:rsidR="00A8121B" w:rsidRDefault="00463EBD">
            <w:pPr>
              <w:rPr>
                <w:rFonts w:eastAsia="Times New Roman"/>
              </w:rPr>
            </w:pPr>
            <w:r>
              <w:rPr>
                <w:rFonts w:eastAsia="Times New Roman"/>
              </w:rPr>
              <w:t> </w:t>
            </w:r>
          </w:p>
        </w:tc>
        <w:tc>
          <w:tcPr>
            <w:tcW w:w="0" w:type="auto"/>
            <w:shd w:val="clear" w:color="auto" w:fill="CCEEFF"/>
            <w:vAlign w:val="bottom"/>
          </w:tcPr>
          <w:p w14:paraId="6CF788B9" w14:textId="77777777" w:rsidR="00A8121B" w:rsidRDefault="00463EBD">
            <w:pPr>
              <w:rPr>
                <w:rFonts w:eastAsia="Times New Roman"/>
              </w:rPr>
            </w:pPr>
            <w:r>
              <w:rPr>
                <w:rFonts w:eastAsia="Times New Roman"/>
              </w:rPr>
              <w:t> </w:t>
            </w:r>
          </w:p>
        </w:tc>
        <w:tc>
          <w:tcPr>
            <w:tcW w:w="0" w:type="auto"/>
            <w:shd w:val="clear" w:color="auto" w:fill="CCEEFF"/>
            <w:vAlign w:val="bottom"/>
          </w:tcPr>
          <w:p w14:paraId="6F4504EF"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45DB3C09" w14:textId="77777777" w:rsidR="00A8121B" w:rsidRDefault="00463EBD">
            <w:pPr>
              <w:rPr>
                <w:rFonts w:eastAsia="Times New Roman"/>
              </w:rPr>
            </w:pPr>
            <w:r>
              <w:rPr>
                <w:rFonts w:eastAsia="Times New Roman"/>
              </w:rPr>
              <w:t> </w:t>
            </w:r>
          </w:p>
        </w:tc>
        <w:tc>
          <w:tcPr>
            <w:tcW w:w="0" w:type="auto"/>
            <w:shd w:val="clear" w:color="auto" w:fill="CCEEFF"/>
            <w:vAlign w:val="bottom"/>
          </w:tcPr>
          <w:p w14:paraId="069AFED0" w14:textId="77777777" w:rsidR="00A8121B" w:rsidRDefault="00463EBD">
            <w:pPr>
              <w:rPr>
                <w:rFonts w:eastAsia="Times New Roman"/>
              </w:rPr>
            </w:pPr>
            <w:r>
              <w:rPr>
                <w:rFonts w:eastAsia="Times New Roman"/>
              </w:rPr>
              <w:t> </w:t>
            </w:r>
          </w:p>
        </w:tc>
        <w:tc>
          <w:tcPr>
            <w:tcW w:w="0" w:type="auto"/>
            <w:shd w:val="clear" w:color="auto" w:fill="CCEEFF"/>
            <w:vAlign w:val="bottom"/>
          </w:tcPr>
          <w:p w14:paraId="032E275D" w14:textId="77777777" w:rsidR="00A8121B" w:rsidRDefault="00463EBD">
            <w:pPr>
              <w:rPr>
                <w:rFonts w:eastAsia="Times New Roman"/>
              </w:rPr>
            </w:pPr>
            <w:r>
              <w:rPr>
                <w:rFonts w:eastAsia="Times New Roman"/>
              </w:rPr>
              <w:t> </w:t>
            </w:r>
          </w:p>
        </w:tc>
        <w:tc>
          <w:tcPr>
            <w:tcW w:w="0" w:type="auto"/>
            <w:shd w:val="clear" w:color="auto" w:fill="CCEEFF"/>
            <w:vAlign w:val="bottom"/>
          </w:tcPr>
          <w:p w14:paraId="1CA8DE4C"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1564D657" w14:textId="77777777" w:rsidR="00A8121B" w:rsidRDefault="00463EBD">
            <w:pPr>
              <w:rPr>
                <w:rFonts w:eastAsia="Times New Roman"/>
              </w:rPr>
            </w:pPr>
            <w:r>
              <w:rPr>
                <w:rFonts w:eastAsia="Times New Roman"/>
              </w:rPr>
              <w:t> </w:t>
            </w:r>
          </w:p>
        </w:tc>
      </w:tr>
      <w:tr w:rsidR="00A8121B" w14:paraId="346660BD" w14:textId="77777777">
        <w:tc>
          <w:tcPr>
            <w:tcW w:w="0" w:type="auto"/>
            <w:shd w:val="clear" w:color="auto" w:fill="FFFFFF"/>
            <w:tcMar>
              <w:top w:w="0" w:type="dxa"/>
              <w:left w:w="180" w:type="dxa"/>
              <w:bottom w:w="0" w:type="dxa"/>
              <w:right w:w="0" w:type="dxa"/>
            </w:tcMar>
            <w:vAlign w:val="bottom"/>
          </w:tcPr>
          <w:p w14:paraId="31141E99" w14:textId="77777777" w:rsidR="00A8121B" w:rsidRDefault="00463EBD">
            <w:pPr>
              <w:ind w:hanging="180"/>
              <w:rPr>
                <w:rFonts w:eastAsia="Times New Roman"/>
                <w:b/>
                <w:bCs/>
              </w:rPr>
            </w:pPr>
            <w:r>
              <w:rPr>
                <w:rFonts w:eastAsia="Times New Roman"/>
                <w:b/>
                <w:bCs/>
              </w:rPr>
              <w:t>Shareholders’ Equity</w:t>
            </w:r>
          </w:p>
        </w:tc>
        <w:tc>
          <w:tcPr>
            <w:tcW w:w="0" w:type="auto"/>
            <w:shd w:val="clear" w:color="auto" w:fill="FFFFFF"/>
            <w:vAlign w:val="bottom"/>
          </w:tcPr>
          <w:p w14:paraId="6BE6ADCB" w14:textId="77777777" w:rsidR="00A8121B" w:rsidRDefault="00463EBD">
            <w:pPr>
              <w:rPr>
                <w:rFonts w:eastAsia="Times New Roman"/>
              </w:rPr>
            </w:pPr>
            <w:r>
              <w:rPr>
                <w:rFonts w:eastAsia="Times New Roman"/>
              </w:rPr>
              <w:t> </w:t>
            </w:r>
          </w:p>
        </w:tc>
        <w:tc>
          <w:tcPr>
            <w:tcW w:w="0" w:type="auto"/>
            <w:shd w:val="clear" w:color="auto" w:fill="FFFFFF"/>
            <w:vAlign w:val="bottom"/>
          </w:tcPr>
          <w:p w14:paraId="0BA63943" w14:textId="77777777" w:rsidR="00A8121B" w:rsidRDefault="00463EBD">
            <w:pPr>
              <w:rPr>
                <w:rFonts w:eastAsia="Times New Roman"/>
              </w:rPr>
            </w:pPr>
            <w:r>
              <w:rPr>
                <w:rFonts w:eastAsia="Times New Roman"/>
              </w:rPr>
              <w:t> </w:t>
            </w:r>
          </w:p>
        </w:tc>
        <w:tc>
          <w:tcPr>
            <w:tcW w:w="0" w:type="auto"/>
            <w:shd w:val="clear" w:color="auto" w:fill="FFFFFF"/>
            <w:vAlign w:val="bottom"/>
          </w:tcPr>
          <w:p w14:paraId="02EF8434" w14:textId="77777777" w:rsidR="00A8121B" w:rsidRDefault="00463EBD">
            <w:pPr>
              <w:jc w:val="right"/>
              <w:rPr>
                <w:rFonts w:eastAsia="Times New Roman"/>
              </w:rPr>
            </w:pPr>
            <w:r>
              <w:rPr>
                <w:rFonts w:eastAsia="Times New Roman"/>
              </w:rPr>
              <w:t> </w:t>
            </w:r>
          </w:p>
        </w:tc>
        <w:tc>
          <w:tcPr>
            <w:tcW w:w="0" w:type="auto"/>
            <w:shd w:val="clear" w:color="auto" w:fill="FFFFFF"/>
            <w:vAlign w:val="bottom"/>
          </w:tcPr>
          <w:p w14:paraId="39AF6F98" w14:textId="77777777" w:rsidR="00A8121B" w:rsidRDefault="00463EBD">
            <w:pPr>
              <w:rPr>
                <w:rFonts w:eastAsia="Times New Roman"/>
              </w:rPr>
            </w:pPr>
            <w:r>
              <w:rPr>
                <w:rFonts w:eastAsia="Times New Roman"/>
              </w:rPr>
              <w:t> </w:t>
            </w:r>
          </w:p>
        </w:tc>
        <w:tc>
          <w:tcPr>
            <w:tcW w:w="0" w:type="auto"/>
            <w:shd w:val="clear" w:color="auto" w:fill="FFFFFF"/>
            <w:vAlign w:val="bottom"/>
          </w:tcPr>
          <w:p w14:paraId="1A58F69C" w14:textId="77777777" w:rsidR="00A8121B" w:rsidRDefault="00463EBD">
            <w:pPr>
              <w:rPr>
                <w:rFonts w:eastAsia="Times New Roman"/>
              </w:rPr>
            </w:pPr>
            <w:r>
              <w:rPr>
                <w:rFonts w:eastAsia="Times New Roman"/>
              </w:rPr>
              <w:t> </w:t>
            </w:r>
          </w:p>
        </w:tc>
        <w:tc>
          <w:tcPr>
            <w:tcW w:w="0" w:type="auto"/>
            <w:shd w:val="clear" w:color="auto" w:fill="FFFFFF"/>
            <w:vAlign w:val="bottom"/>
          </w:tcPr>
          <w:p w14:paraId="61F987BA" w14:textId="77777777" w:rsidR="00A8121B" w:rsidRDefault="00463EBD">
            <w:pPr>
              <w:rPr>
                <w:rFonts w:eastAsia="Times New Roman"/>
              </w:rPr>
            </w:pPr>
            <w:r>
              <w:rPr>
                <w:rFonts w:eastAsia="Times New Roman"/>
              </w:rPr>
              <w:t> </w:t>
            </w:r>
          </w:p>
        </w:tc>
        <w:tc>
          <w:tcPr>
            <w:tcW w:w="0" w:type="auto"/>
            <w:shd w:val="clear" w:color="auto" w:fill="FFFFFF"/>
            <w:vAlign w:val="bottom"/>
          </w:tcPr>
          <w:p w14:paraId="3CD8C83B" w14:textId="77777777" w:rsidR="00A8121B" w:rsidRDefault="00463EBD">
            <w:pPr>
              <w:jc w:val="right"/>
              <w:rPr>
                <w:rFonts w:eastAsia="Times New Roman"/>
              </w:rPr>
            </w:pPr>
            <w:r>
              <w:rPr>
                <w:rFonts w:eastAsia="Times New Roman"/>
              </w:rPr>
              <w:t> </w:t>
            </w:r>
          </w:p>
        </w:tc>
        <w:tc>
          <w:tcPr>
            <w:tcW w:w="0" w:type="auto"/>
            <w:shd w:val="clear" w:color="auto" w:fill="FFFFFF"/>
            <w:vAlign w:val="bottom"/>
          </w:tcPr>
          <w:p w14:paraId="63865B38" w14:textId="77777777" w:rsidR="00A8121B" w:rsidRDefault="00463EBD">
            <w:pPr>
              <w:rPr>
                <w:rFonts w:eastAsia="Times New Roman"/>
              </w:rPr>
            </w:pPr>
            <w:r>
              <w:rPr>
                <w:rFonts w:eastAsia="Times New Roman"/>
              </w:rPr>
              <w:t> </w:t>
            </w:r>
          </w:p>
        </w:tc>
      </w:tr>
      <w:tr w:rsidR="00A8121B" w14:paraId="243A2926" w14:textId="77777777">
        <w:tc>
          <w:tcPr>
            <w:tcW w:w="0" w:type="auto"/>
            <w:shd w:val="clear" w:color="auto" w:fill="CCEEFF"/>
            <w:tcMar>
              <w:top w:w="0" w:type="dxa"/>
              <w:left w:w="180" w:type="dxa"/>
              <w:bottom w:w="0" w:type="dxa"/>
              <w:right w:w="0" w:type="dxa"/>
            </w:tcMar>
            <w:vAlign w:val="bottom"/>
          </w:tcPr>
          <w:p w14:paraId="569A13FE" w14:textId="77777777" w:rsidR="00A8121B" w:rsidRPr="004E34D7" w:rsidRDefault="00463EBD">
            <w:pPr>
              <w:ind w:hanging="180"/>
              <w:rPr>
                <w:rFonts w:eastAsia="Times New Roman"/>
                <w:lang w:val="en-HK"/>
              </w:rPr>
            </w:pPr>
            <w:r>
              <w:rPr>
                <w:rFonts w:eastAsia="Times New Roman"/>
                <w:lang w:val="en-HK"/>
              </w:rPr>
              <w:t xml:space="preserve">Ordinary shares (par value $0.0001 per share, </w:t>
            </w:r>
            <w:r>
              <w:rPr>
                <w:rFonts w:eastAsia="Times New Roman"/>
                <w:lang w:val="en-HK"/>
              </w:rPr>
              <w:t>500,000,000 shares authorized, 42,718,948 shares and 37,758,997 shares issued as of June 30, 2026 and December 31, 2025, and 42,718,948 shares and 36,712,040 shares outstanding as of June 30, 2026 and December 31, 2025, respectively)</w:t>
            </w:r>
          </w:p>
        </w:tc>
        <w:tc>
          <w:tcPr>
            <w:tcW w:w="0" w:type="auto"/>
            <w:shd w:val="clear" w:color="auto" w:fill="CCEEFF"/>
            <w:vAlign w:val="bottom"/>
          </w:tcPr>
          <w:p w14:paraId="6FFDCF3D" w14:textId="77777777" w:rsidR="00A8121B" w:rsidRPr="004E34D7" w:rsidRDefault="00463EBD">
            <w:pPr>
              <w:rPr>
                <w:rFonts w:eastAsia="Times New Roman"/>
                <w:lang w:val="en-HK"/>
              </w:rPr>
            </w:pPr>
            <w:r>
              <w:rPr>
                <w:rFonts w:eastAsia="Times New Roman"/>
                <w:lang w:val="en-HK"/>
              </w:rPr>
              <w:t> </w:t>
            </w:r>
          </w:p>
        </w:tc>
        <w:tc>
          <w:tcPr>
            <w:tcW w:w="0" w:type="auto"/>
            <w:shd w:val="clear" w:color="auto" w:fill="CCEEFF"/>
            <w:vAlign w:val="bottom"/>
          </w:tcPr>
          <w:p w14:paraId="77043A70" w14:textId="77777777" w:rsidR="00A8121B" w:rsidRPr="004E34D7" w:rsidRDefault="00463EBD">
            <w:pPr>
              <w:rPr>
                <w:rFonts w:eastAsia="Times New Roman"/>
                <w:lang w:val="en-HK"/>
              </w:rPr>
            </w:pPr>
            <w:r>
              <w:rPr>
                <w:rFonts w:eastAsia="Times New Roman"/>
                <w:lang w:val="en-HK"/>
              </w:rPr>
              <w:t> </w:t>
            </w:r>
          </w:p>
        </w:tc>
        <w:tc>
          <w:tcPr>
            <w:tcW w:w="0" w:type="auto"/>
            <w:shd w:val="clear" w:color="auto" w:fill="CCEEFF"/>
            <w:vAlign w:val="bottom"/>
          </w:tcPr>
          <w:p w14:paraId="7842CE73" w14:textId="77777777" w:rsidR="00A8121B" w:rsidRDefault="00463EBD">
            <w:pPr>
              <w:jc w:val="right"/>
              <w:rPr>
                <w:rFonts w:eastAsia="Times New Roman"/>
              </w:rPr>
            </w:pPr>
            <w:r>
              <w:rPr>
                <w:rFonts w:eastAsia="Times New Roman"/>
              </w:rPr>
              <w:t>4,272</w:t>
            </w:r>
          </w:p>
        </w:tc>
        <w:tc>
          <w:tcPr>
            <w:tcW w:w="0" w:type="auto"/>
            <w:shd w:val="clear" w:color="auto" w:fill="CCEEFF"/>
            <w:vAlign w:val="bottom"/>
          </w:tcPr>
          <w:p w14:paraId="35F7040B" w14:textId="77777777" w:rsidR="00A8121B" w:rsidRDefault="00463EBD">
            <w:pPr>
              <w:rPr>
                <w:rFonts w:eastAsia="Times New Roman"/>
              </w:rPr>
            </w:pPr>
            <w:r>
              <w:rPr>
                <w:rFonts w:eastAsia="Times New Roman"/>
              </w:rPr>
              <w:t> </w:t>
            </w:r>
          </w:p>
        </w:tc>
        <w:tc>
          <w:tcPr>
            <w:tcW w:w="0" w:type="auto"/>
            <w:shd w:val="clear" w:color="auto" w:fill="CCEEFF"/>
            <w:vAlign w:val="bottom"/>
          </w:tcPr>
          <w:p w14:paraId="6062F3FC" w14:textId="77777777" w:rsidR="00A8121B" w:rsidRDefault="00463EBD">
            <w:pPr>
              <w:rPr>
                <w:rFonts w:eastAsia="Times New Roman"/>
              </w:rPr>
            </w:pPr>
            <w:r>
              <w:rPr>
                <w:rFonts w:eastAsia="Times New Roman"/>
              </w:rPr>
              <w:t> </w:t>
            </w:r>
          </w:p>
        </w:tc>
        <w:tc>
          <w:tcPr>
            <w:tcW w:w="0" w:type="auto"/>
            <w:shd w:val="clear" w:color="auto" w:fill="CCEEFF"/>
            <w:vAlign w:val="bottom"/>
          </w:tcPr>
          <w:p w14:paraId="4F36EA28" w14:textId="77777777" w:rsidR="00A8121B" w:rsidRDefault="00463EBD">
            <w:pPr>
              <w:rPr>
                <w:rFonts w:eastAsia="Times New Roman"/>
              </w:rPr>
            </w:pPr>
            <w:r>
              <w:rPr>
                <w:rFonts w:eastAsia="Times New Roman"/>
              </w:rPr>
              <w:t> </w:t>
            </w:r>
          </w:p>
        </w:tc>
        <w:tc>
          <w:tcPr>
            <w:tcW w:w="0" w:type="auto"/>
            <w:shd w:val="clear" w:color="auto" w:fill="CCEEFF"/>
            <w:vAlign w:val="bottom"/>
          </w:tcPr>
          <w:p w14:paraId="08C1D1AF" w14:textId="77777777" w:rsidR="00A8121B" w:rsidRDefault="00463EBD">
            <w:pPr>
              <w:jc w:val="right"/>
              <w:rPr>
                <w:rFonts w:eastAsia="Times New Roman"/>
              </w:rPr>
            </w:pPr>
            <w:r>
              <w:rPr>
                <w:rFonts w:eastAsia="Times New Roman"/>
              </w:rPr>
              <w:t>3,671</w:t>
            </w:r>
          </w:p>
        </w:tc>
        <w:tc>
          <w:tcPr>
            <w:tcW w:w="0" w:type="auto"/>
            <w:shd w:val="clear" w:color="auto" w:fill="CCEEFF"/>
            <w:vAlign w:val="bottom"/>
          </w:tcPr>
          <w:p w14:paraId="0E95CF30" w14:textId="77777777" w:rsidR="00A8121B" w:rsidRDefault="00463EBD">
            <w:pPr>
              <w:rPr>
                <w:rFonts w:eastAsia="Times New Roman"/>
              </w:rPr>
            </w:pPr>
            <w:r>
              <w:rPr>
                <w:rFonts w:eastAsia="Times New Roman"/>
              </w:rPr>
              <w:t> </w:t>
            </w:r>
          </w:p>
        </w:tc>
      </w:tr>
      <w:tr w:rsidR="00A8121B" w14:paraId="0E3C2F3B" w14:textId="77777777">
        <w:tc>
          <w:tcPr>
            <w:tcW w:w="0" w:type="auto"/>
            <w:shd w:val="clear" w:color="auto" w:fill="FFFFFF"/>
            <w:tcMar>
              <w:top w:w="0" w:type="dxa"/>
              <w:left w:w="180" w:type="dxa"/>
              <w:bottom w:w="0" w:type="dxa"/>
              <w:right w:w="0" w:type="dxa"/>
            </w:tcMar>
            <w:vAlign w:val="bottom"/>
          </w:tcPr>
          <w:p w14:paraId="66495FEF" w14:textId="77777777" w:rsidR="00A8121B" w:rsidRDefault="00463EBD">
            <w:pPr>
              <w:ind w:hanging="180"/>
              <w:rPr>
                <w:rFonts w:eastAsia="Times New Roman"/>
              </w:rPr>
            </w:pPr>
            <w:r>
              <w:rPr>
                <w:rFonts w:eastAsia="Times New Roman"/>
              </w:rPr>
              <w:t>Additional paid-in capital</w:t>
            </w:r>
          </w:p>
        </w:tc>
        <w:tc>
          <w:tcPr>
            <w:tcW w:w="0" w:type="auto"/>
            <w:shd w:val="clear" w:color="auto" w:fill="FFFFFF"/>
            <w:vAlign w:val="bottom"/>
          </w:tcPr>
          <w:p w14:paraId="27F23874" w14:textId="77777777" w:rsidR="00A8121B" w:rsidRDefault="00463EBD">
            <w:pPr>
              <w:rPr>
                <w:rFonts w:eastAsia="Times New Roman"/>
              </w:rPr>
            </w:pPr>
            <w:r>
              <w:rPr>
                <w:rFonts w:eastAsia="Times New Roman"/>
              </w:rPr>
              <w:t> </w:t>
            </w:r>
          </w:p>
        </w:tc>
        <w:tc>
          <w:tcPr>
            <w:tcW w:w="0" w:type="auto"/>
            <w:shd w:val="clear" w:color="auto" w:fill="FFFFFF"/>
            <w:vAlign w:val="bottom"/>
          </w:tcPr>
          <w:p w14:paraId="126C91CF" w14:textId="77777777" w:rsidR="00A8121B" w:rsidRDefault="00463EBD">
            <w:pPr>
              <w:rPr>
                <w:rFonts w:eastAsia="Times New Roman"/>
              </w:rPr>
            </w:pPr>
            <w:r>
              <w:rPr>
                <w:rFonts w:eastAsia="Times New Roman"/>
              </w:rPr>
              <w:t> </w:t>
            </w:r>
          </w:p>
        </w:tc>
        <w:tc>
          <w:tcPr>
            <w:tcW w:w="0" w:type="auto"/>
            <w:shd w:val="clear" w:color="auto" w:fill="FFFFFF"/>
            <w:vAlign w:val="bottom"/>
          </w:tcPr>
          <w:p w14:paraId="6A22799B" w14:textId="77777777" w:rsidR="00A8121B" w:rsidRDefault="00463EBD">
            <w:pPr>
              <w:jc w:val="right"/>
              <w:rPr>
                <w:rFonts w:eastAsia="Times New Roman"/>
              </w:rPr>
            </w:pPr>
            <w:r>
              <w:rPr>
                <w:rFonts w:eastAsia="Times New Roman"/>
              </w:rPr>
              <w:t>81,534,872</w:t>
            </w:r>
          </w:p>
        </w:tc>
        <w:tc>
          <w:tcPr>
            <w:tcW w:w="0" w:type="auto"/>
            <w:shd w:val="clear" w:color="auto" w:fill="FFFFFF"/>
            <w:vAlign w:val="bottom"/>
          </w:tcPr>
          <w:p w14:paraId="47A00D1E" w14:textId="77777777" w:rsidR="00A8121B" w:rsidRDefault="00463EBD">
            <w:pPr>
              <w:rPr>
                <w:rFonts w:eastAsia="Times New Roman"/>
              </w:rPr>
            </w:pPr>
            <w:r>
              <w:rPr>
                <w:rFonts w:eastAsia="Times New Roman"/>
              </w:rPr>
              <w:t> </w:t>
            </w:r>
          </w:p>
        </w:tc>
        <w:tc>
          <w:tcPr>
            <w:tcW w:w="0" w:type="auto"/>
            <w:shd w:val="clear" w:color="auto" w:fill="FFFFFF"/>
            <w:vAlign w:val="bottom"/>
          </w:tcPr>
          <w:p w14:paraId="6224219F" w14:textId="77777777" w:rsidR="00A8121B" w:rsidRDefault="00463EBD">
            <w:pPr>
              <w:rPr>
                <w:rFonts w:eastAsia="Times New Roman"/>
              </w:rPr>
            </w:pPr>
            <w:r>
              <w:rPr>
                <w:rFonts w:eastAsia="Times New Roman"/>
              </w:rPr>
              <w:t> </w:t>
            </w:r>
          </w:p>
        </w:tc>
        <w:tc>
          <w:tcPr>
            <w:tcW w:w="0" w:type="auto"/>
            <w:shd w:val="clear" w:color="auto" w:fill="FFFFFF"/>
            <w:vAlign w:val="bottom"/>
          </w:tcPr>
          <w:p w14:paraId="1F2AB5EB" w14:textId="77777777" w:rsidR="00A8121B" w:rsidRDefault="00463EBD">
            <w:pPr>
              <w:rPr>
                <w:rFonts w:eastAsia="Times New Roman"/>
              </w:rPr>
            </w:pPr>
            <w:r>
              <w:rPr>
                <w:rFonts w:eastAsia="Times New Roman"/>
              </w:rPr>
              <w:t> </w:t>
            </w:r>
          </w:p>
        </w:tc>
        <w:tc>
          <w:tcPr>
            <w:tcW w:w="0" w:type="auto"/>
            <w:shd w:val="clear" w:color="auto" w:fill="FFFFFF"/>
            <w:vAlign w:val="bottom"/>
          </w:tcPr>
          <w:p w14:paraId="4491B417" w14:textId="77777777" w:rsidR="00A8121B" w:rsidRDefault="00463EBD">
            <w:pPr>
              <w:jc w:val="right"/>
              <w:rPr>
                <w:rFonts w:eastAsia="Times New Roman"/>
              </w:rPr>
            </w:pPr>
            <w:r>
              <w:rPr>
                <w:rFonts w:eastAsia="Times New Roman"/>
              </w:rPr>
              <w:t>28,779,967</w:t>
            </w:r>
          </w:p>
        </w:tc>
        <w:tc>
          <w:tcPr>
            <w:tcW w:w="0" w:type="auto"/>
            <w:shd w:val="clear" w:color="auto" w:fill="FFFFFF"/>
            <w:vAlign w:val="bottom"/>
          </w:tcPr>
          <w:p w14:paraId="24B6A748" w14:textId="77777777" w:rsidR="00A8121B" w:rsidRDefault="00463EBD">
            <w:pPr>
              <w:rPr>
                <w:rFonts w:eastAsia="Times New Roman"/>
              </w:rPr>
            </w:pPr>
            <w:r>
              <w:rPr>
                <w:rFonts w:eastAsia="Times New Roman"/>
              </w:rPr>
              <w:t> </w:t>
            </w:r>
          </w:p>
        </w:tc>
      </w:tr>
      <w:tr w:rsidR="00A8121B" w14:paraId="35B853D3" w14:textId="77777777">
        <w:tc>
          <w:tcPr>
            <w:tcW w:w="0" w:type="auto"/>
            <w:shd w:val="clear" w:color="auto" w:fill="CCEEFF"/>
            <w:tcMar>
              <w:top w:w="0" w:type="dxa"/>
              <w:left w:w="180" w:type="dxa"/>
              <w:bottom w:w="0" w:type="dxa"/>
              <w:right w:w="0" w:type="dxa"/>
            </w:tcMar>
            <w:vAlign w:val="bottom"/>
          </w:tcPr>
          <w:p w14:paraId="35EC9525" w14:textId="77777777" w:rsidR="00A8121B" w:rsidRDefault="00463EBD">
            <w:pPr>
              <w:ind w:hanging="180"/>
              <w:rPr>
                <w:rFonts w:eastAsia="Times New Roman"/>
              </w:rPr>
            </w:pPr>
            <w:r>
              <w:rPr>
                <w:rFonts w:eastAsia="Times New Roman"/>
              </w:rPr>
              <w:t>Statutory reserves</w:t>
            </w:r>
          </w:p>
        </w:tc>
        <w:tc>
          <w:tcPr>
            <w:tcW w:w="0" w:type="auto"/>
            <w:shd w:val="clear" w:color="auto" w:fill="CCEEFF"/>
            <w:vAlign w:val="bottom"/>
          </w:tcPr>
          <w:p w14:paraId="50227472" w14:textId="77777777" w:rsidR="00A8121B" w:rsidRDefault="00463EBD">
            <w:pPr>
              <w:rPr>
                <w:rFonts w:eastAsia="Times New Roman"/>
              </w:rPr>
            </w:pPr>
            <w:r>
              <w:rPr>
                <w:rFonts w:eastAsia="Times New Roman"/>
              </w:rPr>
              <w:t> </w:t>
            </w:r>
          </w:p>
        </w:tc>
        <w:tc>
          <w:tcPr>
            <w:tcW w:w="0" w:type="auto"/>
            <w:shd w:val="clear" w:color="auto" w:fill="CCEEFF"/>
            <w:vAlign w:val="bottom"/>
          </w:tcPr>
          <w:p w14:paraId="54DA289B" w14:textId="77777777" w:rsidR="00A8121B" w:rsidRDefault="00463EBD">
            <w:pPr>
              <w:rPr>
                <w:rFonts w:eastAsia="Times New Roman"/>
              </w:rPr>
            </w:pPr>
            <w:r>
              <w:rPr>
                <w:rFonts w:eastAsia="Times New Roman"/>
              </w:rPr>
              <w:t> </w:t>
            </w:r>
          </w:p>
        </w:tc>
        <w:tc>
          <w:tcPr>
            <w:tcW w:w="0" w:type="auto"/>
            <w:shd w:val="clear" w:color="auto" w:fill="CCEEFF"/>
            <w:vAlign w:val="bottom"/>
          </w:tcPr>
          <w:p w14:paraId="5054B16D" w14:textId="77777777" w:rsidR="00A8121B" w:rsidRDefault="00463EBD">
            <w:pPr>
              <w:jc w:val="right"/>
              <w:rPr>
                <w:rFonts w:eastAsia="Times New Roman"/>
              </w:rPr>
            </w:pPr>
            <w:r>
              <w:rPr>
                <w:rFonts w:eastAsia="Times New Roman"/>
              </w:rPr>
              <w:t>100,000</w:t>
            </w:r>
          </w:p>
        </w:tc>
        <w:tc>
          <w:tcPr>
            <w:tcW w:w="0" w:type="auto"/>
            <w:shd w:val="clear" w:color="auto" w:fill="CCEEFF"/>
            <w:vAlign w:val="bottom"/>
          </w:tcPr>
          <w:p w14:paraId="5C278ABF" w14:textId="77777777" w:rsidR="00A8121B" w:rsidRDefault="00463EBD">
            <w:pPr>
              <w:rPr>
                <w:rFonts w:eastAsia="Times New Roman"/>
              </w:rPr>
            </w:pPr>
            <w:r>
              <w:rPr>
                <w:rFonts w:eastAsia="Times New Roman"/>
              </w:rPr>
              <w:t> </w:t>
            </w:r>
          </w:p>
        </w:tc>
        <w:tc>
          <w:tcPr>
            <w:tcW w:w="0" w:type="auto"/>
            <w:shd w:val="clear" w:color="auto" w:fill="CCEEFF"/>
            <w:vAlign w:val="bottom"/>
          </w:tcPr>
          <w:p w14:paraId="7402ADA8" w14:textId="77777777" w:rsidR="00A8121B" w:rsidRDefault="00463EBD">
            <w:pPr>
              <w:rPr>
                <w:rFonts w:eastAsia="Times New Roman"/>
              </w:rPr>
            </w:pPr>
            <w:r>
              <w:rPr>
                <w:rFonts w:eastAsia="Times New Roman"/>
              </w:rPr>
              <w:t> </w:t>
            </w:r>
          </w:p>
        </w:tc>
        <w:tc>
          <w:tcPr>
            <w:tcW w:w="0" w:type="auto"/>
            <w:shd w:val="clear" w:color="auto" w:fill="CCEEFF"/>
            <w:vAlign w:val="bottom"/>
          </w:tcPr>
          <w:p w14:paraId="25CCF1EE" w14:textId="77777777" w:rsidR="00A8121B" w:rsidRDefault="00463EBD">
            <w:pPr>
              <w:rPr>
                <w:rFonts w:eastAsia="Times New Roman"/>
              </w:rPr>
            </w:pPr>
            <w:r>
              <w:rPr>
                <w:rFonts w:eastAsia="Times New Roman"/>
              </w:rPr>
              <w:t> </w:t>
            </w:r>
          </w:p>
        </w:tc>
        <w:tc>
          <w:tcPr>
            <w:tcW w:w="0" w:type="auto"/>
            <w:shd w:val="clear" w:color="auto" w:fill="CCEEFF"/>
            <w:vAlign w:val="bottom"/>
          </w:tcPr>
          <w:p w14:paraId="426A0084" w14:textId="77777777" w:rsidR="00A8121B" w:rsidRDefault="00463EBD">
            <w:pPr>
              <w:jc w:val="right"/>
              <w:rPr>
                <w:rFonts w:eastAsia="Times New Roman"/>
              </w:rPr>
            </w:pPr>
            <w:r>
              <w:rPr>
                <w:rFonts w:eastAsia="Times New Roman"/>
              </w:rPr>
              <w:t>—</w:t>
            </w:r>
          </w:p>
        </w:tc>
        <w:tc>
          <w:tcPr>
            <w:tcW w:w="0" w:type="auto"/>
            <w:shd w:val="clear" w:color="auto" w:fill="CCEEFF"/>
            <w:vAlign w:val="bottom"/>
          </w:tcPr>
          <w:p w14:paraId="77A2A59C" w14:textId="77777777" w:rsidR="00A8121B" w:rsidRDefault="00463EBD">
            <w:pPr>
              <w:rPr>
                <w:rFonts w:eastAsia="Times New Roman"/>
              </w:rPr>
            </w:pPr>
            <w:r>
              <w:rPr>
                <w:rFonts w:eastAsia="Times New Roman"/>
              </w:rPr>
              <w:t> </w:t>
            </w:r>
          </w:p>
        </w:tc>
      </w:tr>
      <w:tr w:rsidR="00A8121B" w14:paraId="1E89E72C" w14:textId="77777777">
        <w:tc>
          <w:tcPr>
            <w:tcW w:w="0" w:type="auto"/>
            <w:shd w:val="clear" w:color="auto" w:fill="FFFFFF"/>
            <w:tcMar>
              <w:top w:w="0" w:type="dxa"/>
              <w:left w:w="180" w:type="dxa"/>
              <w:bottom w:w="0" w:type="dxa"/>
              <w:right w:w="0" w:type="dxa"/>
            </w:tcMar>
            <w:vAlign w:val="bottom"/>
          </w:tcPr>
          <w:p w14:paraId="7B748CC2" w14:textId="77777777" w:rsidR="00A8121B" w:rsidRDefault="00463EBD">
            <w:pPr>
              <w:ind w:hanging="180"/>
              <w:rPr>
                <w:rFonts w:eastAsia="Times New Roman"/>
              </w:rPr>
            </w:pPr>
            <w:r>
              <w:rPr>
                <w:rFonts w:eastAsia="Times New Roman"/>
              </w:rPr>
              <w:t>Retained earnings</w:t>
            </w:r>
          </w:p>
        </w:tc>
        <w:tc>
          <w:tcPr>
            <w:tcW w:w="0" w:type="auto"/>
            <w:shd w:val="clear" w:color="auto" w:fill="FFFFFF"/>
            <w:vAlign w:val="bottom"/>
          </w:tcPr>
          <w:p w14:paraId="4148D6C7" w14:textId="77777777" w:rsidR="00A8121B" w:rsidRDefault="00463EBD">
            <w:pPr>
              <w:rPr>
                <w:rFonts w:eastAsia="Times New Roman"/>
              </w:rPr>
            </w:pPr>
            <w:r>
              <w:rPr>
                <w:rFonts w:eastAsia="Times New Roman"/>
              </w:rPr>
              <w:t> </w:t>
            </w:r>
          </w:p>
        </w:tc>
        <w:tc>
          <w:tcPr>
            <w:tcW w:w="0" w:type="auto"/>
            <w:shd w:val="clear" w:color="auto" w:fill="FFFFFF"/>
            <w:vAlign w:val="bottom"/>
          </w:tcPr>
          <w:p w14:paraId="22646424" w14:textId="77777777" w:rsidR="00A8121B" w:rsidRDefault="00463EBD">
            <w:pPr>
              <w:rPr>
                <w:rFonts w:eastAsia="Times New Roman"/>
              </w:rPr>
            </w:pPr>
            <w:r>
              <w:rPr>
                <w:rFonts w:eastAsia="Times New Roman"/>
              </w:rPr>
              <w:t> </w:t>
            </w:r>
          </w:p>
        </w:tc>
        <w:tc>
          <w:tcPr>
            <w:tcW w:w="0" w:type="auto"/>
            <w:shd w:val="clear" w:color="auto" w:fill="FFFFFF"/>
            <w:vAlign w:val="bottom"/>
          </w:tcPr>
          <w:p w14:paraId="00627660" w14:textId="77777777" w:rsidR="00A8121B" w:rsidRDefault="00463EBD">
            <w:pPr>
              <w:jc w:val="right"/>
              <w:rPr>
                <w:rFonts w:eastAsia="Times New Roman"/>
              </w:rPr>
            </w:pPr>
            <w:r>
              <w:rPr>
                <w:rFonts w:eastAsia="Times New Roman"/>
              </w:rPr>
              <w:t>135,697,152</w:t>
            </w:r>
          </w:p>
        </w:tc>
        <w:tc>
          <w:tcPr>
            <w:tcW w:w="0" w:type="auto"/>
            <w:shd w:val="clear" w:color="auto" w:fill="FFFFFF"/>
            <w:vAlign w:val="bottom"/>
          </w:tcPr>
          <w:p w14:paraId="5C63E451" w14:textId="77777777" w:rsidR="00A8121B" w:rsidRDefault="00463EBD">
            <w:pPr>
              <w:rPr>
                <w:rFonts w:eastAsia="Times New Roman"/>
              </w:rPr>
            </w:pPr>
            <w:r>
              <w:rPr>
                <w:rFonts w:eastAsia="Times New Roman"/>
              </w:rPr>
              <w:t> </w:t>
            </w:r>
          </w:p>
        </w:tc>
        <w:tc>
          <w:tcPr>
            <w:tcW w:w="0" w:type="auto"/>
            <w:shd w:val="clear" w:color="auto" w:fill="FFFFFF"/>
            <w:vAlign w:val="bottom"/>
          </w:tcPr>
          <w:p w14:paraId="7F3ACE0A" w14:textId="77777777" w:rsidR="00A8121B" w:rsidRDefault="00463EBD">
            <w:pPr>
              <w:rPr>
                <w:rFonts w:eastAsia="Times New Roman"/>
              </w:rPr>
            </w:pPr>
            <w:r>
              <w:rPr>
                <w:rFonts w:eastAsia="Times New Roman"/>
              </w:rPr>
              <w:t> </w:t>
            </w:r>
          </w:p>
        </w:tc>
        <w:tc>
          <w:tcPr>
            <w:tcW w:w="0" w:type="auto"/>
            <w:shd w:val="clear" w:color="auto" w:fill="FFFFFF"/>
            <w:vAlign w:val="bottom"/>
          </w:tcPr>
          <w:p w14:paraId="0DFF6353" w14:textId="77777777" w:rsidR="00A8121B" w:rsidRDefault="00463EBD">
            <w:pPr>
              <w:rPr>
                <w:rFonts w:eastAsia="Times New Roman"/>
              </w:rPr>
            </w:pPr>
            <w:r>
              <w:rPr>
                <w:rFonts w:eastAsia="Times New Roman"/>
              </w:rPr>
              <w:t> </w:t>
            </w:r>
          </w:p>
        </w:tc>
        <w:tc>
          <w:tcPr>
            <w:tcW w:w="0" w:type="auto"/>
            <w:shd w:val="clear" w:color="auto" w:fill="FFFFFF"/>
            <w:vAlign w:val="bottom"/>
          </w:tcPr>
          <w:p w14:paraId="19922D37" w14:textId="77777777" w:rsidR="00A8121B" w:rsidRDefault="00463EBD">
            <w:pPr>
              <w:jc w:val="right"/>
              <w:rPr>
                <w:rFonts w:eastAsia="Times New Roman"/>
              </w:rPr>
            </w:pPr>
            <w:r>
              <w:rPr>
                <w:rFonts w:eastAsia="Times New Roman"/>
              </w:rPr>
              <w:t>89,976,384</w:t>
            </w:r>
          </w:p>
        </w:tc>
        <w:tc>
          <w:tcPr>
            <w:tcW w:w="0" w:type="auto"/>
            <w:shd w:val="clear" w:color="auto" w:fill="FFFFFF"/>
            <w:vAlign w:val="bottom"/>
          </w:tcPr>
          <w:p w14:paraId="17DD4417" w14:textId="77777777" w:rsidR="00A8121B" w:rsidRDefault="00463EBD">
            <w:pPr>
              <w:rPr>
                <w:rFonts w:eastAsia="Times New Roman"/>
              </w:rPr>
            </w:pPr>
            <w:r>
              <w:rPr>
                <w:rFonts w:eastAsia="Times New Roman"/>
              </w:rPr>
              <w:t> </w:t>
            </w:r>
          </w:p>
        </w:tc>
      </w:tr>
      <w:tr w:rsidR="00A8121B" w14:paraId="5867B4C5" w14:textId="77777777">
        <w:tc>
          <w:tcPr>
            <w:tcW w:w="0" w:type="auto"/>
            <w:shd w:val="clear" w:color="auto" w:fill="CCEEFF"/>
            <w:tcMar>
              <w:top w:w="0" w:type="dxa"/>
              <w:left w:w="180" w:type="dxa"/>
              <w:bottom w:w="30" w:type="dxa"/>
              <w:right w:w="0" w:type="dxa"/>
            </w:tcMar>
            <w:vAlign w:val="bottom"/>
          </w:tcPr>
          <w:p w14:paraId="2B763B08" w14:textId="77777777" w:rsidR="00A8121B" w:rsidRDefault="00463EBD">
            <w:pPr>
              <w:ind w:hanging="180"/>
              <w:rPr>
                <w:rFonts w:eastAsia="Times New Roman"/>
              </w:rPr>
            </w:pPr>
            <w:r>
              <w:rPr>
                <w:rFonts w:eastAsia="Times New Roman"/>
              </w:rPr>
              <w:t>Accumulated other comprehensive loss</w:t>
            </w:r>
          </w:p>
        </w:tc>
        <w:tc>
          <w:tcPr>
            <w:tcW w:w="0" w:type="auto"/>
            <w:shd w:val="clear" w:color="auto" w:fill="CCEEFF"/>
            <w:tcMar>
              <w:top w:w="0" w:type="dxa"/>
              <w:left w:w="0" w:type="dxa"/>
              <w:bottom w:w="30" w:type="dxa"/>
              <w:right w:w="0" w:type="dxa"/>
            </w:tcMar>
            <w:vAlign w:val="bottom"/>
          </w:tcPr>
          <w:p w14:paraId="71C376A6"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CCEEFF"/>
            <w:vAlign w:val="bottom"/>
          </w:tcPr>
          <w:p w14:paraId="72ABA8DA"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CCEEFF"/>
            <w:vAlign w:val="bottom"/>
          </w:tcPr>
          <w:p w14:paraId="3E79986D" w14:textId="77777777" w:rsidR="00A8121B" w:rsidRDefault="00463EBD">
            <w:pPr>
              <w:jc w:val="right"/>
              <w:rPr>
                <w:rFonts w:eastAsia="Times New Roman"/>
              </w:rPr>
            </w:pPr>
            <w:r>
              <w:rPr>
                <w:rFonts w:eastAsia="Times New Roman"/>
              </w:rPr>
              <w:t>(7,549,882</w:t>
            </w:r>
          </w:p>
        </w:tc>
        <w:tc>
          <w:tcPr>
            <w:tcW w:w="0" w:type="auto"/>
            <w:shd w:val="clear" w:color="auto" w:fill="CCEEFF"/>
            <w:tcMar>
              <w:top w:w="0" w:type="dxa"/>
              <w:left w:w="0" w:type="dxa"/>
              <w:bottom w:w="30" w:type="dxa"/>
              <w:right w:w="0" w:type="dxa"/>
            </w:tcMar>
            <w:vAlign w:val="bottom"/>
          </w:tcPr>
          <w:p w14:paraId="59D9505C" w14:textId="77777777" w:rsidR="00A8121B" w:rsidRDefault="00463EBD">
            <w:pPr>
              <w:rPr>
                <w:rFonts w:eastAsia="Times New Roman"/>
              </w:rPr>
            </w:pPr>
            <w:r>
              <w:rPr>
                <w:rFonts w:eastAsia="Times New Roman"/>
              </w:rPr>
              <w:t>)</w:t>
            </w:r>
          </w:p>
        </w:tc>
        <w:tc>
          <w:tcPr>
            <w:tcW w:w="0" w:type="auto"/>
            <w:shd w:val="clear" w:color="auto" w:fill="CCEEFF"/>
            <w:tcMar>
              <w:top w:w="0" w:type="dxa"/>
              <w:left w:w="0" w:type="dxa"/>
              <w:bottom w:w="30" w:type="dxa"/>
              <w:right w:w="0" w:type="dxa"/>
            </w:tcMar>
            <w:vAlign w:val="bottom"/>
          </w:tcPr>
          <w:p w14:paraId="00ECAD32"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CCEEFF"/>
            <w:vAlign w:val="bottom"/>
          </w:tcPr>
          <w:p w14:paraId="12BD0D7D" w14:textId="77777777" w:rsidR="00A8121B" w:rsidRDefault="00463EBD">
            <w:pPr>
              <w:rPr>
                <w:rFonts w:eastAsia="Times New Roman"/>
              </w:rPr>
            </w:pPr>
            <w:r>
              <w:rPr>
                <w:rFonts w:eastAsia="Times New Roman"/>
              </w:rPr>
              <w:t> </w:t>
            </w:r>
          </w:p>
        </w:tc>
        <w:tc>
          <w:tcPr>
            <w:tcW w:w="0" w:type="auto"/>
            <w:tcBorders>
              <w:bottom w:val="single" w:sz="12" w:space="0" w:color="000000"/>
            </w:tcBorders>
            <w:shd w:val="clear" w:color="auto" w:fill="CCEEFF"/>
            <w:vAlign w:val="bottom"/>
          </w:tcPr>
          <w:p w14:paraId="79BB4255" w14:textId="77777777" w:rsidR="00A8121B" w:rsidRDefault="00463EBD">
            <w:pPr>
              <w:jc w:val="right"/>
              <w:rPr>
                <w:rFonts w:eastAsia="Times New Roman"/>
              </w:rPr>
            </w:pPr>
            <w:r>
              <w:rPr>
                <w:rFonts w:eastAsia="Times New Roman"/>
              </w:rPr>
              <w:t>(7,504,638</w:t>
            </w:r>
          </w:p>
        </w:tc>
        <w:tc>
          <w:tcPr>
            <w:tcW w:w="0" w:type="auto"/>
            <w:shd w:val="clear" w:color="auto" w:fill="CCEEFF"/>
            <w:tcMar>
              <w:top w:w="0" w:type="dxa"/>
              <w:left w:w="0" w:type="dxa"/>
              <w:bottom w:w="30" w:type="dxa"/>
              <w:right w:w="0" w:type="dxa"/>
            </w:tcMar>
            <w:vAlign w:val="bottom"/>
          </w:tcPr>
          <w:p w14:paraId="1FECBEFD" w14:textId="77777777" w:rsidR="00A8121B" w:rsidRDefault="00463EBD">
            <w:pPr>
              <w:rPr>
                <w:rFonts w:eastAsia="Times New Roman"/>
              </w:rPr>
            </w:pPr>
            <w:r>
              <w:rPr>
                <w:rFonts w:eastAsia="Times New Roman"/>
              </w:rPr>
              <w:t>)</w:t>
            </w:r>
          </w:p>
        </w:tc>
      </w:tr>
      <w:tr w:rsidR="00A8121B" w14:paraId="4D8CF0DE" w14:textId="77777777">
        <w:tc>
          <w:tcPr>
            <w:tcW w:w="0" w:type="auto"/>
            <w:shd w:val="clear" w:color="auto" w:fill="FFFFFF"/>
            <w:tcMar>
              <w:top w:w="0" w:type="dxa"/>
              <w:left w:w="180" w:type="dxa"/>
              <w:bottom w:w="30" w:type="dxa"/>
              <w:right w:w="0" w:type="dxa"/>
            </w:tcMar>
            <w:vAlign w:val="bottom"/>
          </w:tcPr>
          <w:p w14:paraId="1D8EC0A3" w14:textId="77777777" w:rsidR="00A8121B" w:rsidRDefault="00463EBD">
            <w:pPr>
              <w:ind w:hanging="180"/>
              <w:rPr>
                <w:rFonts w:eastAsia="Times New Roman"/>
                <w:b/>
                <w:bCs/>
              </w:rPr>
            </w:pPr>
            <w:r>
              <w:rPr>
                <w:rFonts w:eastAsia="Times New Roman"/>
                <w:b/>
                <w:bCs/>
              </w:rPr>
              <w:t xml:space="preserve">Total Shareholders’ </w:t>
            </w:r>
            <w:r>
              <w:rPr>
                <w:rFonts w:eastAsia="Times New Roman"/>
                <w:b/>
                <w:bCs/>
              </w:rPr>
              <w:t>Equity</w:t>
            </w:r>
          </w:p>
        </w:tc>
        <w:tc>
          <w:tcPr>
            <w:tcW w:w="0" w:type="auto"/>
            <w:shd w:val="clear" w:color="auto" w:fill="FFFFFF"/>
            <w:tcMar>
              <w:top w:w="0" w:type="dxa"/>
              <w:left w:w="0" w:type="dxa"/>
              <w:bottom w:w="30" w:type="dxa"/>
              <w:right w:w="0" w:type="dxa"/>
            </w:tcMar>
            <w:vAlign w:val="bottom"/>
          </w:tcPr>
          <w:p w14:paraId="0880E33E"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FFFFFF"/>
            <w:vAlign w:val="bottom"/>
          </w:tcPr>
          <w:p w14:paraId="539A7393"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FFFFFF"/>
            <w:vAlign w:val="bottom"/>
          </w:tcPr>
          <w:p w14:paraId="6750B521" w14:textId="77777777" w:rsidR="00A8121B" w:rsidRDefault="00463EBD">
            <w:pPr>
              <w:jc w:val="right"/>
              <w:rPr>
                <w:rFonts w:eastAsia="Times New Roman"/>
                <w:b/>
                <w:bCs/>
              </w:rPr>
            </w:pPr>
            <w:r>
              <w:rPr>
                <w:rFonts w:eastAsia="Times New Roman"/>
                <w:b/>
                <w:bCs/>
              </w:rPr>
              <w:t>209,786,414</w:t>
            </w:r>
          </w:p>
        </w:tc>
        <w:tc>
          <w:tcPr>
            <w:tcW w:w="0" w:type="auto"/>
            <w:shd w:val="clear" w:color="auto" w:fill="FFFFFF"/>
            <w:tcMar>
              <w:top w:w="0" w:type="dxa"/>
              <w:left w:w="0" w:type="dxa"/>
              <w:bottom w:w="30" w:type="dxa"/>
              <w:right w:w="0" w:type="dxa"/>
            </w:tcMar>
            <w:vAlign w:val="bottom"/>
          </w:tcPr>
          <w:p w14:paraId="1E418DF4" w14:textId="77777777" w:rsidR="00A8121B" w:rsidRDefault="00463EBD">
            <w:pPr>
              <w:rPr>
                <w:rFonts w:eastAsia="Times New Roman"/>
                <w:b/>
                <w:bCs/>
              </w:rPr>
            </w:pPr>
            <w:r>
              <w:rPr>
                <w:rFonts w:eastAsia="Times New Roman"/>
                <w:b/>
                <w:bCs/>
              </w:rPr>
              <w:t> </w:t>
            </w:r>
          </w:p>
        </w:tc>
        <w:tc>
          <w:tcPr>
            <w:tcW w:w="0" w:type="auto"/>
            <w:shd w:val="clear" w:color="auto" w:fill="FFFFFF"/>
            <w:tcMar>
              <w:top w:w="0" w:type="dxa"/>
              <w:left w:w="0" w:type="dxa"/>
              <w:bottom w:w="30" w:type="dxa"/>
              <w:right w:w="0" w:type="dxa"/>
            </w:tcMar>
            <w:vAlign w:val="bottom"/>
          </w:tcPr>
          <w:p w14:paraId="53EF90BF"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FFFFFF"/>
            <w:vAlign w:val="bottom"/>
          </w:tcPr>
          <w:p w14:paraId="2890D7B0" w14:textId="77777777" w:rsidR="00A8121B" w:rsidRDefault="00463EBD">
            <w:pPr>
              <w:rPr>
                <w:rFonts w:eastAsia="Times New Roman"/>
                <w:b/>
                <w:bCs/>
              </w:rPr>
            </w:pPr>
            <w:r>
              <w:rPr>
                <w:rFonts w:eastAsia="Times New Roman"/>
                <w:b/>
                <w:bCs/>
              </w:rPr>
              <w:t> </w:t>
            </w:r>
          </w:p>
        </w:tc>
        <w:tc>
          <w:tcPr>
            <w:tcW w:w="0" w:type="auto"/>
            <w:tcBorders>
              <w:bottom w:val="single" w:sz="12" w:space="0" w:color="000000"/>
            </w:tcBorders>
            <w:shd w:val="clear" w:color="auto" w:fill="FFFFFF"/>
            <w:vAlign w:val="bottom"/>
          </w:tcPr>
          <w:p w14:paraId="57AF4EC8" w14:textId="77777777" w:rsidR="00A8121B" w:rsidRDefault="00463EBD">
            <w:pPr>
              <w:jc w:val="right"/>
              <w:rPr>
                <w:rFonts w:eastAsia="Times New Roman"/>
                <w:b/>
                <w:bCs/>
              </w:rPr>
            </w:pPr>
            <w:r>
              <w:rPr>
                <w:rFonts w:eastAsia="Times New Roman"/>
                <w:b/>
                <w:bCs/>
              </w:rPr>
              <w:t>111,255,384</w:t>
            </w:r>
          </w:p>
        </w:tc>
        <w:tc>
          <w:tcPr>
            <w:tcW w:w="0" w:type="auto"/>
            <w:shd w:val="clear" w:color="auto" w:fill="FFFFFF"/>
            <w:tcMar>
              <w:top w:w="0" w:type="dxa"/>
              <w:left w:w="0" w:type="dxa"/>
              <w:bottom w:w="30" w:type="dxa"/>
              <w:right w:w="0" w:type="dxa"/>
            </w:tcMar>
            <w:vAlign w:val="bottom"/>
          </w:tcPr>
          <w:p w14:paraId="7B6E324F" w14:textId="77777777" w:rsidR="00A8121B" w:rsidRDefault="00463EBD">
            <w:pPr>
              <w:rPr>
                <w:rFonts w:eastAsia="Times New Roman"/>
                <w:b/>
                <w:bCs/>
              </w:rPr>
            </w:pPr>
            <w:r>
              <w:rPr>
                <w:rFonts w:eastAsia="Times New Roman"/>
                <w:b/>
                <w:bCs/>
              </w:rPr>
              <w:t> </w:t>
            </w:r>
          </w:p>
        </w:tc>
      </w:tr>
      <w:tr w:rsidR="00A8121B" w14:paraId="0C6B53BF" w14:textId="77777777">
        <w:tc>
          <w:tcPr>
            <w:tcW w:w="0" w:type="auto"/>
            <w:shd w:val="clear" w:color="auto" w:fill="CCEEFF"/>
            <w:tcMar>
              <w:top w:w="0" w:type="dxa"/>
              <w:left w:w="180" w:type="dxa"/>
              <w:bottom w:w="0" w:type="dxa"/>
              <w:right w:w="0" w:type="dxa"/>
            </w:tcMar>
            <w:vAlign w:val="bottom"/>
          </w:tcPr>
          <w:p w14:paraId="33014B57" w14:textId="77777777" w:rsidR="00A8121B" w:rsidRDefault="00463EBD">
            <w:pPr>
              <w:ind w:hanging="180"/>
              <w:rPr>
                <w:rFonts w:eastAsia="Times New Roman"/>
              </w:rPr>
            </w:pPr>
            <w:r>
              <w:rPr>
                <w:rFonts w:eastAsia="Times New Roman"/>
              </w:rPr>
              <w:t> </w:t>
            </w:r>
          </w:p>
        </w:tc>
        <w:tc>
          <w:tcPr>
            <w:tcW w:w="0" w:type="auto"/>
            <w:shd w:val="clear" w:color="auto" w:fill="CCEEFF"/>
            <w:vAlign w:val="bottom"/>
          </w:tcPr>
          <w:p w14:paraId="53B42883" w14:textId="77777777" w:rsidR="00A8121B" w:rsidRDefault="00463EBD">
            <w:pPr>
              <w:rPr>
                <w:rFonts w:eastAsia="Times New Roman"/>
              </w:rPr>
            </w:pPr>
            <w:r>
              <w:rPr>
                <w:rFonts w:eastAsia="Times New Roman"/>
              </w:rPr>
              <w:t> </w:t>
            </w:r>
          </w:p>
        </w:tc>
        <w:tc>
          <w:tcPr>
            <w:tcW w:w="0" w:type="auto"/>
            <w:shd w:val="clear" w:color="auto" w:fill="CCEEFF"/>
            <w:vAlign w:val="bottom"/>
          </w:tcPr>
          <w:p w14:paraId="4183169C" w14:textId="77777777" w:rsidR="00A8121B" w:rsidRDefault="00463EBD">
            <w:pPr>
              <w:rPr>
                <w:rFonts w:eastAsia="Times New Roman"/>
              </w:rPr>
            </w:pPr>
            <w:r>
              <w:rPr>
                <w:rFonts w:eastAsia="Times New Roman"/>
              </w:rPr>
              <w:t> </w:t>
            </w:r>
          </w:p>
        </w:tc>
        <w:tc>
          <w:tcPr>
            <w:tcW w:w="0" w:type="auto"/>
            <w:shd w:val="clear" w:color="auto" w:fill="CCEEFF"/>
            <w:vAlign w:val="bottom"/>
          </w:tcPr>
          <w:p w14:paraId="5D074386"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7AB6583F" w14:textId="77777777" w:rsidR="00A8121B" w:rsidRDefault="00463EBD">
            <w:pPr>
              <w:rPr>
                <w:rFonts w:eastAsia="Times New Roman"/>
              </w:rPr>
            </w:pPr>
            <w:r>
              <w:rPr>
                <w:rFonts w:eastAsia="Times New Roman"/>
              </w:rPr>
              <w:t> </w:t>
            </w:r>
          </w:p>
        </w:tc>
        <w:tc>
          <w:tcPr>
            <w:tcW w:w="0" w:type="auto"/>
            <w:shd w:val="clear" w:color="auto" w:fill="CCEEFF"/>
            <w:vAlign w:val="bottom"/>
          </w:tcPr>
          <w:p w14:paraId="406470A8" w14:textId="77777777" w:rsidR="00A8121B" w:rsidRDefault="00463EBD">
            <w:pPr>
              <w:rPr>
                <w:rFonts w:eastAsia="Times New Roman"/>
              </w:rPr>
            </w:pPr>
            <w:r>
              <w:rPr>
                <w:rFonts w:eastAsia="Times New Roman"/>
              </w:rPr>
              <w:t> </w:t>
            </w:r>
          </w:p>
        </w:tc>
        <w:tc>
          <w:tcPr>
            <w:tcW w:w="0" w:type="auto"/>
            <w:shd w:val="clear" w:color="auto" w:fill="CCEEFF"/>
            <w:vAlign w:val="bottom"/>
          </w:tcPr>
          <w:p w14:paraId="6842BBF7" w14:textId="77777777" w:rsidR="00A8121B" w:rsidRDefault="00463EBD">
            <w:pPr>
              <w:rPr>
                <w:rFonts w:eastAsia="Times New Roman"/>
              </w:rPr>
            </w:pPr>
            <w:r>
              <w:rPr>
                <w:rFonts w:eastAsia="Times New Roman"/>
              </w:rPr>
              <w:t> </w:t>
            </w:r>
          </w:p>
        </w:tc>
        <w:tc>
          <w:tcPr>
            <w:tcW w:w="0" w:type="auto"/>
            <w:shd w:val="clear" w:color="auto" w:fill="CCEEFF"/>
            <w:vAlign w:val="bottom"/>
          </w:tcPr>
          <w:p w14:paraId="6331D1E3" w14:textId="77777777" w:rsidR="00A8121B" w:rsidRDefault="00463EBD">
            <w:pPr>
              <w:jc w:val="right"/>
              <w:rPr>
                <w:rFonts w:eastAsia="Times New Roman"/>
              </w:rPr>
            </w:pPr>
            <w:r>
              <w:rPr>
                <w:rFonts w:eastAsia="Times New Roman"/>
              </w:rPr>
              <w:t> </w:t>
            </w:r>
          </w:p>
        </w:tc>
        <w:tc>
          <w:tcPr>
            <w:tcW w:w="0" w:type="auto"/>
            <w:shd w:val="clear" w:color="auto" w:fill="CCEEFF"/>
            <w:vAlign w:val="bottom"/>
          </w:tcPr>
          <w:p w14:paraId="094DE588" w14:textId="77777777" w:rsidR="00A8121B" w:rsidRDefault="00463EBD">
            <w:pPr>
              <w:rPr>
                <w:rFonts w:eastAsia="Times New Roman"/>
              </w:rPr>
            </w:pPr>
            <w:r>
              <w:rPr>
                <w:rFonts w:eastAsia="Times New Roman"/>
              </w:rPr>
              <w:t> </w:t>
            </w:r>
          </w:p>
        </w:tc>
      </w:tr>
      <w:tr w:rsidR="00A8121B" w14:paraId="2843CCAB" w14:textId="77777777">
        <w:tc>
          <w:tcPr>
            <w:tcW w:w="0" w:type="auto"/>
            <w:shd w:val="clear" w:color="auto" w:fill="FFFFFF"/>
            <w:tcMar>
              <w:top w:w="0" w:type="dxa"/>
              <w:left w:w="180" w:type="dxa"/>
              <w:bottom w:w="50" w:type="dxa"/>
              <w:right w:w="0" w:type="dxa"/>
            </w:tcMar>
            <w:vAlign w:val="bottom"/>
          </w:tcPr>
          <w:p w14:paraId="0C7888DA" w14:textId="77777777" w:rsidR="00A8121B" w:rsidRPr="004E34D7" w:rsidRDefault="00463EBD">
            <w:pPr>
              <w:ind w:hanging="180"/>
              <w:rPr>
                <w:rFonts w:eastAsia="Times New Roman"/>
                <w:b/>
                <w:bCs/>
                <w:lang w:val="en-HK"/>
              </w:rPr>
            </w:pPr>
            <w:r>
              <w:rPr>
                <w:rFonts w:eastAsia="Times New Roman"/>
                <w:b/>
                <w:bCs/>
                <w:lang w:val="en-HK"/>
              </w:rPr>
              <w:t>Total Liabilities and Shareholders’ Equity</w:t>
            </w:r>
          </w:p>
        </w:tc>
        <w:tc>
          <w:tcPr>
            <w:tcW w:w="0" w:type="auto"/>
            <w:shd w:val="clear" w:color="auto" w:fill="FFFFFF"/>
            <w:tcMar>
              <w:top w:w="0" w:type="dxa"/>
              <w:left w:w="0" w:type="dxa"/>
              <w:bottom w:w="50" w:type="dxa"/>
              <w:right w:w="0" w:type="dxa"/>
            </w:tcMar>
            <w:vAlign w:val="bottom"/>
          </w:tcPr>
          <w:p w14:paraId="0726CB18" w14:textId="77777777" w:rsidR="00A8121B" w:rsidRPr="004E34D7" w:rsidRDefault="00463EBD">
            <w:pPr>
              <w:rPr>
                <w:rFonts w:eastAsia="Times New Roman"/>
                <w:b/>
                <w:bCs/>
                <w:lang w:val="en-HK"/>
              </w:rPr>
            </w:pPr>
            <w:r>
              <w:rPr>
                <w:rFonts w:eastAsia="Times New Roman"/>
                <w:b/>
                <w:bCs/>
                <w:lang w:val="en-HK"/>
              </w:rPr>
              <w:t> </w:t>
            </w:r>
          </w:p>
        </w:tc>
        <w:tc>
          <w:tcPr>
            <w:tcW w:w="0" w:type="auto"/>
            <w:tcBorders>
              <w:bottom w:val="double" w:sz="12" w:space="0" w:color="000000"/>
            </w:tcBorders>
            <w:shd w:val="clear" w:color="auto" w:fill="FFFFFF"/>
            <w:vAlign w:val="bottom"/>
          </w:tcPr>
          <w:p w14:paraId="764A1E86" w14:textId="77777777" w:rsidR="00A8121B" w:rsidRDefault="00463EBD">
            <w:pPr>
              <w:rPr>
                <w:rFonts w:eastAsia="Times New Roman"/>
                <w:b/>
                <w:bCs/>
              </w:rPr>
            </w:pPr>
            <w:r>
              <w:rPr>
                <w:rFonts w:eastAsia="Times New Roman"/>
                <w:b/>
                <w:bCs/>
              </w:rPr>
              <w:t>$</w:t>
            </w:r>
          </w:p>
        </w:tc>
        <w:tc>
          <w:tcPr>
            <w:tcW w:w="0" w:type="auto"/>
            <w:tcBorders>
              <w:bottom w:val="double" w:sz="12" w:space="0" w:color="000000"/>
            </w:tcBorders>
            <w:shd w:val="clear" w:color="auto" w:fill="FFFFFF"/>
            <w:vAlign w:val="bottom"/>
          </w:tcPr>
          <w:p w14:paraId="1481ED79" w14:textId="77777777" w:rsidR="00A8121B" w:rsidRDefault="00463EBD">
            <w:pPr>
              <w:jc w:val="right"/>
              <w:rPr>
                <w:rFonts w:eastAsia="Times New Roman"/>
                <w:b/>
                <w:bCs/>
              </w:rPr>
            </w:pPr>
            <w:r>
              <w:rPr>
                <w:rFonts w:eastAsia="Times New Roman"/>
                <w:b/>
                <w:bCs/>
              </w:rPr>
              <w:t>537,574,133</w:t>
            </w:r>
          </w:p>
        </w:tc>
        <w:tc>
          <w:tcPr>
            <w:tcW w:w="0" w:type="auto"/>
            <w:shd w:val="clear" w:color="auto" w:fill="FFFFFF"/>
            <w:tcMar>
              <w:top w:w="0" w:type="dxa"/>
              <w:left w:w="0" w:type="dxa"/>
              <w:bottom w:w="50" w:type="dxa"/>
              <w:right w:w="0" w:type="dxa"/>
            </w:tcMar>
            <w:vAlign w:val="bottom"/>
          </w:tcPr>
          <w:p w14:paraId="577FF8EC" w14:textId="77777777" w:rsidR="00A8121B" w:rsidRDefault="00463EBD">
            <w:pPr>
              <w:rPr>
                <w:rFonts w:eastAsia="Times New Roman"/>
                <w:b/>
                <w:bCs/>
              </w:rPr>
            </w:pPr>
            <w:r>
              <w:rPr>
                <w:rFonts w:eastAsia="Times New Roman"/>
                <w:b/>
                <w:bCs/>
              </w:rPr>
              <w:t> </w:t>
            </w:r>
          </w:p>
        </w:tc>
        <w:tc>
          <w:tcPr>
            <w:tcW w:w="0" w:type="auto"/>
            <w:shd w:val="clear" w:color="auto" w:fill="FFFFFF"/>
            <w:tcMar>
              <w:top w:w="0" w:type="dxa"/>
              <w:left w:w="0" w:type="dxa"/>
              <w:bottom w:w="50" w:type="dxa"/>
              <w:right w:w="0" w:type="dxa"/>
            </w:tcMar>
            <w:vAlign w:val="bottom"/>
          </w:tcPr>
          <w:p w14:paraId="637D57E3" w14:textId="77777777" w:rsidR="00A8121B" w:rsidRDefault="00463EBD">
            <w:pPr>
              <w:rPr>
                <w:rFonts w:eastAsia="Times New Roman"/>
                <w:b/>
                <w:bCs/>
              </w:rPr>
            </w:pPr>
            <w:r>
              <w:rPr>
                <w:rFonts w:eastAsia="Times New Roman"/>
                <w:b/>
                <w:bCs/>
              </w:rPr>
              <w:t> </w:t>
            </w:r>
          </w:p>
        </w:tc>
        <w:tc>
          <w:tcPr>
            <w:tcW w:w="0" w:type="auto"/>
            <w:tcBorders>
              <w:bottom w:val="double" w:sz="12" w:space="0" w:color="000000"/>
            </w:tcBorders>
            <w:shd w:val="clear" w:color="auto" w:fill="FFFFFF"/>
            <w:vAlign w:val="bottom"/>
          </w:tcPr>
          <w:p w14:paraId="5AA19DB8" w14:textId="77777777" w:rsidR="00A8121B" w:rsidRDefault="00463EBD">
            <w:pPr>
              <w:rPr>
                <w:rFonts w:eastAsia="Times New Roman"/>
                <w:b/>
                <w:bCs/>
              </w:rPr>
            </w:pPr>
            <w:r>
              <w:rPr>
                <w:rFonts w:eastAsia="Times New Roman"/>
                <w:b/>
                <w:bCs/>
              </w:rPr>
              <w:t>$</w:t>
            </w:r>
          </w:p>
        </w:tc>
        <w:tc>
          <w:tcPr>
            <w:tcW w:w="0" w:type="auto"/>
            <w:tcBorders>
              <w:bottom w:val="double" w:sz="12" w:space="0" w:color="000000"/>
            </w:tcBorders>
            <w:shd w:val="clear" w:color="auto" w:fill="FFFFFF"/>
            <w:vAlign w:val="bottom"/>
          </w:tcPr>
          <w:p w14:paraId="052C7829" w14:textId="77777777" w:rsidR="00A8121B" w:rsidRDefault="00463EBD">
            <w:pPr>
              <w:jc w:val="right"/>
              <w:rPr>
                <w:rFonts w:eastAsia="Times New Roman"/>
                <w:b/>
                <w:bCs/>
              </w:rPr>
            </w:pPr>
            <w:r>
              <w:rPr>
                <w:rFonts w:eastAsia="Times New Roman"/>
                <w:b/>
                <w:bCs/>
              </w:rPr>
              <w:t>441,433,821</w:t>
            </w:r>
          </w:p>
        </w:tc>
        <w:tc>
          <w:tcPr>
            <w:tcW w:w="0" w:type="auto"/>
            <w:shd w:val="clear" w:color="auto" w:fill="FFFFFF"/>
            <w:tcMar>
              <w:top w:w="0" w:type="dxa"/>
              <w:left w:w="0" w:type="dxa"/>
              <w:bottom w:w="50" w:type="dxa"/>
              <w:right w:w="0" w:type="dxa"/>
            </w:tcMar>
            <w:vAlign w:val="bottom"/>
          </w:tcPr>
          <w:p w14:paraId="160A67FB" w14:textId="77777777" w:rsidR="00A8121B" w:rsidRDefault="00463EBD">
            <w:pPr>
              <w:rPr>
                <w:rFonts w:eastAsia="Times New Roman"/>
                <w:b/>
                <w:bCs/>
              </w:rPr>
            </w:pPr>
            <w:r>
              <w:rPr>
                <w:rFonts w:eastAsia="Times New Roman"/>
                <w:b/>
                <w:bCs/>
              </w:rPr>
              <w:t> </w:t>
            </w:r>
          </w:p>
        </w:tc>
      </w:tr>
    </w:tbl>
    <w:p w14:paraId="4FF8A435" w14:textId="77777777" w:rsidR="00A8121B" w:rsidRDefault="00463EBD">
      <w:pPr>
        <w:jc w:val="center"/>
      </w:pPr>
      <w:r>
        <w:t> </w:t>
      </w:r>
    </w:p>
    <w:p w14:paraId="64D95593" w14:textId="77777777" w:rsidR="00A8121B" w:rsidRDefault="00A8121B">
      <w:pPr>
        <w:spacing w:after="200"/>
      </w:pPr>
    </w:p>
    <w:p w14:paraId="54B97ABB" w14:textId="77777777" w:rsidR="00A8121B" w:rsidRDefault="00A8121B">
      <w:pPr>
        <w:spacing w:after="200"/>
      </w:pPr>
    </w:p>
    <w:p w14:paraId="3407A7B6" w14:textId="77777777" w:rsidR="00A8121B" w:rsidRPr="004E34D7" w:rsidRDefault="00463EBD">
      <w:pPr>
        <w:jc w:val="center"/>
        <w:rPr>
          <w:lang w:val="en-HK"/>
        </w:rPr>
      </w:pPr>
      <w:r>
        <w:rPr>
          <w:b/>
          <w:bCs/>
          <w:lang w:val="en-HK"/>
        </w:rPr>
        <w:t>TOYO Co., Ltd</w:t>
      </w:r>
      <w:r>
        <w:rPr>
          <w:b/>
          <w:bCs/>
          <w:lang w:val="en-HK"/>
        </w:rPr>
        <w:br/>
        <w:t>UNAUDITED CONDENSED CONSOLIDATED STATEMENTS OF CASH FLOWS</w:t>
      </w:r>
      <w:r>
        <w:rPr>
          <w:b/>
          <w:bCs/>
          <w:lang w:val="en-HK"/>
        </w:rPr>
        <w:br/>
        <w:t xml:space="preserve">(Currency expressed in United States </w:t>
      </w:r>
      <w:r>
        <w:rPr>
          <w:b/>
          <w:bCs/>
          <w:lang w:val="en-HK"/>
        </w:rPr>
        <w:t>Dollars (“US$”)</w:t>
      </w:r>
    </w:p>
    <w:p w14:paraId="24B9C4D0" w14:textId="77777777" w:rsidR="00A8121B" w:rsidRPr="004E34D7" w:rsidRDefault="00463EBD">
      <w:pPr>
        <w:jc w:val="center"/>
        <w:rPr>
          <w:lang w:val="en-HK"/>
        </w:rPr>
      </w:pPr>
      <w:r>
        <w:rPr>
          <w:b/>
          <w:bCs/>
          <w:lang w:val="en-HK"/>
        </w:rPr>
        <w:t> </w:t>
      </w:r>
    </w:p>
    <w:tbl>
      <w:tblPr>
        <w:tblW w:w="5000" w:type="pct"/>
        <w:tblCellMar>
          <w:left w:w="0" w:type="dxa"/>
          <w:right w:w="0" w:type="dxa"/>
        </w:tblCellMar>
        <w:tblLook w:val="04A0" w:firstRow="1" w:lastRow="0" w:firstColumn="1" w:lastColumn="0" w:noHBand="0" w:noVBand="1"/>
      </w:tblPr>
      <w:tblGrid>
        <w:gridCol w:w="7636"/>
        <w:gridCol w:w="76"/>
        <w:gridCol w:w="100"/>
        <w:gridCol w:w="1000"/>
        <w:gridCol w:w="67"/>
        <w:gridCol w:w="67"/>
        <w:gridCol w:w="100"/>
        <w:gridCol w:w="967"/>
        <w:gridCol w:w="67"/>
      </w:tblGrid>
      <w:tr w:rsidR="00A8121B" w:rsidRPr="004346E4" w14:paraId="452D577E" w14:textId="77777777">
        <w:tc>
          <w:tcPr>
            <w:tcW w:w="0" w:type="auto"/>
            <w:vAlign w:val="bottom"/>
          </w:tcPr>
          <w:p w14:paraId="05C03549" w14:textId="77777777" w:rsidR="00A8121B" w:rsidRPr="004E34D7" w:rsidRDefault="00463EBD">
            <w:pPr>
              <w:rPr>
                <w:lang w:val="en-HK"/>
              </w:rPr>
            </w:pPr>
            <w:r>
              <w:rPr>
                <w:lang w:val="en-HK"/>
              </w:rPr>
              <w:t> </w:t>
            </w:r>
          </w:p>
        </w:tc>
        <w:tc>
          <w:tcPr>
            <w:tcW w:w="0" w:type="auto"/>
            <w:tcMar>
              <w:top w:w="0" w:type="dxa"/>
              <w:left w:w="0" w:type="dxa"/>
              <w:bottom w:w="30" w:type="dxa"/>
              <w:right w:w="0" w:type="dxa"/>
            </w:tcMar>
            <w:vAlign w:val="bottom"/>
          </w:tcPr>
          <w:p w14:paraId="39C8DD34" w14:textId="77777777" w:rsidR="00A8121B" w:rsidRPr="004E34D7" w:rsidRDefault="00463EBD">
            <w:pPr>
              <w:rPr>
                <w:b/>
                <w:bCs/>
                <w:lang w:val="en-HK"/>
              </w:rPr>
            </w:pPr>
            <w:r>
              <w:rPr>
                <w:b/>
                <w:bCs/>
                <w:lang w:val="en-HK"/>
              </w:rPr>
              <w:t> </w:t>
            </w:r>
          </w:p>
        </w:tc>
        <w:tc>
          <w:tcPr>
            <w:tcW w:w="0" w:type="auto"/>
            <w:gridSpan w:val="6"/>
            <w:tcBorders>
              <w:bottom w:val="single" w:sz="12" w:space="0" w:color="000000"/>
            </w:tcBorders>
            <w:vAlign w:val="bottom"/>
          </w:tcPr>
          <w:p w14:paraId="69DAE9C2" w14:textId="77777777" w:rsidR="00A8121B" w:rsidRPr="004E34D7" w:rsidRDefault="00463EBD">
            <w:pPr>
              <w:jc w:val="center"/>
              <w:rPr>
                <w:b/>
                <w:bCs/>
                <w:lang w:val="en-HK"/>
              </w:rPr>
            </w:pPr>
            <w:r>
              <w:rPr>
                <w:b/>
                <w:bCs/>
                <w:lang w:val="en-HK"/>
              </w:rPr>
              <w:t>For the Six Months Ended</w:t>
            </w:r>
            <w:r>
              <w:rPr>
                <w:b/>
                <w:bCs/>
                <w:lang w:val="en-HK"/>
              </w:rPr>
              <w:br/>
              <w:t>June 30,</w:t>
            </w:r>
          </w:p>
        </w:tc>
        <w:tc>
          <w:tcPr>
            <w:tcW w:w="0" w:type="auto"/>
            <w:tcMar>
              <w:top w:w="0" w:type="dxa"/>
              <w:left w:w="0" w:type="dxa"/>
              <w:bottom w:w="30" w:type="dxa"/>
              <w:right w:w="0" w:type="dxa"/>
            </w:tcMar>
            <w:vAlign w:val="bottom"/>
          </w:tcPr>
          <w:p w14:paraId="0E469777" w14:textId="77777777" w:rsidR="00A8121B" w:rsidRPr="004E34D7" w:rsidRDefault="00463EBD">
            <w:pPr>
              <w:rPr>
                <w:b/>
                <w:bCs/>
                <w:lang w:val="en-HK"/>
              </w:rPr>
            </w:pPr>
            <w:r>
              <w:rPr>
                <w:b/>
                <w:bCs/>
                <w:lang w:val="en-HK"/>
              </w:rPr>
              <w:t> </w:t>
            </w:r>
          </w:p>
        </w:tc>
      </w:tr>
      <w:tr w:rsidR="00A8121B" w14:paraId="4C90CFEA" w14:textId="77777777">
        <w:tc>
          <w:tcPr>
            <w:tcW w:w="0" w:type="auto"/>
            <w:vAlign w:val="bottom"/>
          </w:tcPr>
          <w:p w14:paraId="77825D81" w14:textId="77777777" w:rsidR="00A8121B" w:rsidRPr="004E34D7" w:rsidRDefault="00463EBD">
            <w:pPr>
              <w:rPr>
                <w:lang w:val="en-HK"/>
              </w:rPr>
            </w:pPr>
            <w:r>
              <w:rPr>
                <w:lang w:val="en-HK"/>
              </w:rPr>
              <w:t> </w:t>
            </w:r>
          </w:p>
        </w:tc>
        <w:tc>
          <w:tcPr>
            <w:tcW w:w="0" w:type="auto"/>
            <w:tcMar>
              <w:top w:w="0" w:type="dxa"/>
              <w:left w:w="0" w:type="dxa"/>
              <w:bottom w:w="30" w:type="dxa"/>
              <w:right w:w="0" w:type="dxa"/>
            </w:tcMar>
            <w:vAlign w:val="bottom"/>
          </w:tcPr>
          <w:p w14:paraId="5F4A0ACF" w14:textId="77777777" w:rsidR="00A8121B" w:rsidRPr="004E34D7" w:rsidRDefault="00463EBD">
            <w:pPr>
              <w:rPr>
                <w:b/>
                <w:bCs/>
                <w:lang w:val="en-HK"/>
              </w:rPr>
            </w:pPr>
            <w:r>
              <w:rPr>
                <w:b/>
                <w:bCs/>
                <w:lang w:val="en-HK"/>
              </w:rPr>
              <w:t> </w:t>
            </w:r>
          </w:p>
        </w:tc>
        <w:tc>
          <w:tcPr>
            <w:tcW w:w="0" w:type="auto"/>
            <w:gridSpan w:val="2"/>
            <w:tcBorders>
              <w:bottom w:val="single" w:sz="12" w:space="0" w:color="000000"/>
            </w:tcBorders>
            <w:vAlign w:val="bottom"/>
          </w:tcPr>
          <w:p w14:paraId="368D853C" w14:textId="77777777" w:rsidR="00A8121B" w:rsidRDefault="00463EBD">
            <w:pPr>
              <w:jc w:val="center"/>
              <w:rPr>
                <w:b/>
                <w:bCs/>
              </w:rPr>
            </w:pPr>
            <w:r>
              <w:rPr>
                <w:b/>
                <w:bCs/>
              </w:rPr>
              <w:t>2026</w:t>
            </w:r>
          </w:p>
        </w:tc>
        <w:tc>
          <w:tcPr>
            <w:tcW w:w="0" w:type="auto"/>
            <w:tcMar>
              <w:top w:w="0" w:type="dxa"/>
              <w:left w:w="0" w:type="dxa"/>
              <w:bottom w:w="30" w:type="dxa"/>
              <w:right w:w="0" w:type="dxa"/>
            </w:tcMar>
            <w:vAlign w:val="bottom"/>
          </w:tcPr>
          <w:p w14:paraId="6E3D270F" w14:textId="77777777" w:rsidR="00A8121B" w:rsidRDefault="00463EBD">
            <w:pPr>
              <w:rPr>
                <w:b/>
                <w:bCs/>
              </w:rPr>
            </w:pPr>
            <w:r>
              <w:rPr>
                <w:b/>
                <w:bCs/>
              </w:rPr>
              <w:t> </w:t>
            </w:r>
          </w:p>
        </w:tc>
        <w:tc>
          <w:tcPr>
            <w:tcW w:w="0" w:type="auto"/>
            <w:tcMar>
              <w:top w:w="0" w:type="dxa"/>
              <w:left w:w="0" w:type="dxa"/>
              <w:bottom w:w="30" w:type="dxa"/>
              <w:right w:w="0" w:type="dxa"/>
            </w:tcMar>
            <w:vAlign w:val="bottom"/>
          </w:tcPr>
          <w:p w14:paraId="3B10699A" w14:textId="77777777" w:rsidR="00A8121B" w:rsidRDefault="00463EBD">
            <w:pPr>
              <w:rPr>
                <w:b/>
                <w:bCs/>
              </w:rPr>
            </w:pPr>
            <w:r>
              <w:rPr>
                <w:b/>
                <w:bCs/>
              </w:rPr>
              <w:t> </w:t>
            </w:r>
          </w:p>
        </w:tc>
        <w:tc>
          <w:tcPr>
            <w:tcW w:w="0" w:type="auto"/>
            <w:gridSpan w:val="2"/>
            <w:tcBorders>
              <w:bottom w:val="single" w:sz="12" w:space="0" w:color="000000"/>
            </w:tcBorders>
            <w:vAlign w:val="bottom"/>
          </w:tcPr>
          <w:p w14:paraId="7FB01C39" w14:textId="77777777" w:rsidR="00A8121B" w:rsidRDefault="00463EBD">
            <w:pPr>
              <w:jc w:val="center"/>
              <w:rPr>
                <w:b/>
                <w:bCs/>
              </w:rPr>
            </w:pPr>
            <w:r>
              <w:rPr>
                <w:b/>
                <w:bCs/>
              </w:rPr>
              <w:t>2025</w:t>
            </w:r>
          </w:p>
        </w:tc>
        <w:tc>
          <w:tcPr>
            <w:tcW w:w="0" w:type="auto"/>
            <w:tcMar>
              <w:top w:w="0" w:type="dxa"/>
              <w:left w:w="0" w:type="dxa"/>
              <w:bottom w:w="30" w:type="dxa"/>
              <w:right w:w="0" w:type="dxa"/>
            </w:tcMar>
            <w:vAlign w:val="bottom"/>
          </w:tcPr>
          <w:p w14:paraId="2237AA66" w14:textId="77777777" w:rsidR="00A8121B" w:rsidRDefault="00463EBD">
            <w:pPr>
              <w:rPr>
                <w:b/>
                <w:bCs/>
              </w:rPr>
            </w:pPr>
            <w:r>
              <w:rPr>
                <w:b/>
                <w:bCs/>
              </w:rPr>
              <w:t> </w:t>
            </w:r>
          </w:p>
        </w:tc>
      </w:tr>
      <w:tr w:rsidR="00A8121B" w14:paraId="08253232" w14:textId="77777777">
        <w:tc>
          <w:tcPr>
            <w:tcW w:w="3800" w:type="pct"/>
            <w:shd w:val="clear" w:color="auto" w:fill="CCEEFF"/>
            <w:tcMar>
              <w:top w:w="0" w:type="dxa"/>
              <w:left w:w="180" w:type="dxa"/>
              <w:bottom w:w="30" w:type="dxa"/>
              <w:right w:w="0" w:type="dxa"/>
            </w:tcMar>
            <w:vAlign w:val="bottom"/>
          </w:tcPr>
          <w:p w14:paraId="6A851B12" w14:textId="77777777" w:rsidR="00A8121B" w:rsidRPr="004E34D7" w:rsidRDefault="00463EBD">
            <w:pPr>
              <w:ind w:hanging="180"/>
              <w:rPr>
                <w:b/>
                <w:bCs/>
                <w:lang w:val="en-HK"/>
              </w:rPr>
            </w:pPr>
            <w:r>
              <w:rPr>
                <w:b/>
                <w:bCs/>
                <w:lang w:val="en-HK"/>
              </w:rPr>
              <w:t>Net cash provided by operating activities</w:t>
            </w:r>
          </w:p>
        </w:tc>
        <w:tc>
          <w:tcPr>
            <w:tcW w:w="50" w:type="pct"/>
            <w:shd w:val="clear" w:color="auto" w:fill="CCEEFF"/>
            <w:tcMar>
              <w:top w:w="0" w:type="dxa"/>
              <w:left w:w="0" w:type="dxa"/>
              <w:bottom w:w="30" w:type="dxa"/>
              <w:right w:w="0" w:type="dxa"/>
            </w:tcMar>
            <w:vAlign w:val="bottom"/>
          </w:tcPr>
          <w:p w14:paraId="0F6C844B" w14:textId="77777777" w:rsidR="00A8121B" w:rsidRPr="004E34D7" w:rsidRDefault="00463EBD">
            <w:pPr>
              <w:rPr>
                <w:b/>
                <w:bCs/>
                <w:lang w:val="en-HK"/>
              </w:rPr>
            </w:pPr>
            <w:r>
              <w:rPr>
                <w:b/>
                <w:bCs/>
                <w:lang w:val="en-HK"/>
              </w:rPr>
              <w:t> </w:t>
            </w:r>
          </w:p>
        </w:tc>
        <w:tc>
          <w:tcPr>
            <w:tcW w:w="50" w:type="pct"/>
            <w:tcBorders>
              <w:bottom w:val="single" w:sz="12" w:space="0" w:color="000000"/>
            </w:tcBorders>
            <w:shd w:val="clear" w:color="auto" w:fill="CCEEFF"/>
            <w:vAlign w:val="bottom"/>
          </w:tcPr>
          <w:p w14:paraId="511BE34C" w14:textId="77777777" w:rsidR="00A8121B" w:rsidRDefault="00463EBD">
            <w:pPr>
              <w:rPr>
                <w:b/>
                <w:bCs/>
              </w:rPr>
            </w:pPr>
            <w:r>
              <w:rPr>
                <w:b/>
                <w:bCs/>
              </w:rPr>
              <w:t>$</w:t>
            </w:r>
          </w:p>
        </w:tc>
        <w:tc>
          <w:tcPr>
            <w:tcW w:w="450" w:type="pct"/>
            <w:tcBorders>
              <w:bottom w:val="single" w:sz="12" w:space="0" w:color="000000"/>
            </w:tcBorders>
            <w:shd w:val="clear" w:color="auto" w:fill="CCEEFF"/>
            <w:vAlign w:val="bottom"/>
          </w:tcPr>
          <w:p w14:paraId="35EBC156" w14:textId="77777777" w:rsidR="00A8121B" w:rsidRDefault="00463EBD">
            <w:pPr>
              <w:jc w:val="right"/>
              <w:rPr>
                <w:b/>
                <w:bCs/>
              </w:rPr>
            </w:pPr>
            <w:r>
              <w:rPr>
                <w:b/>
                <w:bCs/>
              </w:rPr>
              <w:t>61,439,429</w:t>
            </w:r>
          </w:p>
        </w:tc>
        <w:tc>
          <w:tcPr>
            <w:tcW w:w="50" w:type="pct"/>
            <w:shd w:val="clear" w:color="auto" w:fill="CCEEFF"/>
            <w:tcMar>
              <w:top w:w="0" w:type="dxa"/>
              <w:left w:w="0" w:type="dxa"/>
              <w:bottom w:w="30" w:type="dxa"/>
              <w:right w:w="0" w:type="dxa"/>
            </w:tcMar>
            <w:vAlign w:val="bottom"/>
          </w:tcPr>
          <w:p w14:paraId="3064DB35" w14:textId="77777777" w:rsidR="00A8121B" w:rsidRDefault="00463EBD">
            <w:pPr>
              <w:rPr>
                <w:b/>
                <w:bCs/>
              </w:rPr>
            </w:pPr>
            <w:r>
              <w:rPr>
                <w:b/>
                <w:bCs/>
              </w:rPr>
              <w:t> </w:t>
            </w:r>
          </w:p>
        </w:tc>
        <w:tc>
          <w:tcPr>
            <w:tcW w:w="50" w:type="pct"/>
            <w:shd w:val="clear" w:color="auto" w:fill="CCEEFF"/>
            <w:tcMar>
              <w:top w:w="0" w:type="dxa"/>
              <w:left w:w="0" w:type="dxa"/>
              <w:bottom w:w="30" w:type="dxa"/>
              <w:right w:w="0" w:type="dxa"/>
            </w:tcMar>
            <w:vAlign w:val="bottom"/>
          </w:tcPr>
          <w:p w14:paraId="283A475D" w14:textId="77777777" w:rsidR="00A8121B" w:rsidRDefault="00463EBD">
            <w:pPr>
              <w:rPr>
                <w:b/>
                <w:bCs/>
              </w:rPr>
            </w:pPr>
            <w:r>
              <w:rPr>
                <w:b/>
                <w:bCs/>
              </w:rPr>
              <w:t> </w:t>
            </w:r>
          </w:p>
        </w:tc>
        <w:tc>
          <w:tcPr>
            <w:tcW w:w="50" w:type="pct"/>
            <w:tcBorders>
              <w:bottom w:val="single" w:sz="12" w:space="0" w:color="000000"/>
            </w:tcBorders>
            <w:shd w:val="clear" w:color="auto" w:fill="CCEEFF"/>
            <w:vAlign w:val="bottom"/>
          </w:tcPr>
          <w:p w14:paraId="5ED07CB8" w14:textId="77777777" w:rsidR="00A8121B" w:rsidRDefault="00463EBD">
            <w:pPr>
              <w:rPr>
                <w:b/>
                <w:bCs/>
              </w:rPr>
            </w:pPr>
            <w:r>
              <w:rPr>
                <w:b/>
                <w:bCs/>
              </w:rPr>
              <w:t>$</w:t>
            </w:r>
          </w:p>
        </w:tc>
        <w:tc>
          <w:tcPr>
            <w:tcW w:w="450" w:type="pct"/>
            <w:tcBorders>
              <w:bottom w:val="single" w:sz="12" w:space="0" w:color="000000"/>
            </w:tcBorders>
            <w:shd w:val="clear" w:color="auto" w:fill="CCEEFF"/>
            <w:vAlign w:val="bottom"/>
          </w:tcPr>
          <w:p w14:paraId="7F4D990C" w14:textId="77777777" w:rsidR="00A8121B" w:rsidRDefault="00463EBD">
            <w:pPr>
              <w:jc w:val="right"/>
              <w:rPr>
                <w:b/>
                <w:bCs/>
              </w:rPr>
            </w:pPr>
            <w:r>
              <w:rPr>
                <w:b/>
                <w:bCs/>
              </w:rPr>
              <w:t>40,045,122</w:t>
            </w:r>
          </w:p>
        </w:tc>
        <w:tc>
          <w:tcPr>
            <w:tcW w:w="50" w:type="pct"/>
            <w:shd w:val="clear" w:color="auto" w:fill="CCEEFF"/>
            <w:tcMar>
              <w:top w:w="0" w:type="dxa"/>
              <w:left w:w="0" w:type="dxa"/>
              <w:bottom w:w="30" w:type="dxa"/>
              <w:right w:w="0" w:type="dxa"/>
            </w:tcMar>
            <w:vAlign w:val="bottom"/>
          </w:tcPr>
          <w:p w14:paraId="5EF56B60" w14:textId="77777777" w:rsidR="00A8121B" w:rsidRDefault="00463EBD">
            <w:pPr>
              <w:rPr>
                <w:b/>
                <w:bCs/>
              </w:rPr>
            </w:pPr>
            <w:r>
              <w:rPr>
                <w:b/>
                <w:bCs/>
              </w:rPr>
              <w:t> </w:t>
            </w:r>
          </w:p>
        </w:tc>
      </w:tr>
      <w:tr w:rsidR="00A8121B" w14:paraId="30405A7A" w14:textId="77777777">
        <w:tc>
          <w:tcPr>
            <w:tcW w:w="0" w:type="auto"/>
            <w:shd w:val="clear" w:color="auto" w:fill="FFFFFF"/>
            <w:tcMar>
              <w:top w:w="0" w:type="dxa"/>
              <w:left w:w="180" w:type="dxa"/>
              <w:bottom w:w="0" w:type="dxa"/>
              <w:right w:w="0" w:type="dxa"/>
            </w:tcMar>
            <w:vAlign w:val="bottom"/>
          </w:tcPr>
          <w:p w14:paraId="1603665C" w14:textId="77777777" w:rsidR="00A8121B" w:rsidRDefault="00463EBD">
            <w:pPr>
              <w:ind w:hanging="180"/>
            </w:pPr>
            <w:r>
              <w:t> </w:t>
            </w:r>
          </w:p>
        </w:tc>
        <w:tc>
          <w:tcPr>
            <w:tcW w:w="0" w:type="auto"/>
            <w:shd w:val="clear" w:color="auto" w:fill="FFFFFF"/>
            <w:vAlign w:val="bottom"/>
          </w:tcPr>
          <w:p w14:paraId="1B7A81C2" w14:textId="77777777" w:rsidR="00A8121B" w:rsidRDefault="00463EBD">
            <w:r>
              <w:t> </w:t>
            </w:r>
          </w:p>
        </w:tc>
        <w:tc>
          <w:tcPr>
            <w:tcW w:w="0" w:type="auto"/>
            <w:shd w:val="clear" w:color="auto" w:fill="FFFFFF"/>
            <w:vAlign w:val="bottom"/>
          </w:tcPr>
          <w:p w14:paraId="45D0BB01" w14:textId="77777777" w:rsidR="00A8121B" w:rsidRDefault="00463EBD">
            <w:r>
              <w:t> </w:t>
            </w:r>
          </w:p>
        </w:tc>
        <w:tc>
          <w:tcPr>
            <w:tcW w:w="0" w:type="auto"/>
            <w:shd w:val="clear" w:color="auto" w:fill="FFFFFF"/>
            <w:vAlign w:val="bottom"/>
          </w:tcPr>
          <w:p w14:paraId="73A2F2CC" w14:textId="77777777" w:rsidR="00A8121B" w:rsidRDefault="00463EBD">
            <w:pPr>
              <w:jc w:val="right"/>
            </w:pPr>
            <w:r>
              <w:t> </w:t>
            </w:r>
          </w:p>
        </w:tc>
        <w:tc>
          <w:tcPr>
            <w:tcW w:w="0" w:type="auto"/>
            <w:shd w:val="clear" w:color="auto" w:fill="FFFFFF"/>
            <w:vAlign w:val="bottom"/>
          </w:tcPr>
          <w:p w14:paraId="4D49695B" w14:textId="77777777" w:rsidR="00A8121B" w:rsidRDefault="00463EBD">
            <w:r>
              <w:t> </w:t>
            </w:r>
          </w:p>
        </w:tc>
        <w:tc>
          <w:tcPr>
            <w:tcW w:w="0" w:type="auto"/>
            <w:shd w:val="clear" w:color="auto" w:fill="FFFFFF"/>
            <w:vAlign w:val="bottom"/>
          </w:tcPr>
          <w:p w14:paraId="145B9B9B" w14:textId="77777777" w:rsidR="00A8121B" w:rsidRDefault="00463EBD">
            <w:r>
              <w:t> </w:t>
            </w:r>
          </w:p>
        </w:tc>
        <w:tc>
          <w:tcPr>
            <w:tcW w:w="0" w:type="auto"/>
            <w:shd w:val="clear" w:color="auto" w:fill="FFFFFF"/>
            <w:vAlign w:val="bottom"/>
          </w:tcPr>
          <w:p w14:paraId="196D5118" w14:textId="77777777" w:rsidR="00A8121B" w:rsidRDefault="00463EBD">
            <w:r>
              <w:t> </w:t>
            </w:r>
          </w:p>
        </w:tc>
        <w:tc>
          <w:tcPr>
            <w:tcW w:w="0" w:type="auto"/>
            <w:shd w:val="clear" w:color="auto" w:fill="FFFFFF"/>
            <w:vAlign w:val="bottom"/>
          </w:tcPr>
          <w:p w14:paraId="11CCB9A6" w14:textId="77777777" w:rsidR="00A8121B" w:rsidRDefault="00463EBD">
            <w:pPr>
              <w:jc w:val="right"/>
            </w:pPr>
            <w:r>
              <w:t> </w:t>
            </w:r>
          </w:p>
        </w:tc>
        <w:tc>
          <w:tcPr>
            <w:tcW w:w="0" w:type="auto"/>
            <w:shd w:val="clear" w:color="auto" w:fill="FFFFFF"/>
            <w:vAlign w:val="bottom"/>
          </w:tcPr>
          <w:p w14:paraId="75FAC40F" w14:textId="77777777" w:rsidR="00A8121B" w:rsidRDefault="00463EBD">
            <w:r>
              <w:t> </w:t>
            </w:r>
          </w:p>
        </w:tc>
      </w:tr>
      <w:tr w:rsidR="00A8121B" w:rsidRPr="004346E4" w14:paraId="117939BF" w14:textId="77777777">
        <w:tc>
          <w:tcPr>
            <w:tcW w:w="0" w:type="auto"/>
            <w:shd w:val="clear" w:color="auto" w:fill="CCEEFF"/>
            <w:tcMar>
              <w:top w:w="0" w:type="dxa"/>
              <w:left w:w="180" w:type="dxa"/>
              <w:bottom w:w="0" w:type="dxa"/>
              <w:right w:w="0" w:type="dxa"/>
            </w:tcMar>
            <w:vAlign w:val="bottom"/>
          </w:tcPr>
          <w:p w14:paraId="2FDBCADF" w14:textId="77777777" w:rsidR="00A8121B" w:rsidRPr="004E34D7" w:rsidRDefault="00463EBD">
            <w:pPr>
              <w:ind w:hanging="180"/>
              <w:rPr>
                <w:b/>
                <w:bCs/>
                <w:lang w:val="en-HK"/>
              </w:rPr>
            </w:pPr>
            <w:r>
              <w:rPr>
                <w:b/>
                <w:bCs/>
                <w:lang w:val="en-HK"/>
              </w:rPr>
              <w:t>Cash flows from investing activities:</w:t>
            </w:r>
          </w:p>
        </w:tc>
        <w:tc>
          <w:tcPr>
            <w:tcW w:w="0" w:type="auto"/>
            <w:shd w:val="clear" w:color="auto" w:fill="CCEEFF"/>
            <w:vAlign w:val="bottom"/>
          </w:tcPr>
          <w:p w14:paraId="1E028A9B" w14:textId="77777777" w:rsidR="00A8121B" w:rsidRPr="004E34D7" w:rsidRDefault="00463EBD">
            <w:pPr>
              <w:rPr>
                <w:lang w:val="en-HK"/>
              </w:rPr>
            </w:pPr>
            <w:r>
              <w:rPr>
                <w:lang w:val="en-HK"/>
              </w:rPr>
              <w:t> </w:t>
            </w:r>
          </w:p>
        </w:tc>
        <w:tc>
          <w:tcPr>
            <w:tcW w:w="0" w:type="auto"/>
            <w:shd w:val="clear" w:color="auto" w:fill="CCEEFF"/>
            <w:vAlign w:val="bottom"/>
          </w:tcPr>
          <w:p w14:paraId="628C1B9F" w14:textId="77777777" w:rsidR="00A8121B" w:rsidRPr="004E34D7" w:rsidRDefault="00463EBD">
            <w:pPr>
              <w:rPr>
                <w:lang w:val="en-HK"/>
              </w:rPr>
            </w:pPr>
            <w:r>
              <w:rPr>
                <w:lang w:val="en-HK"/>
              </w:rPr>
              <w:t> </w:t>
            </w:r>
          </w:p>
        </w:tc>
        <w:tc>
          <w:tcPr>
            <w:tcW w:w="0" w:type="auto"/>
            <w:shd w:val="clear" w:color="auto" w:fill="CCEEFF"/>
            <w:vAlign w:val="bottom"/>
          </w:tcPr>
          <w:p w14:paraId="340C8F42" w14:textId="77777777" w:rsidR="00A8121B" w:rsidRPr="004E34D7" w:rsidRDefault="00463EBD">
            <w:pPr>
              <w:jc w:val="right"/>
              <w:rPr>
                <w:lang w:val="en-HK"/>
              </w:rPr>
            </w:pPr>
            <w:r>
              <w:rPr>
                <w:lang w:val="en-HK"/>
              </w:rPr>
              <w:t> </w:t>
            </w:r>
          </w:p>
        </w:tc>
        <w:tc>
          <w:tcPr>
            <w:tcW w:w="0" w:type="auto"/>
            <w:shd w:val="clear" w:color="auto" w:fill="CCEEFF"/>
            <w:vAlign w:val="bottom"/>
          </w:tcPr>
          <w:p w14:paraId="60E0B16A" w14:textId="77777777" w:rsidR="00A8121B" w:rsidRPr="004E34D7" w:rsidRDefault="00463EBD">
            <w:pPr>
              <w:rPr>
                <w:lang w:val="en-HK"/>
              </w:rPr>
            </w:pPr>
            <w:r>
              <w:rPr>
                <w:lang w:val="en-HK"/>
              </w:rPr>
              <w:t> </w:t>
            </w:r>
          </w:p>
        </w:tc>
        <w:tc>
          <w:tcPr>
            <w:tcW w:w="0" w:type="auto"/>
            <w:shd w:val="clear" w:color="auto" w:fill="CCEEFF"/>
            <w:vAlign w:val="bottom"/>
          </w:tcPr>
          <w:p w14:paraId="27031291" w14:textId="77777777" w:rsidR="00A8121B" w:rsidRPr="004E34D7" w:rsidRDefault="00463EBD">
            <w:pPr>
              <w:rPr>
                <w:lang w:val="en-HK"/>
              </w:rPr>
            </w:pPr>
            <w:r>
              <w:rPr>
                <w:lang w:val="en-HK"/>
              </w:rPr>
              <w:t> </w:t>
            </w:r>
          </w:p>
        </w:tc>
        <w:tc>
          <w:tcPr>
            <w:tcW w:w="0" w:type="auto"/>
            <w:shd w:val="clear" w:color="auto" w:fill="CCEEFF"/>
            <w:vAlign w:val="bottom"/>
          </w:tcPr>
          <w:p w14:paraId="3BEBFD19" w14:textId="77777777" w:rsidR="00A8121B" w:rsidRPr="004E34D7" w:rsidRDefault="00463EBD">
            <w:pPr>
              <w:rPr>
                <w:lang w:val="en-HK"/>
              </w:rPr>
            </w:pPr>
            <w:r>
              <w:rPr>
                <w:lang w:val="en-HK"/>
              </w:rPr>
              <w:t> </w:t>
            </w:r>
          </w:p>
        </w:tc>
        <w:tc>
          <w:tcPr>
            <w:tcW w:w="0" w:type="auto"/>
            <w:shd w:val="clear" w:color="auto" w:fill="CCEEFF"/>
            <w:vAlign w:val="bottom"/>
          </w:tcPr>
          <w:p w14:paraId="6759794D" w14:textId="77777777" w:rsidR="00A8121B" w:rsidRPr="004E34D7" w:rsidRDefault="00463EBD">
            <w:pPr>
              <w:jc w:val="right"/>
              <w:rPr>
                <w:lang w:val="en-HK"/>
              </w:rPr>
            </w:pPr>
            <w:r>
              <w:rPr>
                <w:lang w:val="en-HK"/>
              </w:rPr>
              <w:t> </w:t>
            </w:r>
          </w:p>
        </w:tc>
        <w:tc>
          <w:tcPr>
            <w:tcW w:w="0" w:type="auto"/>
            <w:shd w:val="clear" w:color="auto" w:fill="CCEEFF"/>
            <w:vAlign w:val="bottom"/>
          </w:tcPr>
          <w:p w14:paraId="6E8F7B47" w14:textId="77777777" w:rsidR="00A8121B" w:rsidRPr="004E34D7" w:rsidRDefault="00463EBD">
            <w:pPr>
              <w:rPr>
                <w:lang w:val="en-HK"/>
              </w:rPr>
            </w:pPr>
            <w:r>
              <w:rPr>
                <w:lang w:val="en-HK"/>
              </w:rPr>
              <w:t> </w:t>
            </w:r>
          </w:p>
        </w:tc>
      </w:tr>
      <w:tr w:rsidR="00A8121B" w14:paraId="04D52A28" w14:textId="77777777">
        <w:tc>
          <w:tcPr>
            <w:tcW w:w="0" w:type="auto"/>
            <w:shd w:val="clear" w:color="auto" w:fill="FFFFFF"/>
            <w:tcMar>
              <w:top w:w="0" w:type="dxa"/>
              <w:left w:w="180" w:type="dxa"/>
              <w:bottom w:w="0" w:type="dxa"/>
              <w:right w:w="0" w:type="dxa"/>
            </w:tcMar>
            <w:vAlign w:val="bottom"/>
          </w:tcPr>
          <w:p w14:paraId="72A91E0A" w14:textId="77777777" w:rsidR="00A8121B" w:rsidRPr="004E34D7" w:rsidRDefault="00463EBD">
            <w:pPr>
              <w:ind w:hanging="180"/>
              <w:rPr>
                <w:lang w:val="en-HK"/>
              </w:rPr>
            </w:pPr>
            <w:r>
              <w:rPr>
                <w:lang w:val="en-HK"/>
              </w:rPr>
              <w:t xml:space="preserve">Purchase of property and </w:t>
            </w:r>
            <w:r>
              <w:rPr>
                <w:lang w:val="en-HK"/>
              </w:rPr>
              <w:t>equipment</w:t>
            </w:r>
          </w:p>
        </w:tc>
        <w:tc>
          <w:tcPr>
            <w:tcW w:w="0" w:type="auto"/>
            <w:shd w:val="clear" w:color="auto" w:fill="FFFFFF"/>
            <w:vAlign w:val="bottom"/>
          </w:tcPr>
          <w:p w14:paraId="5CF254AD" w14:textId="77777777" w:rsidR="00A8121B" w:rsidRPr="004E34D7" w:rsidRDefault="00463EBD">
            <w:pPr>
              <w:rPr>
                <w:lang w:val="en-HK"/>
              </w:rPr>
            </w:pPr>
            <w:r>
              <w:rPr>
                <w:lang w:val="en-HK"/>
              </w:rPr>
              <w:t> </w:t>
            </w:r>
          </w:p>
        </w:tc>
        <w:tc>
          <w:tcPr>
            <w:tcW w:w="0" w:type="auto"/>
            <w:shd w:val="clear" w:color="auto" w:fill="FFFFFF"/>
            <w:vAlign w:val="bottom"/>
          </w:tcPr>
          <w:p w14:paraId="57A7522E" w14:textId="77777777" w:rsidR="00A8121B" w:rsidRPr="004E34D7" w:rsidRDefault="00463EBD">
            <w:pPr>
              <w:rPr>
                <w:lang w:val="en-HK"/>
              </w:rPr>
            </w:pPr>
            <w:r>
              <w:rPr>
                <w:lang w:val="en-HK"/>
              </w:rPr>
              <w:t> </w:t>
            </w:r>
          </w:p>
        </w:tc>
        <w:tc>
          <w:tcPr>
            <w:tcW w:w="0" w:type="auto"/>
            <w:shd w:val="clear" w:color="auto" w:fill="FFFFFF"/>
            <w:vAlign w:val="bottom"/>
          </w:tcPr>
          <w:p w14:paraId="490886AD" w14:textId="77777777" w:rsidR="00A8121B" w:rsidRDefault="00463EBD">
            <w:pPr>
              <w:jc w:val="right"/>
            </w:pPr>
            <w:r>
              <w:t>(27,780,462</w:t>
            </w:r>
          </w:p>
        </w:tc>
        <w:tc>
          <w:tcPr>
            <w:tcW w:w="0" w:type="auto"/>
            <w:shd w:val="clear" w:color="auto" w:fill="FFFFFF"/>
            <w:vAlign w:val="bottom"/>
          </w:tcPr>
          <w:p w14:paraId="67237E20" w14:textId="77777777" w:rsidR="00A8121B" w:rsidRDefault="00463EBD">
            <w:r>
              <w:t>)</w:t>
            </w:r>
          </w:p>
        </w:tc>
        <w:tc>
          <w:tcPr>
            <w:tcW w:w="0" w:type="auto"/>
            <w:shd w:val="clear" w:color="auto" w:fill="FFFFFF"/>
            <w:vAlign w:val="bottom"/>
          </w:tcPr>
          <w:p w14:paraId="57AA8550" w14:textId="77777777" w:rsidR="00A8121B" w:rsidRDefault="00463EBD">
            <w:r>
              <w:t> </w:t>
            </w:r>
          </w:p>
        </w:tc>
        <w:tc>
          <w:tcPr>
            <w:tcW w:w="0" w:type="auto"/>
            <w:shd w:val="clear" w:color="auto" w:fill="FFFFFF"/>
            <w:vAlign w:val="bottom"/>
          </w:tcPr>
          <w:p w14:paraId="43C93949" w14:textId="77777777" w:rsidR="00A8121B" w:rsidRDefault="00463EBD">
            <w:r>
              <w:t> </w:t>
            </w:r>
          </w:p>
        </w:tc>
        <w:tc>
          <w:tcPr>
            <w:tcW w:w="0" w:type="auto"/>
            <w:shd w:val="clear" w:color="auto" w:fill="FFFFFF"/>
            <w:vAlign w:val="bottom"/>
          </w:tcPr>
          <w:p w14:paraId="19A77C97" w14:textId="77777777" w:rsidR="00A8121B" w:rsidRDefault="00463EBD">
            <w:pPr>
              <w:jc w:val="right"/>
            </w:pPr>
            <w:r>
              <w:t>(47,128,016</w:t>
            </w:r>
          </w:p>
        </w:tc>
        <w:tc>
          <w:tcPr>
            <w:tcW w:w="0" w:type="auto"/>
            <w:shd w:val="clear" w:color="auto" w:fill="FFFFFF"/>
            <w:vAlign w:val="bottom"/>
          </w:tcPr>
          <w:p w14:paraId="496362E1" w14:textId="77777777" w:rsidR="00A8121B" w:rsidRDefault="00463EBD">
            <w:r>
              <w:t>)</w:t>
            </w:r>
          </w:p>
        </w:tc>
      </w:tr>
      <w:tr w:rsidR="00A8121B" w14:paraId="02E9C2EE" w14:textId="77777777">
        <w:tc>
          <w:tcPr>
            <w:tcW w:w="0" w:type="auto"/>
            <w:shd w:val="clear" w:color="auto" w:fill="CCEEFF"/>
            <w:tcMar>
              <w:top w:w="0" w:type="dxa"/>
              <w:left w:w="180" w:type="dxa"/>
              <w:bottom w:w="30" w:type="dxa"/>
              <w:right w:w="0" w:type="dxa"/>
            </w:tcMar>
            <w:vAlign w:val="bottom"/>
          </w:tcPr>
          <w:p w14:paraId="00BF00E6" w14:textId="77777777" w:rsidR="00A8121B" w:rsidRPr="004E34D7" w:rsidRDefault="00463EBD">
            <w:pPr>
              <w:ind w:hanging="180"/>
              <w:rPr>
                <w:lang w:val="en-HK"/>
              </w:rPr>
            </w:pPr>
            <w:r>
              <w:rPr>
                <w:lang w:val="en-HK"/>
              </w:rPr>
              <w:t>Advances made to a related party</w:t>
            </w:r>
          </w:p>
        </w:tc>
        <w:tc>
          <w:tcPr>
            <w:tcW w:w="0" w:type="auto"/>
            <w:shd w:val="clear" w:color="auto" w:fill="CCEEFF"/>
            <w:tcMar>
              <w:top w:w="0" w:type="dxa"/>
              <w:left w:w="0" w:type="dxa"/>
              <w:bottom w:w="30" w:type="dxa"/>
              <w:right w:w="0" w:type="dxa"/>
            </w:tcMar>
            <w:vAlign w:val="bottom"/>
          </w:tcPr>
          <w:p w14:paraId="3A922C28"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14B4C1A4"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75757DFA" w14:textId="77777777" w:rsidR="00A8121B" w:rsidRDefault="00463EBD">
            <w:pPr>
              <w:jc w:val="right"/>
            </w:pPr>
            <w:r>
              <w:t>—</w:t>
            </w:r>
          </w:p>
        </w:tc>
        <w:tc>
          <w:tcPr>
            <w:tcW w:w="0" w:type="auto"/>
            <w:shd w:val="clear" w:color="auto" w:fill="CCEEFF"/>
            <w:tcMar>
              <w:top w:w="0" w:type="dxa"/>
              <w:left w:w="0" w:type="dxa"/>
              <w:bottom w:w="30" w:type="dxa"/>
              <w:right w:w="0" w:type="dxa"/>
            </w:tcMar>
            <w:vAlign w:val="bottom"/>
          </w:tcPr>
          <w:p w14:paraId="376ED203" w14:textId="77777777" w:rsidR="00A8121B" w:rsidRDefault="00463EBD">
            <w:r>
              <w:t> </w:t>
            </w:r>
          </w:p>
        </w:tc>
        <w:tc>
          <w:tcPr>
            <w:tcW w:w="0" w:type="auto"/>
            <w:shd w:val="clear" w:color="auto" w:fill="CCEEFF"/>
            <w:tcMar>
              <w:top w:w="0" w:type="dxa"/>
              <w:left w:w="0" w:type="dxa"/>
              <w:bottom w:w="30" w:type="dxa"/>
              <w:right w:w="0" w:type="dxa"/>
            </w:tcMar>
            <w:vAlign w:val="bottom"/>
          </w:tcPr>
          <w:p w14:paraId="317B9009" w14:textId="77777777" w:rsidR="00A8121B" w:rsidRDefault="00463EBD">
            <w:r>
              <w:t> </w:t>
            </w:r>
          </w:p>
        </w:tc>
        <w:tc>
          <w:tcPr>
            <w:tcW w:w="0" w:type="auto"/>
            <w:tcBorders>
              <w:bottom w:val="single" w:sz="12" w:space="0" w:color="000000"/>
            </w:tcBorders>
            <w:shd w:val="clear" w:color="auto" w:fill="CCEEFF"/>
            <w:vAlign w:val="bottom"/>
          </w:tcPr>
          <w:p w14:paraId="6C518607" w14:textId="77777777" w:rsidR="00A8121B" w:rsidRDefault="00463EBD">
            <w:r>
              <w:t> </w:t>
            </w:r>
          </w:p>
        </w:tc>
        <w:tc>
          <w:tcPr>
            <w:tcW w:w="0" w:type="auto"/>
            <w:tcBorders>
              <w:bottom w:val="single" w:sz="12" w:space="0" w:color="000000"/>
            </w:tcBorders>
            <w:shd w:val="clear" w:color="auto" w:fill="CCEEFF"/>
            <w:vAlign w:val="bottom"/>
          </w:tcPr>
          <w:p w14:paraId="0E8FB5CE" w14:textId="77777777" w:rsidR="00A8121B" w:rsidRDefault="00463EBD">
            <w:pPr>
              <w:jc w:val="right"/>
            </w:pPr>
            <w:r>
              <w:t>(67,393</w:t>
            </w:r>
          </w:p>
        </w:tc>
        <w:tc>
          <w:tcPr>
            <w:tcW w:w="0" w:type="auto"/>
            <w:shd w:val="clear" w:color="auto" w:fill="CCEEFF"/>
            <w:tcMar>
              <w:top w:w="0" w:type="dxa"/>
              <w:left w:w="0" w:type="dxa"/>
              <w:bottom w:w="30" w:type="dxa"/>
              <w:right w:w="0" w:type="dxa"/>
            </w:tcMar>
            <w:vAlign w:val="bottom"/>
          </w:tcPr>
          <w:p w14:paraId="3A3E4BAB" w14:textId="77777777" w:rsidR="00A8121B" w:rsidRDefault="00463EBD">
            <w:r>
              <w:t>)</w:t>
            </w:r>
          </w:p>
        </w:tc>
      </w:tr>
      <w:tr w:rsidR="00A8121B" w14:paraId="769B46F1" w14:textId="77777777">
        <w:tc>
          <w:tcPr>
            <w:tcW w:w="0" w:type="auto"/>
            <w:shd w:val="clear" w:color="auto" w:fill="FFFFFF"/>
            <w:tcMar>
              <w:top w:w="0" w:type="dxa"/>
              <w:left w:w="180" w:type="dxa"/>
              <w:bottom w:w="30" w:type="dxa"/>
              <w:right w:w="0" w:type="dxa"/>
            </w:tcMar>
            <w:vAlign w:val="bottom"/>
          </w:tcPr>
          <w:p w14:paraId="5CE7D5D6" w14:textId="77777777" w:rsidR="00A8121B" w:rsidRPr="004E34D7" w:rsidRDefault="00463EBD">
            <w:pPr>
              <w:ind w:hanging="180"/>
              <w:rPr>
                <w:b/>
                <w:bCs/>
                <w:lang w:val="en-HK"/>
              </w:rPr>
            </w:pPr>
            <w:r>
              <w:rPr>
                <w:b/>
                <w:bCs/>
                <w:lang w:val="en-HK"/>
              </w:rPr>
              <w:t>Net cash used in investing activities</w:t>
            </w:r>
          </w:p>
        </w:tc>
        <w:tc>
          <w:tcPr>
            <w:tcW w:w="0" w:type="auto"/>
            <w:shd w:val="clear" w:color="auto" w:fill="FFFFFF"/>
            <w:tcMar>
              <w:top w:w="0" w:type="dxa"/>
              <w:left w:w="0" w:type="dxa"/>
              <w:bottom w:w="30" w:type="dxa"/>
              <w:right w:w="0" w:type="dxa"/>
            </w:tcMar>
            <w:vAlign w:val="bottom"/>
          </w:tcPr>
          <w:p w14:paraId="4503677C" w14:textId="77777777" w:rsidR="00A8121B" w:rsidRPr="004E34D7" w:rsidRDefault="00463EBD">
            <w:pPr>
              <w:rPr>
                <w:b/>
                <w:bCs/>
                <w:lang w:val="en-HK"/>
              </w:rPr>
            </w:pPr>
            <w:r>
              <w:rPr>
                <w:b/>
                <w:bCs/>
                <w:lang w:val="en-HK"/>
              </w:rPr>
              <w:t> </w:t>
            </w:r>
          </w:p>
        </w:tc>
        <w:tc>
          <w:tcPr>
            <w:tcW w:w="0" w:type="auto"/>
            <w:tcBorders>
              <w:bottom w:val="single" w:sz="12" w:space="0" w:color="000000"/>
            </w:tcBorders>
            <w:shd w:val="clear" w:color="auto" w:fill="FFFFFF"/>
            <w:vAlign w:val="bottom"/>
          </w:tcPr>
          <w:p w14:paraId="2EA5CA61" w14:textId="77777777" w:rsidR="00A8121B" w:rsidRPr="004E34D7" w:rsidRDefault="00463EBD">
            <w:pPr>
              <w:rPr>
                <w:b/>
                <w:bCs/>
                <w:lang w:val="en-HK"/>
              </w:rPr>
            </w:pPr>
            <w:r>
              <w:rPr>
                <w:b/>
                <w:bCs/>
                <w:lang w:val="en-HK"/>
              </w:rPr>
              <w:t> </w:t>
            </w:r>
          </w:p>
        </w:tc>
        <w:tc>
          <w:tcPr>
            <w:tcW w:w="0" w:type="auto"/>
            <w:tcBorders>
              <w:bottom w:val="single" w:sz="12" w:space="0" w:color="000000"/>
            </w:tcBorders>
            <w:shd w:val="clear" w:color="auto" w:fill="FFFFFF"/>
            <w:vAlign w:val="bottom"/>
          </w:tcPr>
          <w:p w14:paraId="2951A5E9" w14:textId="77777777" w:rsidR="00A8121B" w:rsidRDefault="00463EBD">
            <w:pPr>
              <w:jc w:val="right"/>
              <w:rPr>
                <w:b/>
                <w:bCs/>
              </w:rPr>
            </w:pPr>
            <w:r>
              <w:rPr>
                <w:b/>
                <w:bCs/>
              </w:rPr>
              <w:t>(27,780,462</w:t>
            </w:r>
          </w:p>
        </w:tc>
        <w:tc>
          <w:tcPr>
            <w:tcW w:w="0" w:type="auto"/>
            <w:shd w:val="clear" w:color="auto" w:fill="FFFFFF"/>
            <w:tcMar>
              <w:top w:w="0" w:type="dxa"/>
              <w:left w:w="0" w:type="dxa"/>
              <w:bottom w:w="30" w:type="dxa"/>
              <w:right w:w="0" w:type="dxa"/>
            </w:tcMar>
            <w:vAlign w:val="bottom"/>
          </w:tcPr>
          <w:p w14:paraId="3C5697BD" w14:textId="77777777" w:rsidR="00A8121B" w:rsidRDefault="00463EBD">
            <w:pPr>
              <w:rPr>
                <w:b/>
                <w:bCs/>
              </w:rPr>
            </w:pPr>
            <w:r>
              <w:rPr>
                <w:b/>
                <w:bCs/>
              </w:rPr>
              <w:t>)</w:t>
            </w:r>
          </w:p>
        </w:tc>
        <w:tc>
          <w:tcPr>
            <w:tcW w:w="0" w:type="auto"/>
            <w:shd w:val="clear" w:color="auto" w:fill="FFFFFF"/>
            <w:tcMar>
              <w:top w:w="0" w:type="dxa"/>
              <w:left w:w="0" w:type="dxa"/>
              <w:bottom w:w="30" w:type="dxa"/>
              <w:right w:w="0" w:type="dxa"/>
            </w:tcMar>
            <w:vAlign w:val="bottom"/>
          </w:tcPr>
          <w:p w14:paraId="6107FB0F" w14:textId="77777777" w:rsidR="00A8121B" w:rsidRDefault="00463EBD">
            <w:pPr>
              <w:rPr>
                <w:b/>
                <w:bCs/>
              </w:rPr>
            </w:pPr>
            <w:r>
              <w:rPr>
                <w:b/>
                <w:bCs/>
              </w:rPr>
              <w:t> </w:t>
            </w:r>
          </w:p>
        </w:tc>
        <w:tc>
          <w:tcPr>
            <w:tcW w:w="0" w:type="auto"/>
            <w:tcBorders>
              <w:bottom w:val="single" w:sz="12" w:space="0" w:color="000000"/>
            </w:tcBorders>
            <w:shd w:val="clear" w:color="auto" w:fill="FFFFFF"/>
            <w:vAlign w:val="bottom"/>
          </w:tcPr>
          <w:p w14:paraId="0A3760A5" w14:textId="77777777" w:rsidR="00A8121B" w:rsidRDefault="00463EBD">
            <w:pPr>
              <w:rPr>
                <w:b/>
                <w:bCs/>
              </w:rPr>
            </w:pPr>
            <w:r>
              <w:rPr>
                <w:b/>
                <w:bCs/>
              </w:rPr>
              <w:t> </w:t>
            </w:r>
          </w:p>
        </w:tc>
        <w:tc>
          <w:tcPr>
            <w:tcW w:w="0" w:type="auto"/>
            <w:tcBorders>
              <w:bottom w:val="single" w:sz="12" w:space="0" w:color="000000"/>
            </w:tcBorders>
            <w:shd w:val="clear" w:color="auto" w:fill="FFFFFF"/>
            <w:vAlign w:val="bottom"/>
          </w:tcPr>
          <w:p w14:paraId="09834687" w14:textId="77777777" w:rsidR="00A8121B" w:rsidRDefault="00463EBD">
            <w:pPr>
              <w:jc w:val="right"/>
              <w:rPr>
                <w:b/>
                <w:bCs/>
              </w:rPr>
            </w:pPr>
            <w:r>
              <w:rPr>
                <w:b/>
                <w:bCs/>
              </w:rPr>
              <w:t>(47,195,409</w:t>
            </w:r>
          </w:p>
        </w:tc>
        <w:tc>
          <w:tcPr>
            <w:tcW w:w="0" w:type="auto"/>
            <w:shd w:val="clear" w:color="auto" w:fill="FFFFFF"/>
            <w:tcMar>
              <w:top w:w="0" w:type="dxa"/>
              <w:left w:w="0" w:type="dxa"/>
              <w:bottom w:w="30" w:type="dxa"/>
              <w:right w:w="0" w:type="dxa"/>
            </w:tcMar>
            <w:vAlign w:val="bottom"/>
          </w:tcPr>
          <w:p w14:paraId="0C355F72" w14:textId="77777777" w:rsidR="00A8121B" w:rsidRDefault="00463EBD">
            <w:pPr>
              <w:rPr>
                <w:b/>
                <w:bCs/>
              </w:rPr>
            </w:pPr>
            <w:r>
              <w:rPr>
                <w:b/>
                <w:bCs/>
              </w:rPr>
              <w:t>)</w:t>
            </w:r>
          </w:p>
        </w:tc>
      </w:tr>
      <w:tr w:rsidR="00A8121B" w14:paraId="5B81E4F2" w14:textId="77777777">
        <w:tc>
          <w:tcPr>
            <w:tcW w:w="0" w:type="auto"/>
            <w:shd w:val="clear" w:color="auto" w:fill="CCEEFF"/>
            <w:tcMar>
              <w:top w:w="0" w:type="dxa"/>
              <w:left w:w="180" w:type="dxa"/>
              <w:bottom w:w="0" w:type="dxa"/>
              <w:right w:w="0" w:type="dxa"/>
            </w:tcMar>
            <w:vAlign w:val="bottom"/>
          </w:tcPr>
          <w:p w14:paraId="3DFD8409" w14:textId="77777777" w:rsidR="00A8121B" w:rsidRDefault="00463EBD">
            <w:pPr>
              <w:ind w:hanging="180"/>
            </w:pPr>
            <w:r>
              <w:t> </w:t>
            </w:r>
          </w:p>
        </w:tc>
        <w:tc>
          <w:tcPr>
            <w:tcW w:w="0" w:type="auto"/>
            <w:shd w:val="clear" w:color="auto" w:fill="CCEEFF"/>
            <w:vAlign w:val="bottom"/>
          </w:tcPr>
          <w:p w14:paraId="41BF2A1B" w14:textId="77777777" w:rsidR="00A8121B" w:rsidRDefault="00463EBD">
            <w:r>
              <w:t> </w:t>
            </w:r>
          </w:p>
        </w:tc>
        <w:tc>
          <w:tcPr>
            <w:tcW w:w="0" w:type="auto"/>
            <w:shd w:val="clear" w:color="auto" w:fill="CCEEFF"/>
            <w:vAlign w:val="bottom"/>
          </w:tcPr>
          <w:p w14:paraId="5DBF29AB" w14:textId="77777777" w:rsidR="00A8121B" w:rsidRDefault="00463EBD">
            <w:r>
              <w:t> </w:t>
            </w:r>
          </w:p>
        </w:tc>
        <w:tc>
          <w:tcPr>
            <w:tcW w:w="0" w:type="auto"/>
            <w:shd w:val="clear" w:color="auto" w:fill="CCEEFF"/>
            <w:vAlign w:val="bottom"/>
          </w:tcPr>
          <w:p w14:paraId="09AE797D" w14:textId="77777777" w:rsidR="00A8121B" w:rsidRDefault="00463EBD">
            <w:pPr>
              <w:jc w:val="right"/>
            </w:pPr>
            <w:r>
              <w:t> </w:t>
            </w:r>
          </w:p>
        </w:tc>
        <w:tc>
          <w:tcPr>
            <w:tcW w:w="0" w:type="auto"/>
            <w:shd w:val="clear" w:color="auto" w:fill="CCEEFF"/>
            <w:vAlign w:val="bottom"/>
          </w:tcPr>
          <w:p w14:paraId="05776743" w14:textId="77777777" w:rsidR="00A8121B" w:rsidRDefault="00463EBD">
            <w:r>
              <w:t> </w:t>
            </w:r>
          </w:p>
        </w:tc>
        <w:tc>
          <w:tcPr>
            <w:tcW w:w="0" w:type="auto"/>
            <w:shd w:val="clear" w:color="auto" w:fill="CCEEFF"/>
            <w:vAlign w:val="bottom"/>
          </w:tcPr>
          <w:p w14:paraId="50C12751" w14:textId="77777777" w:rsidR="00A8121B" w:rsidRDefault="00463EBD">
            <w:r>
              <w:t> </w:t>
            </w:r>
          </w:p>
        </w:tc>
        <w:tc>
          <w:tcPr>
            <w:tcW w:w="0" w:type="auto"/>
            <w:shd w:val="clear" w:color="auto" w:fill="CCEEFF"/>
            <w:vAlign w:val="bottom"/>
          </w:tcPr>
          <w:p w14:paraId="1D0E2E30" w14:textId="77777777" w:rsidR="00A8121B" w:rsidRDefault="00463EBD">
            <w:r>
              <w:t> </w:t>
            </w:r>
          </w:p>
        </w:tc>
        <w:tc>
          <w:tcPr>
            <w:tcW w:w="0" w:type="auto"/>
            <w:shd w:val="clear" w:color="auto" w:fill="CCEEFF"/>
            <w:vAlign w:val="bottom"/>
          </w:tcPr>
          <w:p w14:paraId="440EA029" w14:textId="77777777" w:rsidR="00A8121B" w:rsidRDefault="00463EBD">
            <w:pPr>
              <w:jc w:val="right"/>
            </w:pPr>
            <w:r>
              <w:t> </w:t>
            </w:r>
          </w:p>
        </w:tc>
        <w:tc>
          <w:tcPr>
            <w:tcW w:w="0" w:type="auto"/>
            <w:shd w:val="clear" w:color="auto" w:fill="CCEEFF"/>
            <w:vAlign w:val="bottom"/>
          </w:tcPr>
          <w:p w14:paraId="00230BA2" w14:textId="77777777" w:rsidR="00A8121B" w:rsidRDefault="00463EBD">
            <w:r>
              <w:t> </w:t>
            </w:r>
          </w:p>
        </w:tc>
      </w:tr>
      <w:tr w:rsidR="00A8121B" w:rsidRPr="004346E4" w14:paraId="06DCC08B" w14:textId="77777777">
        <w:tc>
          <w:tcPr>
            <w:tcW w:w="0" w:type="auto"/>
            <w:shd w:val="clear" w:color="auto" w:fill="FFFFFF"/>
            <w:tcMar>
              <w:top w:w="0" w:type="dxa"/>
              <w:left w:w="180" w:type="dxa"/>
              <w:bottom w:w="0" w:type="dxa"/>
              <w:right w:w="0" w:type="dxa"/>
            </w:tcMar>
            <w:vAlign w:val="bottom"/>
          </w:tcPr>
          <w:p w14:paraId="2139005E" w14:textId="77777777" w:rsidR="00A8121B" w:rsidRPr="004E34D7" w:rsidRDefault="00463EBD">
            <w:pPr>
              <w:ind w:hanging="180"/>
              <w:rPr>
                <w:b/>
                <w:bCs/>
                <w:lang w:val="en-HK"/>
              </w:rPr>
            </w:pPr>
            <w:r>
              <w:rPr>
                <w:b/>
                <w:bCs/>
                <w:lang w:val="en-HK"/>
              </w:rPr>
              <w:t>Cash flows from financing activities:</w:t>
            </w:r>
          </w:p>
        </w:tc>
        <w:tc>
          <w:tcPr>
            <w:tcW w:w="0" w:type="auto"/>
            <w:shd w:val="clear" w:color="auto" w:fill="FFFFFF"/>
            <w:vAlign w:val="bottom"/>
          </w:tcPr>
          <w:p w14:paraId="22CFDFF4" w14:textId="77777777" w:rsidR="00A8121B" w:rsidRPr="004E34D7" w:rsidRDefault="00463EBD">
            <w:pPr>
              <w:rPr>
                <w:lang w:val="en-HK"/>
              </w:rPr>
            </w:pPr>
            <w:r>
              <w:rPr>
                <w:lang w:val="en-HK"/>
              </w:rPr>
              <w:t> </w:t>
            </w:r>
          </w:p>
        </w:tc>
        <w:tc>
          <w:tcPr>
            <w:tcW w:w="0" w:type="auto"/>
            <w:shd w:val="clear" w:color="auto" w:fill="FFFFFF"/>
            <w:vAlign w:val="bottom"/>
          </w:tcPr>
          <w:p w14:paraId="1BCF6A43" w14:textId="77777777" w:rsidR="00A8121B" w:rsidRPr="004E34D7" w:rsidRDefault="00463EBD">
            <w:pPr>
              <w:rPr>
                <w:lang w:val="en-HK"/>
              </w:rPr>
            </w:pPr>
            <w:r>
              <w:rPr>
                <w:lang w:val="en-HK"/>
              </w:rPr>
              <w:t> </w:t>
            </w:r>
          </w:p>
        </w:tc>
        <w:tc>
          <w:tcPr>
            <w:tcW w:w="0" w:type="auto"/>
            <w:shd w:val="clear" w:color="auto" w:fill="FFFFFF"/>
            <w:vAlign w:val="bottom"/>
          </w:tcPr>
          <w:p w14:paraId="7F2C3EEA" w14:textId="77777777" w:rsidR="00A8121B" w:rsidRPr="004E34D7" w:rsidRDefault="00463EBD">
            <w:pPr>
              <w:jc w:val="right"/>
              <w:rPr>
                <w:lang w:val="en-HK"/>
              </w:rPr>
            </w:pPr>
            <w:r>
              <w:rPr>
                <w:lang w:val="en-HK"/>
              </w:rPr>
              <w:t> </w:t>
            </w:r>
          </w:p>
        </w:tc>
        <w:tc>
          <w:tcPr>
            <w:tcW w:w="0" w:type="auto"/>
            <w:shd w:val="clear" w:color="auto" w:fill="FFFFFF"/>
            <w:vAlign w:val="bottom"/>
          </w:tcPr>
          <w:p w14:paraId="5F768826" w14:textId="77777777" w:rsidR="00A8121B" w:rsidRPr="004E34D7" w:rsidRDefault="00463EBD">
            <w:pPr>
              <w:rPr>
                <w:lang w:val="en-HK"/>
              </w:rPr>
            </w:pPr>
            <w:r>
              <w:rPr>
                <w:lang w:val="en-HK"/>
              </w:rPr>
              <w:t> </w:t>
            </w:r>
          </w:p>
        </w:tc>
        <w:tc>
          <w:tcPr>
            <w:tcW w:w="0" w:type="auto"/>
            <w:shd w:val="clear" w:color="auto" w:fill="FFFFFF"/>
            <w:vAlign w:val="bottom"/>
          </w:tcPr>
          <w:p w14:paraId="6151FE6F" w14:textId="77777777" w:rsidR="00A8121B" w:rsidRPr="004E34D7" w:rsidRDefault="00463EBD">
            <w:pPr>
              <w:rPr>
                <w:lang w:val="en-HK"/>
              </w:rPr>
            </w:pPr>
            <w:r>
              <w:rPr>
                <w:lang w:val="en-HK"/>
              </w:rPr>
              <w:t> </w:t>
            </w:r>
          </w:p>
        </w:tc>
        <w:tc>
          <w:tcPr>
            <w:tcW w:w="0" w:type="auto"/>
            <w:shd w:val="clear" w:color="auto" w:fill="FFFFFF"/>
            <w:vAlign w:val="bottom"/>
          </w:tcPr>
          <w:p w14:paraId="219ABFFE" w14:textId="77777777" w:rsidR="00A8121B" w:rsidRPr="004E34D7" w:rsidRDefault="00463EBD">
            <w:pPr>
              <w:rPr>
                <w:lang w:val="en-HK"/>
              </w:rPr>
            </w:pPr>
            <w:r>
              <w:rPr>
                <w:lang w:val="en-HK"/>
              </w:rPr>
              <w:t> </w:t>
            </w:r>
          </w:p>
        </w:tc>
        <w:tc>
          <w:tcPr>
            <w:tcW w:w="0" w:type="auto"/>
            <w:shd w:val="clear" w:color="auto" w:fill="FFFFFF"/>
            <w:vAlign w:val="bottom"/>
          </w:tcPr>
          <w:p w14:paraId="48C43AAE" w14:textId="77777777" w:rsidR="00A8121B" w:rsidRPr="004E34D7" w:rsidRDefault="00463EBD">
            <w:pPr>
              <w:jc w:val="right"/>
              <w:rPr>
                <w:lang w:val="en-HK"/>
              </w:rPr>
            </w:pPr>
            <w:r>
              <w:rPr>
                <w:lang w:val="en-HK"/>
              </w:rPr>
              <w:t> </w:t>
            </w:r>
          </w:p>
        </w:tc>
        <w:tc>
          <w:tcPr>
            <w:tcW w:w="0" w:type="auto"/>
            <w:shd w:val="clear" w:color="auto" w:fill="FFFFFF"/>
            <w:vAlign w:val="bottom"/>
          </w:tcPr>
          <w:p w14:paraId="2B0C0306" w14:textId="77777777" w:rsidR="00A8121B" w:rsidRPr="004E34D7" w:rsidRDefault="00463EBD">
            <w:pPr>
              <w:rPr>
                <w:lang w:val="en-HK"/>
              </w:rPr>
            </w:pPr>
            <w:r>
              <w:rPr>
                <w:lang w:val="en-HK"/>
              </w:rPr>
              <w:t> </w:t>
            </w:r>
          </w:p>
        </w:tc>
      </w:tr>
      <w:tr w:rsidR="00A8121B" w14:paraId="1E693D40" w14:textId="77777777">
        <w:tc>
          <w:tcPr>
            <w:tcW w:w="0" w:type="auto"/>
            <w:shd w:val="clear" w:color="auto" w:fill="CCEEFF"/>
            <w:tcMar>
              <w:top w:w="0" w:type="dxa"/>
              <w:left w:w="180" w:type="dxa"/>
              <w:bottom w:w="0" w:type="dxa"/>
              <w:right w:w="0" w:type="dxa"/>
            </w:tcMar>
            <w:vAlign w:val="bottom"/>
          </w:tcPr>
          <w:p w14:paraId="5DD35349" w14:textId="77777777" w:rsidR="00A8121B" w:rsidRDefault="00463EBD">
            <w:pPr>
              <w:ind w:hanging="180"/>
            </w:pPr>
            <w:r>
              <w:t>Capital injection from shareholders</w:t>
            </w:r>
          </w:p>
        </w:tc>
        <w:tc>
          <w:tcPr>
            <w:tcW w:w="0" w:type="auto"/>
            <w:shd w:val="clear" w:color="auto" w:fill="CCEEFF"/>
            <w:vAlign w:val="bottom"/>
          </w:tcPr>
          <w:p w14:paraId="0F2EF99B" w14:textId="77777777" w:rsidR="00A8121B" w:rsidRDefault="00463EBD">
            <w:r>
              <w:t> </w:t>
            </w:r>
          </w:p>
        </w:tc>
        <w:tc>
          <w:tcPr>
            <w:tcW w:w="0" w:type="auto"/>
            <w:shd w:val="clear" w:color="auto" w:fill="CCEEFF"/>
            <w:vAlign w:val="bottom"/>
          </w:tcPr>
          <w:p w14:paraId="182A59DF" w14:textId="77777777" w:rsidR="00A8121B" w:rsidRDefault="00463EBD">
            <w:r>
              <w:t> </w:t>
            </w:r>
          </w:p>
        </w:tc>
        <w:tc>
          <w:tcPr>
            <w:tcW w:w="0" w:type="auto"/>
            <w:shd w:val="clear" w:color="auto" w:fill="CCEEFF"/>
            <w:vAlign w:val="bottom"/>
          </w:tcPr>
          <w:p w14:paraId="2BC67A15" w14:textId="77777777" w:rsidR="00A8121B" w:rsidRDefault="00463EBD">
            <w:pPr>
              <w:jc w:val="right"/>
            </w:pPr>
            <w:r>
              <w:t>—</w:t>
            </w:r>
          </w:p>
        </w:tc>
        <w:tc>
          <w:tcPr>
            <w:tcW w:w="0" w:type="auto"/>
            <w:shd w:val="clear" w:color="auto" w:fill="CCEEFF"/>
            <w:vAlign w:val="bottom"/>
          </w:tcPr>
          <w:p w14:paraId="784648B3" w14:textId="77777777" w:rsidR="00A8121B" w:rsidRDefault="00463EBD">
            <w:r>
              <w:t> </w:t>
            </w:r>
          </w:p>
        </w:tc>
        <w:tc>
          <w:tcPr>
            <w:tcW w:w="0" w:type="auto"/>
            <w:shd w:val="clear" w:color="auto" w:fill="CCEEFF"/>
            <w:vAlign w:val="bottom"/>
          </w:tcPr>
          <w:p w14:paraId="3B5FE966" w14:textId="77777777" w:rsidR="00A8121B" w:rsidRDefault="00463EBD">
            <w:r>
              <w:t> </w:t>
            </w:r>
          </w:p>
        </w:tc>
        <w:tc>
          <w:tcPr>
            <w:tcW w:w="0" w:type="auto"/>
            <w:shd w:val="clear" w:color="auto" w:fill="CCEEFF"/>
            <w:vAlign w:val="bottom"/>
          </w:tcPr>
          <w:p w14:paraId="6989B6F5" w14:textId="77777777" w:rsidR="00A8121B" w:rsidRDefault="00463EBD">
            <w:r>
              <w:t> </w:t>
            </w:r>
          </w:p>
        </w:tc>
        <w:tc>
          <w:tcPr>
            <w:tcW w:w="0" w:type="auto"/>
            <w:shd w:val="clear" w:color="auto" w:fill="CCEEFF"/>
            <w:vAlign w:val="bottom"/>
          </w:tcPr>
          <w:p w14:paraId="633CCB17" w14:textId="77777777" w:rsidR="00A8121B" w:rsidRDefault="00463EBD">
            <w:pPr>
              <w:jc w:val="right"/>
            </w:pPr>
            <w:r>
              <w:t>4,000,000</w:t>
            </w:r>
          </w:p>
        </w:tc>
        <w:tc>
          <w:tcPr>
            <w:tcW w:w="0" w:type="auto"/>
            <w:shd w:val="clear" w:color="auto" w:fill="CCEEFF"/>
            <w:vAlign w:val="bottom"/>
          </w:tcPr>
          <w:p w14:paraId="2E481563" w14:textId="77777777" w:rsidR="00A8121B" w:rsidRDefault="00463EBD">
            <w:r>
              <w:t> </w:t>
            </w:r>
          </w:p>
        </w:tc>
      </w:tr>
      <w:tr w:rsidR="00A8121B" w14:paraId="127F3ABB" w14:textId="77777777">
        <w:tc>
          <w:tcPr>
            <w:tcW w:w="0" w:type="auto"/>
            <w:shd w:val="clear" w:color="auto" w:fill="FFFFFF"/>
            <w:tcMar>
              <w:top w:w="0" w:type="dxa"/>
              <w:left w:w="180" w:type="dxa"/>
              <w:bottom w:w="0" w:type="dxa"/>
              <w:right w:w="0" w:type="dxa"/>
            </w:tcMar>
            <w:vAlign w:val="bottom"/>
          </w:tcPr>
          <w:p w14:paraId="465F8243" w14:textId="77777777" w:rsidR="00A8121B" w:rsidRPr="004E34D7" w:rsidRDefault="00463EBD">
            <w:pPr>
              <w:ind w:hanging="180"/>
              <w:rPr>
                <w:lang w:val="en-HK"/>
              </w:rPr>
            </w:pPr>
            <w:r>
              <w:rPr>
                <w:lang w:val="en-HK"/>
              </w:rPr>
              <w:t>Proceeds from issuance of ordinary shares in connection with a registered direct offering</w:t>
            </w:r>
          </w:p>
        </w:tc>
        <w:tc>
          <w:tcPr>
            <w:tcW w:w="0" w:type="auto"/>
            <w:shd w:val="clear" w:color="auto" w:fill="FFFFFF"/>
            <w:vAlign w:val="bottom"/>
          </w:tcPr>
          <w:p w14:paraId="59151F27" w14:textId="77777777" w:rsidR="00A8121B" w:rsidRPr="004E34D7" w:rsidRDefault="00463EBD">
            <w:pPr>
              <w:rPr>
                <w:lang w:val="en-HK"/>
              </w:rPr>
            </w:pPr>
            <w:r>
              <w:rPr>
                <w:lang w:val="en-HK"/>
              </w:rPr>
              <w:t> </w:t>
            </w:r>
          </w:p>
        </w:tc>
        <w:tc>
          <w:tcPr>
            <w:tcW w:w="0" w:type="auto"/>
            <w:shd w:val="clear" w:color="auto" w:fill="FFFFFF"/>
            <w:vAlign w:val="bottom"/>
          </w:tcPr>
          <w:p w14:paraId="1A58FAB4" w14:textId="77777777" w:rsidR="00A8121B" w:rsidRPr="004E34D7" w:rsidRDefault="00463EBD">
            <w:pPr>
              <w:rPr>
                <w:lang w:val="en-HK"/>
              </w:rPr>
            </w:pPr>
            <w:r>
              <w:rPr>
                <w:lang w:val="en-HK"/>
              </w:rPr>
              <w:t> </w:t>
            </w:r>
          </w:p>
        </w:tc>
        <w:tc>
          <w:tcPr>
            <w:tcW w:w="0" w:type="auto"/>
            <w:shd w:val="clear" w:color="auto" w:fill="FFFFFF"/>
            <w:vAlign w:val="bottom"/>
          </w:tcPr>
          <w:p w14:paraId="62969591" w14:textId="77777777" w:rsidR="00A8121B" w:rsidRDefault="00463EBD">
            <w:pPr>
              <w:jc w:val="right"/>
            </w:pPr>
            <w:r>
              <w:t>47,054,065</w:t>
            </w:r>
          </w:p>
        </w:tc>
        <w:tc>
          <w:tcPr>
            <w:tcW w:w="0" w:type="auto"/>
            <w:shd w:val="clear" w:color="auto" w:fill="FFFFFF"/>
            <w:vAlign w:val="bottom"/>
          </w:tcPr>
          <w:p w14:paraId="45F4D522" w14:textId="77777777" w:rsidR="00A8121B" w:rsidRDefault="00463EBD">
            <w:r>
              <w:t> </w:t>
            </w:r>
          </w:p>
        </w:tc>
        <w:tc>
          <w:tcPr>
            <w:tcW w:w="0" w:type="auto"/>
            <w:shd w:val="clear" w:color="auto" w:fill="FFFFFF"/>
            <w:vAlign w:val="bottom"/>
          </w:tcPr>
          <w:p w14:paraId="5CA1640C" w14:textId="77777777" w:rsidR="00A8121B" w:rsidRDefault="00463EBD">
            <w:r>
              <w:t> </w:t>
            </w:r>
          </w:p>
        </w:tc>
        <w:tc>
          <w:tcPr>
            <w:tcW w:w="0" w:type="auto"/>
            <w:shd w:val="clear" w:color="auto" w:fill="FFFFFF"/>
            <w:vAlign w:val="bottom"/>
          </w:tcPr>
          <w:p w14:paraId="36881360" w14:textId="77777777" w:rsidR="00A8121B" w:rsidRDefault="00463EBD">
            <w:r>
              <w:t> </w:t>
            </w:r>
          </w:p>
        </w:tc>
        <w:tc>
          <w:tcPr>
            <w:tcW w:w="0" w:type="auto"/>
            <w:shd w:val="clear" w:color="auto" w:fill="FFFFFF"/>
            <w:vAlign w:val="bottom"/>
          </w:tcPr>
          <w:p w14:paraId="1D5C1CC0" w14:textId="77777777" w:rsidR="00A8121B" w:rsidRDefault="00463EBD">
            <w:pPr>
              <w:jc w:val="right"/>
            </w:pPr>
            <w:r>
              <w:t>—</w:t>
            </w:r>
          </w:p>
        </w:tc>
        <w:tc>
          <w:tcPr>
            <w:tcW w:w="0" w:type="auto"/>
            <w:shd w:val="clear" w:color="auto" w:fill="FFFFFF"/>
            <w:vAlign w:val="bottom"/>
          </w:tcPr>
          <w:p w14:paraId="71C7A12D" w14:textId="77777777" w:rsidR="00A8121B" w:rsidRDefault="00463EBD">
            <w:r>
              <w:t> </w:t>
            </w:r>
          </w:p>
        </w:tc>
      </w:tr>
      <w:tr w:rsidR="00A8121B" w14:paraId="2FDCBB9A" w14:textId="77777777">
        <w:tc>
          <w:tcPr>
            <w:tcW w:w="0" w:type="auto"/>
            <w:shd w:val="clear" w:color="auto" w:fill="CCEEFF"/>
            <w:tcMar>
              <w:top w:w="0" w:type="dxa"/>
              <w:left w:w="180" w:type="dxa"/>
              <w:bottom w:w="0" w:type="dxa"/>
              <w:right w:w="0" w:type="dxa"/>
            </w:tcMar>
            <w:vAlign w:val="bottom"/>
          </w:tcPr>
          <w:p w14:paraId="35FCC351" w14:textId="77777777" w:rsidR="00A8121B" w:rsidRPr="004E34D7" w:rsidRDefault="00463EBD">
            <w:pPr>
              <w:ind w:hanging="180"/>
              <w:rPr>
                <w:lang w:val="en-HK"/>
              </w:rPr>
            </w:pPr>
            <w:r>
              <w:rPr>
                <w:lang w:val="en-HK"/>
              </w:rPr>
              <w:t>Proceeds from issuance of ordinary shares in connection with ATM</w:t>
            </w:r>
          </w:p>
        </w:tc>
        <w:tc>
          <w:tcPr>
            <w:tcW w:w="0" w:type="auto"/>
            <w:shd w:val="clear" w:color="auto" w:fill="CCEEFF"/>
            <w:vAlign w:val="bottom"/>
          </w:tcPr>
          <w:p w14:paraId="3CDDDAC9" w14:textId="77777777" w:rsidR="00A8121B" w:rsidRPr="004E34D7" w:rsidRDefault="00463EBD">
            <w:pPr>
              <w:rPr>
                <w:lang w:val="en-HK"/>
              </w:rPr>
            </w:pPr>
            <w:r>
              <w:rPr>
                <w:lang w:val="en-HK"/>
              </w:rPr>
              <w:t> </w:t>
            </w:r>
          </w:p>
        </w:tc>
        <w:tc>
          <w:tcPr>
            <w:tcW w:w="0" w:type="auto"/>
            <w:shd w:val="clear" w:color="auto" w:fill="CCEEFF"/>
            <w:vAlign w:val="bottom"/>
          </w:tcPr>
          <w:p w14:paraId="261F1B20" w14:textId="77777777" w:rsidR="00A8121B" w:rsidRPr="004E34D7" w:rsidRDefault="00463EBD">
            <w:pPr>
              <w:rPr>
                <w:lang w:val="en-HK"/>
              </w:rPr>
            </w:pPr>
            <w:r>
              <w:rPr>
                <w:lang w:val="en-HK"/>
              </w:rPr>
              <w:t> </w:t>
            </w:r>
          </w:p>
        </w:tc>
        <w:tc>
          <w:tcPr>
            <w:tcW w:w="0" w:type="auto"/>
            <w:shd w:val="clear" w:color="auto" w:fill="CCEEFF"/>
            <w:vAlign w:val="bottom"/>
          </w:tcPr>
          <w:p w14:paraId="126066C1" w14:textId="77777777" w:rsidR="00A8121B" w:rsidRDefault="00463EBD">
            <w:pPr>
              <w:jc w:val="right"/>
            </w:pPr>
            <w:r>
              <w:t>5,546,541</w:t>
            </w:r>
          </w:p>
        </w:tc>
        <w:tc>
          <w:tcPr>
            <w:tcW w:w="0" w:type="auto"/>
            <w:shd w:val="clear" w:color="auto" w:fill="CCEEFF"/>
            <w:vAlign w:val="bottom"/>
          </w:tcPr>
          <w:p w14:paraId="1752C292" w14:textId="77777777" w:rsidR="00A8121B" w:rsidRDefault="00463EBD">
            <w:r>
              <w:t> </w:t>
            </w:r>
          </w:p>
        </w:tc>
        <w:tc>
          <w:tcPr>
            <w:tcW w:w="0" w:type="auto"/>
            <w:shd w:val="clear" w:color="auto" w:fill="CCEEFF"/>
            <w:vAlign w:val="bottom"/>
          </w:tcPr>
          <w:p w14:paraId="5CFF2751" w14:textId="77777777" w:rsidR="00A8121B" w:rsidRDefault="00463EBD">
            <w:r>
              <w:t> </w:t>
            </w:r>
          </w:p>
        </w:tc>
        <w:tc>
          <w:tcPr>
            <w:tcW w:w="0" w:type="auto"/>
            <w:shd w:val="clear" w:color="auto" w:fill="CCEEFF"/>
            <w:vAlign w:val="bottom"/>
          </w:tcPr>
          <w:p w14:paraId="439424D1" w14:textId="77777777" w:rsidR="00A8121B" w:rsidRDefault="00463EBD">
            <w:r>
              <w:t> </w:t>
            </w:r>
          </w:p>
        </w:tc>
        <w:tc>
          <w:tcPr>
            <w:tcW w:w="0" w:type="auto"/>
            <w:shd w:val="clear" w:color="auto" w:fill="CCEEFF"/>
            <w:vAlign w:val="bottom"/>
          </w:tcPr>
          <w:p w14:paraId="25555053" w14:textId="77777777" w:rsidR="00A8121B" w:rsidRDefault="00463EBD">
            <w:pPr>
              <w:jc w:val="right"/>
            </w:pPr>
            <w:r>
              <w:t>—</w:t>
            </w:r>
          </w:p>
        </w:tc>
        <w:tc>
          <w:tcPr>
            <w:tcW w:w="0" w:type="auto"/>
            <w:shd w:val="clear" w:color="auto" w:fill="CCEEFF"/>
            <w:vAlign w:val="bottom"/>
          </w:tcPr>
          <w:p w14:paraId="54F7574B" w14:textId="77777777" w:rsidR="00A8121B" w:rsidRDefault="00463EBD">
            <w:r>
              <w:t> </w:t>
            </w:r>
          </w:p>
        </w:tc>
      </w:tr>
      <w:tr w:rsidR="00A8121B" w14:paraId="64BC5FA3" w14:textId="77777777">
        <w:tc>
          <w:tcPr>
            <w:tcW w:w="0" w:type="auto"/>
            <w:shd w:val="clear" w:color="auto" w:fill="FFFFFF"/>
            <w:tcMar>
              <w:top w:w="0" w:type="dxa"/>
              <w:left w:w="180" w:type="dxa"/>
              <w:bottom w:w="0" w:type="dxa"/>
              <w:right w:w="0" w:type="dxa"/>
            </w:tcMar>
            <w:vAlign w:val="bottom"/>
          </w:tcPr>
          <w:p w14:paraId="4215D73D" w14:textId="77777777" w:rsidR="00A8121B" w:rsidRPr="004E34D7" w:rsidRDefault="00463EBD">
            <w:pPr>
              <w:ind w:hanging="180"/>
              <w:rPr>
                <w:lang w:val="en-HK"/>
              </w:rPr>
            </w:pPr>
            <w:r>
              <w:rPr>
                <w:lang w:val="en-HK"/>
              </w:rPr>
              <w:t>Proceeds from short-term bank borrowings</w:t>
            </w:r>
          </w:p>
        </w:tc>
        <w:tc>
          <w:tcPr>
            <w:tcW w:w="0" w:type="auto"/>
            <w:shd w:val="clear" w:color="auto" w:fill="FFFFFF"/>
            <w:vAlign w:val="bottom"/>
          </w:tcPr>
          <w:p w14:paraId="5AEF2643" w14:textId="77777777" w:rsidR="00A8121B" w:rsidRPr="004E34D7" w:rsidRDefault="00463EBD">
            <w:pPr>
              <w:rPr>
                <w:lang w:val="en-HK"/>
              </w:rPr>
            </w:pPr>
            <w:r>
              <w:rPr>
                <w:lang w:val="en-HK"/>
              </w:rPr>
              <w:t> </w:t>
            </w:r>
          </w:p>
        </w:tc>
        <w:tc>
          <w:tcPr>
            <w:tcW w:w="0" w:type="auto"/>
            <w:shd w:val="clear" w:color="auto" w:fill="FFFFFF"/>
            <w:vAlign w:val="bottom"/>
          </w:tcPr>
          <w:p w14:paraId="239BAFC9" w14:textId="77777777" w:rsidR="00A8121B" w:rsidRPr="004E34D7" w:rsidRDefault="00463EBD">
            <w:pPr>
              <w:rPr>
                <w:lang w:val="en-HK"/>
              </w:rPr>
            </w:pPr>
            <w:r>
              <w:rPr>
                <w:lang w:val="en-HK"/>
              </w:rPr>
              <w:t> </w:t>
            </w:r>
          </w:p>
        </w:tc>
        <w:tc>
          <w:tcPr>
            <w:tcW w:w="0" w:type="auto"/>
            <w:shd w:val="clear" w:color="auto" w:fill="FFFFFF"/>
            <w:vAlign w:val="bottom"/>
          </w:tcPr>
          <w:p w14:paraId="26B36486" w14:textId="77777777" w:rsidR="00A8121B" w:rsidRDefault="00463EBD">
            <w:pPr>
              <w:jc w:val="right"/>
            </w:pPr>
            <w:r>
              <w:t>25,640,403</w:t>
            </w:r>
          </w:p>
        </w:tc>
        <w:tc>
          <w:tcPr>
            <w:tcW w:w="0" w:type="auto"/>
            <w:shd w:val="clear" w:color="auto" w:fill="FFFFFF"/>
            <w:vAlign w:val="bottom"/>
          </w:tcPr>
          <w:p w14:paraId="4B242C7D" w14:textId="77777777" w:rsidR="00A8121B" w:rsidRDefault="00463EBD">
            <w:r>
              <w:t> </w:t>
            </w:r>
          </w:p>
        </w:tc>
        <w:tc>
          <w:tcPr>
            <w:tcW w:w="0" w:type="auto"/>
            <w:shd w:val="clear" w:color="auto" w:fill="FFFFFF"/>
            <w:vAlign w:val="bottom"/>
          </w:tcPr>
          <w:p w14:paraId="45CBA003" w14:textId="77777777" w:rsidR="00A8121B" w:rsidRDefault="00463EBD">
            <w:r>
              <w:t> </w:t>
            </w:r>
          </w:p>
        </w:tc>
        <w:tc>
          <w:tcPr>
            <w:tcW w:w="0" w:type="auto"/>
            <w:shd w:val="clear" w:color="auto" w:fill="FFFFFF"/>
            <w:vAlign w:val="bottom"/>
          </w:tcPr>
          <w:p w14:paraId="2FC65C72" w14:textId="77777777" w:rsidR="00A8121B" w:rsidRDefault="00463EBD">
            <w:r>
              <w:t> </w:t>
            </w:r>
          </w:p>
        </w:tc>
        <w:tc>
          <w:tcPr>
            <w:tcW w:w="0" w:type="auto"/>
            <w:shd w:val="clear" w:color="auto" w:fill="FFFFFF"/>
            <w:vAlign w:val="bottom"/>
          </w:tcPr>
          <w:p w14:paraId="67D55495" w14:textId="77777777" w:rsidR="00A8121B" w:rsidRDefault="00463EBD">
            <w:pPr>
              <w:jc w:val="right"/>
            </w:pPr>
            <w:r>
              <w:t>22,755,361</w:t>
            </w:r>
          </w:p>
        </w:tc>
        <w:tc>
          <w:tcPr>
            <w:tcW w:w="0" w:type="auto"/>
            <w:shd w:val="clear" w:color="auto" w:fill="FFFFFF"/>
            <w:vAlign w:val="bottom"/>
          </w:tcPr>
          <w:p w14:paraId="7E1AC9CB" w14:textId="77777777" w:rsidR="00A8121B" w:rsidRDefault="00463EBD">
            <w:r>
              <w:t> </w:t>
            </w:r>
          </w:p>
        </w:tc>
      </w:tr>
      <w:tr w:rsidR="00A8121B" w14:paraId="7316F728" w14:textId="77777777">
        <w:tc>
          <w:tcPr>
            <w:tcW w:w="0" w:type="auto"/>
            <w:shd w:val="clear" w:color="auto" w:fill="CCEEFF"/>
            <w:tcMar>
              <w:top w:w="0" w:type="dxa"/>
              <w:left w:w="180" w:type="dxa"/>
              <w:bottom w:w="0" w:type="dxa"/>
              <w:right w:w="0" w:type="dxa"/>
            </w:tcMar>
            <w:vAlign w:val="bottom"/>
          </w:tcPr>
          <w:p w14:paraId="29ADE9D3" w14:textId="77777777" w:rsidR="00A8121B" w:rsidRPr="004E34D7" w:rsidRDefault="00463EBD">
            <w:pPr>
              <w:ind w:hanging="180"/>
              <w:rPr>
                <w:lang w:val="en-HK"/>
              </w:rPr>
            </w:pPr>
            <w:r>
              <w:rPr>
                <w:lang w:val="en-HK"/>
              </w:rPr>
              <w:t>Repayment of short-term bank borrowings</w:t>
            </w:r>
          </w:p>
        </w:tc>
        <w:tc>
          <w:tcPr>
            <w:tcW w:w="0" w:type="auto"/>
            <w:shd w:val="clear" w:color="auto" w:fill="CCEEFF"/>
            <w:vAlign w:val="bottom"/>
          </w:tcPr>
          <w:p w14:paraId="0FF015ED" w14:textId="77777777" w:rsidR="00A8121B" w:rsidRPr="004E34D7" w:rsidRDefault="00463EBD">
            <w:pPr>
              <w:rPr>
                <w:lang w:val="en-HK"/>
              </w:rPr>
            </w:pPr>
            <w:r>
              <w:rPr>
                <w:lang w:val="en-HK"/>
              </w:rPr>
              <w:t> </w:t>
            </w:r>
          </w:p>
        </w:tc>
        <w:tc>
          <w:tcPr>
            <w:tcW w:w="0" w:type="auto"/>
            <w:shd w:val="clear" w:color="auto" w:fill="CCEEFF"/>
            <w:vAlign w:val="bottom"/>
          </w:tcPr>
          <w:p w14:paraId="0885E983" w14:textId="77777777" w:rsidR="00A8121B" w:rsidRPr="004E34D7" w:rsidRDefault="00463EBD">
            <w:pPr>
              <w:rPr>
                <w:lang w:val="en-HK"/>
              </w:rPr>
            </w:pPr>
            <w:r>
              <w:rPr>
                <w:lang w:val="en-HK"/>
              </w:rPr>
              <w:t> </w:t>
            </w:r>
          </w:p>
        </w:tc>
        <w:tc>
          <w:tcPr>
            <w:tcW w:w="0" w:type="auto"/>
            <w:shd w:val="clear" w:color="auto" w:fill="CCEEFF"/>
            <w:vAlign w:val="bottom"/>
          </w:tcPr>
          <w:p w14:paraId="145BF3D9" w14:textId="77777777" w:rsidR="00A8121B" w:rsidRDefault="00463EBD">
            <w:pPr>
              <w:jc w:val="right"/>
            </w:pPr>
            <w:r>
              <w:t>(30,602,649</w:t>
            </w:r>
          </w:p>
        </w:tc>
        <w:tc>
          <w:tcPr>
            <w:tcW w:w="0" w:type="auto"/>
            <w:shd w:val="clear" w:color="auto" w:fill="CCEEFF"/>
            <w:vAlign w:val="bottom"/>
          </w:tcPr>
          <w:p w14:paraId="26A69A95" w14:textId="77777777" w:rsidR="00A8121B" w:rsidRDefault="00463EBD">
            <w:r>
              <w:t>)</w:t>
            </w:r>
          </w:p>
        </w:tc>
        <w:tc>
          <w:tcPr>
            <w:tcW w:w="0" w:type="auto"/>
            <w:shd w:val="clear" w:color="auto" w:fill="CCEEFF"/>
            <w:vAlign w:val="bottom"/>
          </w:tcPr>
          <w:p w14:paraId="60851C4B" w14:textId="77777777" w:rsidR="00A8121B" w:rsidRDefault="00463EBD">
            <w:r>
              <w:t> </w:t>
            </w:r>
          </w:p>
        </w:tc>
        <w:tc>
          <w:tcPr>
            <w:tcW w:w="0" w:type="auto"/>
            <w:shd w:val="clear" w:color="auto" w:fill="CCEEFF"/>
            <w:vAlign w:val="bottom"/>
          </w:tcPr>
          <w:p w14:paraId="6D9B651A" w14:textId="77777777" w:rsidR="00A8121B" w:rsidRDefault="00463EBD">
            <w:r>
              <w:t> </w:t>
            </w:r>
          </w:p>
        </w:tc>
        <w:tc>
          <w:tcPr>
            <w:tcW w:w="0" w:type="auto"/>
            <w:shd w:val="clear" w:color="auto" w:fill="CCEEFF"/>
            <w:vAlign w:val="bottom"/>
          </w:tcPr>
          <w:p w14:paraId="7D8279F2" w14:textId="77777777" w:rsidR="00A8121B" w:rsidRDefault="00463EBD">
            <w:pPr>
              <w:jc w:val="right"/>
            </w:pPr>
            <w:r>
              <w:t>(15,780,809</w:t>
            </w:r>
          </w:p>
        </w:tc>
        <w:tc>
          <w:tcPr>
            <w:tcW w:w="0" w:type="auto"/>
            <w:shd w:val="clear" w:color="auto" w:fill="CCEEFF"/>
            <w:vAlign w:val="bottom"/>
          </w:tcPr>
          <w:p w14:paraId="118D4183" w14:textId="77777777" w:rsidR="00A8121B" w:rsidRDefault="00463EBD">
            <w:r>
              <w:t>)</w:t>
            </w:r>
          </w:p>
        </w:tc>
      </w:tr>
      <w:tr w:rsidR="00A8121B" w14:paraId="544826D2" w14:textId="77777777">
        <w:tc>
          <w:tcPr>
            <w:tcW w:w="0" w:type="auto"/>
            <w:shd w:val="clear" w:color="auto" w:fill="FFFFFF"/>
            <w:tcMar>
              <w:top w:w="0" w:type="dxa"/>
              <w:left w:w="180" w:type="dxa"/>
              <w:bottom w:w="0" w:type="dxa"/>
              <w:right w:w="0" w:type="dxa"/>
            </w:tcMar>
            <w:vAlign w:val="bottom"/>
          </w:tcPr>
          <w:p w14:paraId="5314BF0D" w14:textId="77777777" w:rsidR="00A8121B" w:rsidRPr="004E34D7" w:rsidRDefault="00463EBD">
            <w:pPr>
              <w:ind w:hanging="180"/>
              <w:rPr>
                <w:lang w:val="en-HK"/>
              </w:rPr>
            </w:pPr>
            <w:r>
              <w:rPr>
                <w:lang w:val="en-HK"/>
              </w:rPr>
              <w:t>Repayment of long-term bank borrowings</w:t>
            </w:r>
          </w:p>
        </w:tc>
        <w:tc>
          <w:tcPr>
            <w:tcW w:w="0" w:type="auto"/>
            <w:shd w:val="clear" w:color="auto" w:fill="FFFFFF"/>
            <w:vAlign w:val="bottom"/>
          </w:tcPr>
          <w:p w14:paraId="5DF249EF" w14:textId="77777777" w:rsidR="00A8121B" w:rsidRPr="004E34D7" w:rsidRDefault="00463EBD">
            <w:pPr>
              <w:rPr>
                <w:lang w:val="en-HK"/>
              </w:rPr>
            </w:pPr>
            <w:r>
              <w:rPr>
                <w:lang w:val="en-HK"/>
              </w:rPr>
              <w:t> </w:t>
            </w:r>
          </w:p>
        </w:tc>
        <w:tc>
          <w:tcPr>
            <w:tcW w:w="0" w:type="auto"/>
            <w:shd w:val="clear" w:color="auto" w:fill="FFFFFF"/>
            <w:vAlign w:val="bottom"/>
          </w:tcPr>
          <w:p w14:paraId="330B4B76" w14:textId="77777777" w:rsidR="00A8121B" w:rsidRPr="004E34D7" w:rsidRDefault="00463EBD">
            <w:pPr>
              <w:rPr>
                <w:lang w:val="en-HK"/>
              </w:rPr>
            </w:pPr>
            <w:r>
              <w:rPr>
                <w:lang w:val="en-HK"/>
              </w:rPr>
              <w:t> </w:t>
            </w:r>
          </w:p>
        </w:tc>
        <w:tc>
          <w:tcPr>
            <w:tcW w:w="0" w:type="auto"/>
            <w:shd w:val="clear" w:color="auto" w:fill="FFFFFF"/>
            <w:vAlign w:val="bottom"/>
          </w:tcPr>
          <w:p w14:paraId="535ACE73" w14:textId="77777777" w:rsidR="00A8121B" w:rsidRDefault="00463EBD">
            <w:pPr>
              <w:jc w:val="right"/>
            </w:pPr>
            <w:r>
              <w:t>(5,479,664</w:t>
            </w:r>
          </w:p>
        </w:tc>
        <w:tc>
          <w:tcPr>
            <w:tcW w:w="0" w:type="auto"/>
            <w:shd w:val="clear" w:color="auto" w:fill="FFFFFF"/>
            <w:vAlign w:val="bottom"/>
          </w:tcPr>
          <w:p w14:paraId="5DAEF0C9" w14:textId="77777777" w:rsidR="00A8121B" w:rsidRDefault="00463EBD">
            <w:r>
              <w:t>)</w:t>
            </w:r>
          </w:p>
        </w:tc>
        <w:tc>
          <w:tcPr>
            <w:tcW w:w="0" w:type="auto"/>
            <w:shd w:val="clear" w:color="auto" w:fill="FFFFFF"/>
            <w:vAlign w:val="bottom"/>
          </w:tcPr>
          <w:p w14:paraId="1B583526" w14:textId="77777777" w:rsidR="00A8121B" w:rsidRDefault="00463EBD">
            <w:r>
              <w:t> </w:t>
            </w:r>
          </w:p>
        </w:tc>
        <w:tc>
          <w:tcPr>
            <w:tcW w:w="0" w:type="auto"/>
            <w:shd w:val="clear" w:color="auto" w:fill="FFFFFF"/>
            <w:vAlign w:val="bottom"/>
          </w:tcPr>
          <w:p w14:paraId="21FBBC63" w14:textId="77777777" w:rsidR="00A8121B" w:rsidRDefault="00463EBD">
            <w:r>
              <w:t> </w:t>
            </w:r>
          </w:p>
        </w:tc>
        <w:tc>
          <w:tcPr>
            <w:tcW w:w="0" w:type="auto"/>
            <w:shd w:val="clear" w:color="auto" w:fill="FFFFFF"/>
            <w:vAlign w:val="bottom"/>
          </w:tcPr>
          <w:p w14:paraId="5176E3AD" w14:textId="77777777" w:rsidR="00A8121B" w:rsidRDefault="00463EBD">
            <w:pPr>
              <w:jc w:val="right"/>
            </w:pPr>
            <w:r>
              <w:t>(7,051,681</w:t>
            </w:r>
          </w:p>
        </w:tc>
        <w:tc>
          <w:tcPr>
            <w:tcW w:w="0" w:type="auto"/>
            <w:shd w:val="clear" w:color="auto" w:fill="FFFFFF"/>
            <w:vAlign w:val="bottom"/>
          </w:tcPr>
          <w:p w14:paraId="59094926" w14:textId="77777777" w:rsidR="00A8121B" w:rsidRDefault="00463EBD">
            <w:r>
              <w:t>)</w:t>
            </w:r>
          </w:p>
        </w:tc>
      </w:tr>
      <w:tr w:rsidR="00A8121B" w14:paraId="50062B9F" w14:textId="77777777">
        <w:tc>
          <w:tcPr>
            <w:tcW w:w="0" w:type="auto"/>
            <w:shd w:val="clear" w:color="auto" w:fill="CCEEFF"/>
            <w:tcMar>
              <w:top w:w="0" w:type="dxa"/>
              <w:left w:w="180" w:type="dxa"/>
              <w:bottom w:w="0" w:type="dxa"/>
              <w:right w:w="0" w:type="dxa"/>
            </w:tcMar>
            <w:vAlign w:val="bottom"/>
          </w:tcPr>
          <w:p w14:paraId="6F063555" w14:textId="77777777" w:rsidR="00A8121B" w:rsidRPr="004E34D7" w:rsidRDefault="00463EBD">
            <w:pPr>
              <w:ind w:hanging="180"/>
              <w:rPr>
                <w:lang w:val="en-HK"/>
              </w:rPr>
            </w:pPr>
            <w:r>
              <w:rPr>
                <w:lang w:val="en-HK"/>
              </w:rPr>
              <w:t xml:space="preserve">Proceeds of </w:t>
            </w:r>
            <w:r>
              <w:rPr>
                <w:lang w:val="en-HK"/>
              </w:rPr>
              <w:t>borrowings from a related party</w:t>
            </w:r>
          </w:p>
        </w:tc>
        <w:tc>
          <w:tcPr>
            <w:tcW w:w="0" w:type="auto"/>
            <w:shd w:val="clear" w:color="auto" w:fill="CCEEFF"/>
            <w:vAlign w:val="bottom"/>
          </w:tcPr>
          <w:p w14:paraId="5C38DF0F" w14:textId="77777777" w:rsidR="00A8121B" w:rsidRPr="004E34D7" w:rsidRDefault="00463EBD">
            <w:pPr>
              <w:rPr>
                <w:lang w:val="en-HK"/>
              </w:rPr>
            </w:pPr>
            <w:r>
              <w:rPr>
                <w:lang w:val="en-HK"/>
              </w:rPr>
              <w:t> </w:t>
            </w:r>
          </w:p>
        </w:tc>
        <w:tc>
          <w:tcPr>
            <w:tcW w:w="0" w:type="auto"/>
            <w:shd w:val="clear" w:color="auto" w:fill="CCEEFF"/>
            <w:vAlign w:val="bottom"/>
          </w:tcPr>
          <w:p w14:paraId="0CD232EC" w14:textId="77777777" w:rsidR="00A8121B" w:rsidRPr="004E34D7" w:rsidRDefault="00463EBD">
            <w:pPr>
              <w:rPr>
                <w:lang w:val="en-HK"/>
              </w:rPr>
            </w:pPr>
            <w:r>
              <w:rPr>
                <w:lang w:val="en-HK"/>
              </w:rPr>
              <w:t> </w:t>
            </w:r>
          </w:p>
        </w:tc>
        <w:tc>
          <w:tcPr>
            <w:tcW w:w="0" w:type="auto"/>
            <w:shd w:val="clear" w:color="auto" w:fill="CCEEFF"/>
            <w:vAlign w:val="bottom"/>
          </w:tcPr>
          <w:p w14:paraId="76F82D7F" w14:textId="77777777" w:rsidR="00A8121B" w:rsidRDefault="00463EBD">
            <w:pPr>
              <w:jc w:val="right"/>
            </w:pPr>
            <w:r>
              <w:t>—</w:t>
            </w:r>
          </w:p>
        </w:tc>
        <w:tc>
          <w:tcPr>
            <w:tcW w:w="0" w:type="auto"/>
            <w:shd w:val="clear" w:color="auto" w:fill="CCEEFF"/>
            <w:vAlign w:val="bottom"/>
          </w:tcPr>
          <w:p w14:paraId="29F64FF5" w14:textId="77777777" w:rsidR="00A8121B" w:rsidRDefault="00463EBD">
            <w:r>
              <w:t> </w:t>
            </w:r>
          </w:p>
        </w:tc>
        <w:tc>
          <w:tcPr>
            <w:tcW w:w="0" w:type="auto"/>
            <w:shd w:val="clear" w:color="auto" w:fill="CCEEFF"/>
            <w:vAlign w:val="bottom"/>
          </w:tcPr>
          <w:p w14:paraId="6966365B" w14:textId="77777777" w:rsidR="00A8121B" w:rsidRDefault="00463EBD">
            <w:r>
              <w:t> </w:t>
            </w:r>
          </w:p>
        </w:tc>
        <w:tc>
          <w:tcPr>
            <w:tcW w:w="0" w:type="auto"/>
            <w:shd w:val="clear" w:color="auto" w:fill="CCEEFF"/>
            <w:vAlign w:val="bottom"/>
          </w:tcPr>
          <w:p w14:paraId="11401E6C" w14:textId="77777777" w:rsidR="00A8121B" w:rsidRDefault="00463EBD">
            <w:r>
              <w:t> </w:t>
            </w:r>
          </w:p>
        </w:tc>
        <w:tc>
          <w:tcPr>
            <w:tcW w:w="0" w:type="auto"/>
            <w:shd w:val="clear" w:color="auto" w:fill="CCEEFF"/>
            <w:vAlign w:val="bottom"/>
          </w:tcPr>
          <w:p w14:paraId="63DBD525" w14:textId="77777777" w:rsidR="00A8121B" w:rsidRDefault="00463EBD">
            <w:pPr>
              <w:jc w:val="right"/>
            </w:pPr>
            <w:r>
              <w:t>22,725,000</w:t>
            </w:r>
          </w:p>
        </w:tc>
        <w:tc>
          <w:tcPr>
            <w:tcW w:w="0" w:type="auto"/>
            <w:shd w:val="clear" w:color="auto" w:fill="CCEEFF"/>
            <w:vAlign w:val="bottom"/>
          </w:tcPr>
          <w:p w14:paraId="038CEA53" w14:textId="77777777" w:rsidR="00A8121B" w:rsidRDefault="00463EBD">
            <w:r>
              <w:t> </w:t>
            </w:r>
          </w:p>
        </w:tc>
      </w:tr>
      <w:tr w:rsidR="00A8121B" w14:paraId="33845D5D" w14:textId="77777777">
        <w:tc>
          <w:tcPr>
            <w:tcW w:w="0" w:type="auto"/>
            <w:shd w:val="clear" w:color="auto" w:fill="FFFFFF"/>
            <w:tcMar>
              <w:top w:w="0" w:type="dxa"/>
              <w:left w:w="180" w:type="dxa"/>
              <w:bottom w:w="30" w:type="dxa"/>
              <w:right w:w="0" w:type="dxa"/>
            </w:tcMar>
            <w:vAlign w:val="bottom"/>
          </w:tcPr>
          <w:p w14:paraId="17C458D1" w14:textId="77777777" w:rsidR="00A8121B" w:rsidRPr="004E34D7" w:rsidRDefault="00463EBD">
            <w:pPr>
              <w:ind w:hanging="180"/>
              <w:rPr>
                <w:lang w:val="en-HK"/>
              </w:rPr>
            </w:pPr>
            <w:r>
              <w:rPr>
                <w:lang w:val="en-HK"/>
              </w:rPr>
              <w:t>Repayment of borrowings to a related party</w:t>
            </w:r>
          </w:p>
        </w:tc>
        <w:tc>
          <w:tcPr>
            <w:tcW w:w="0" w:type="auto"/>
            <w:shd w:val="clear" w:color="auto" w:fill="FFFFFF"/>
            <w:tcMar>
              <w:top w:w="0" w:type="dxa"/>
              <w:left w:w="0" w:type="dxa"/>
              <w:bottom w:w="30" w:type="dxa"/>
              <w:right w:w="0" w:type="dxa"/>
            </w:tcMar>
            <w:vAlign w:val="bottom"/>
          </w:tcPr>
          <w:p w14:paraId="62900C89"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FFFFFF"/>
            <w:vAlign w:val="bottom"/>
          </w:tcPr>
          <w:p w14:paraId="4B3DCFF7"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FFFFFF"/>
            <w:vAlign w:val="bottom"/>
          </w:tcPr>
          <w:p w14:paraId="1D601BA9" w14:textId="77777777" w:rsidR="00A8121B" w:rsidRDefault="00463EBD">
            <w:pPr>
              <w:jc w:val="right"/>
            </w:pPr>
            <w:r>
              <w:t>(11,000,000</w:t>
            </w:r>
          </w:p>
        </w:tc>
        <w:tc>
          <w:tcPr>
            <w:tcW w:w="0" w:type="auto"/>
            <w:shd w:val="clear" w:color="auto" w:fill="FFFFFF"/>
            <w:tcMar>
              <w:top w:w="0" w:type="dxa"/>
              <w:left w:w="0" w:type="dxa"/>
              <w:bottom w:w="30" w:type="dxa"/>
              <w:right w:w="0" w:type="dxa"/>
            </w:tcMar>
            <w:vAlign w:val="bottom"/>
          </w:tcPr>
          <w:p w14:paraId="0B11EF93" w14:textId="77777777" w:rsidR="00A8121B" w:rsidRDefault="00463EBD">
            <w:r>
              <w:t>)</w:t>
            </w:r>
          </w:p>
        </w:tc>
        <w:tc>
          <w:tcPr>
            <w:tcW w:w="0" w:type="auto"/>
            <w:shd w:val="clear" w:color="auto" w:fill="FFFFFF"/>
            <w:tcMar>
              <w:top w:w="0" w:type="dxa"/>
              <w:left w:w="0" w:type="dxa"/>
              <w:bottom w:w="30" w:type="dxa"/>
              <w:right w:w="0" w:type="dxa"/>
            </w:tcMar>
            <w:vAlign w:val="bottom"/>
          </w:tcPr>
          <w:p w14:paraId="4A209153" w14:textId="77777777" w:rsidR="00A8121B" w:rsidRDefault="00463EBD">
            <w:r>
              <w:t> </w:t>
            </w:r>
          </w:p>
        </w:tc>
        <w:tc>
          <w:tcPr>
            <w:tcW w:w="0" w:type="auto"/>
            <w:tcBorders>
              <w:bottom w:val="single" w:sz="12" w:space="0" w:color="000000"/>
            </w:tcBorders>
            <w:shd w:val="clear" w:color="auto" w:fill="FFFFFF"/>
            <w:vAlign w:val="bottom"/>
          </w:tcPr>
          <w:p w14:paraId="5E73FC76" w14:textId="77777777" w:rsidR="00A8121B" w:rsidRDefault="00463EBD">
            <w:r>
              <w:t> </w:t>
            </w:r>
          </w:p>
        </w:tc>
        <w:tc>
          <w:tcPr>
            <w:tcW w:w="0" w:type="auto"/>
            <w:tcBorders>
              <w:bottom w:val="single" w:sz="12" w:space="0" w:color="000000"/>
            </w:tcBorders>
            <w:shd w:val="clear" w:color="auto" w:fill="FFFFFF"/>
            <w:vAlign w:val="bottom"/>
          </w:tcPr>
          <w:p w14:paraId="22A91682" w14:textId="77777777" w:rsidR="00A8121B" w:rsidRDefault="00463EBD">
            <w:pPr>
              <w:jc w:val="right"/>
            </w:pPr>
            <w:r>
              <w:t>—</w:t>
            </w:r>
          </w:p>
        </w:tc>
        <w:tc>
          <w:tcPr>
            <w:tcW w:w="0" w:type="auto"/>
            <w:shd w:val="clear" w:color="auto" w:fill="FFFFFF"/>
            <w:tcMar>
              <w:top w:w="0" w:type="dxa"/>
              <w:left w:w="0" w:type="dxa"/>
              <w:bottom w:w="30" w:type="dxa"/>
              <w:right w:w="0" w:type="dxa"/>
            </w:tcMar>
            <w:vAlign w:val="bottom"/>
          </w:tcPr>
          <w:p w14:paraId="4BD13252" w14:textId="77777777" w:rsidR="00A8121B" w:rsidRDefault="00463EBD">
            <w:r>
              <w:t> </w:t>
            </w:r>
          </w:p>
        </w:tc>
      </w:tr>
      <w:tr w:rsidR="00A8121B" w14:paraId="7F797F83" w14:textId="77777777">
        <w:tc>
          <w:tcPr>
            <w:tcW w:w="0" w:type="auto"/>
            <w:shd w:val="clear" w:color="auto" w:fill="CCEEFF"/>
            <w:tcMar>
              <w:top w:w="0" w:type="dxa"/>
              <w:left w:w="180" w:type="dxa"/>
              <w:bottom w:w="30" w:type="dxa"/>
              <w:right w:w="0" w:type="dxa"/>
            </w:tcMar>
            <w:vAlign w:val="bottom"/>
          </w:tcPr>
          <w:p w14:paraId="77FE9000" w14:textId="77777777" w:rsidR="00A8121B" w:rsidRPr="004E34D7" w:rsidRDefault="00463EBD">
            <w:pPr>
              <w:ind w:hanging="180"/>
              <w:rPr>
                <w:b/>
                <w:bCs/>
                <w:lang w:val="en-HK"/>
              </w:rPr>
            </w:pPr>
            <w:r>
              <w:rPr>
                <w:b/>
                <w:bCs/>
                <w:lang w:val="en-HK"/>
              </w:rPr>
              <w:t>Net cash provided by financing activities</w:t>
            </w:r>
          </w:p>
        </w:tc>
        <w:tc>
          <w:tcPr>
            <w:tcW w:w="0" w:type="auto"/>
            <w:shd w:val="clear" w:color="auto" w:fill="CCEEFF"/>
            <w:tcMar>
              <w:top w:w="0" w:type="dxa"/>
              <w:left w:w="0" w:type="dxa"/>
              <w:bottom w:w="30" w:type="dxa"/>
              <w:right w:w="0" w:type="dxa"/>
            </w:tcMar>
            <w:vAlign w:val="bottom"/>
          </w:tcPr>
          <w:p w14:paraId="7BE73A52" w14:textId="77777777" w:rsidR="00A8121B" w:rsidRPr="004E34D7" w:rsidRDefault="00463EBD">
            <w:pPr>
              <w:rPr>
                <w:b/>
                <w:bCs/>
                <w:lang w:val="en-HK"/>
              </w:rPr>
            </w:pPr>
            <w:r>
              <w:rPr>
                <w:b/>
                <w:bCs/>
                <w:lang w:val="en-HK"/>
              </w:rPr>
              <w:t> </w:t>
            </w:r>
          </w:p>
        </w:tc>
        <w:tc>
          <w:tcPr>
            <w:tcW w:w="0" w:type="auto"/>
            <w:tcBorders>
              <w:bottom w:val="single" w:sz="12" w:space="0" w:color="000000"/>
            </w:tcBorders>
            <w:shd w:val="clear" w:color="auto" w:fill="CCEEFF"/>
            <w:vAlign w:val="bottom"/>
          </w:tcPr>
          <w:p w14:paraId="70B55266" w14:textId="77777777" w:rsidR="00A8121B" w:rsidRPr="004E34D7" w:rsidRDefault="00463EBD">
            <w:pPr>
              <w:rPr>
                <w:b/>
                <w:bCs/>
                <w:lang w:val="en-HK"/>
              </w:rPr>
            </w:pPr>
            <w:r>
              <w:rPr>
                <w:b/>
                <w:bCs/>
                <w:lang w:val="en-HK"/>
              </w:rPr>
              <w:t> </w:t>
            </w:r>
          </w:p>
        </w:tc>
        <w:tc>
          <w:tcPr>
            <w:tcW w:w="0" w:type="auto"/>
            <w:tcBorders>
              <w:bottom w:val="single" w:sz="12" w:space="0" w:color="000000"/>
            </w:tcBorders>
            <w:shd w:val="clear" w:color="auto" w:fill="CCEEFF"/>
            <w:vAlign w:val="bottom"/>
          </w:tcPr>
          <w:p w14:paraId="77270192" w14:textId="77777777" w:rsidR="00A8121B" w:rsidRDefault="00463EBD">
            <w:pPr>
              <w:jc w:val="right"/>
              <w:rPr>
                <w:b/>
                <w:bCs/>
              </w:rPr>
            </w:pPr>
            <w:r>
              <w:rPr>
                <w:b/>
                <w:bCs/>
              </w:rPr>
              <w:t>31,158,696</w:t>
            </w:r>
          </w:p>
        </w:tc>
        <w:tc>
          <w:tcPr>
            <w:tcW w:w="0" w:type="auto"/>
            <w:shd w:val="clear" w:color="auto" w:fill="CCEEFF"/>
            <w:tcMar>
              <w:top w:w="0" w:type="dxa"/>
              <w:left w:w="0" w:type="dxa"/>
              <w:bottom w:w="30" w:type="dxa"/>
              <w:right w:w="0" w:type="dxa"/>
            </w:tcMar>
            <w:vAlign w:val="bottom"/>
          </w:tcPr>
          <w:p w14:paraId="2E743B3F" w14:textId="77777777" w:rsidR="00A8121B" w:rsidRDefault="00463EBD">
            <w:pPr>
              <w:rPr>
                <w:b/>
                <w:bCs/>
              </w:rPr>
            </w:pPr>
            <w:r>
              <w:rPr>
                <w:b/>
                <w:bCs/>
              </w:rPr>
              <w:t> </w:t>
            </w:r>
          </w:p>
        </w:tc>
        <w:tc>
          <w:tcPr>
            <w:tcW w:w="0" w:type="auto"/>
            <w:shd w:val="clear" w:color="auto" w:fill="CCEEFF"/>
            <w:tcMar>
              <w:top w:w="0" w:type="dxa"/>
              <w:left w:w="0" w:type="dxa"/>
              <w:bottom w:w="30" w:type="dxa"/>
              <w:right w:w="0" w:type="dxa"/>
            </w:tcMar>
            <w:vAlign w:val="bottom"/>
          </w:tcPr>
          <w:p w14:paraId="3C11A772"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0C5185CD" w14:textId="77777777" w:rsidR="00A8121B" w:rsidRDefault="00463EBD">
            <w:pPr>
              <w:rPr>
                <w:b/>
                <w:bCs/>
              </w:rPr>
            </w:pPr>
            <w:r>
              <w:rPr>
                <w:b/>
                <w:bCs/>
              </w:rPr>
              <w:t> </w:t>
            </w:r>
          </w:p>
        </w:tc>
        <w:tc>
          <w:tcPr>
            <w:tcW w:w="0" w:type="auto"/>
            <w:tcBorders>
              <w:bottom w:val="single" w:sz="12" w:space="0" w:color="000000"/>
            </w:tcBorders>
            <w:shd w:val="clear" w:color="auto" w:fill="CCEEFF"/>
            <w:vAlign w:val="bottom"/>
          </w:tcPr>
          <w:p w14:paraId="2E86C498" w14:textId="77777777" w:rsidR="00A8121B" w:rsidRDefault="00463EBD">
            <w:pPr>
              <w:jc w:val="right"/>
              <w:rPr>
                <w:b/>
                <w:bCs/>
              </w:rPr>
            </w:pPr>
            <w:r>
              <w:rPr>
                <w:b/>
                <w:bCs/>
              </w:rPr>
              <w:t>26,647,871</w:t>
            </w:r>
          </w:p>
        </w:tc>
        <w:tc>
          <w:tcPr>
            <w:tcW w:w="0" w:type="auto"/>
            <w:shd w:val="clear" w:color="auto" w:fill="CCEEFF"/>
            <w:tcMar>
              <w:top w:w="0" w:type="dxa"/>
              <w:left w:w="0" w:type="dxa"/>
              <w:bottom w:w="30" w:type="dxa"/>
              <w:right w:w="0" w:type="dxa"/>
            </w:tcMar>
            <w:vAlign w:val="bottom"/>
          </w:tcPr>
          <w:p w14:paraId="0330BAC3" w14:textId="77777777" w:rsidR="00A8121B" w:rsidRDefault="00463EBD">
            <w:pPr>
              <w:rPr>
                <w:b/>
                <w:bCs/>
              </w:rPr>
            </w:pPr>
            <w:r>
              <w:rPr>
                <w:b/>
                <w:bCs/>
              </w:rPr>
              <w:t> </w:t>
            </w:r>
          </w:p>
        </w:tc>
      </w:tr>
      <w:tr w:rsidR="00A8121B" w14:paraId="74195437" w14:textId="77777777">
        <w:tc>
          <w:tcPr>
            <w:tcW w:w="0" w:type="auto"/>
            <w:shd w:val="clear" w:color="auto" w:fill="FFFFFF"/>
            <w:tcMar>
              <w:top w:w="0" w:type="dxa"/>
              <w:left w:w="180" w:type="dxa"/>
              <w:bottom w:w="0" w:type="dxa"/>
              <w:right w:w="0" w:type="dxa"/>
            </w:tcMar>
            <w:vAlign w:val="bottom"/>
          </w:tcPr>
          <w:p w14:paraId="731DB907" w14:textId="77777777" w:rsidR="00A8121B" w:rsidRDefault="00463EBD">
            <w:pPr>
              <w:ind w:hanging="180"/>
            </w:pPr>
            <w:r>
              <w:t> </w:t>
            </w:r>
          </w:p>
        </w:tc>
        <w:tc>
          <w:tcPr>
            <w:tcW w:w="0" w:type="auto"/>
            <w:shd w:val="clear" w:color="auto" w:fill="FFFFFF"/>
            <w:vAlign w:val="bottom"/>
          </w:tcPr>
          <w:p w14:paraId="56503CCD" w14:textId="77777777" w:rsidR="00A8121B" w:rsidRDefault="00463EBD">
            <w:r>
              <w:t> </w:t>
            </w:r>
          </w:p>
        </w:tc>
        <w:tc>
          <w:tcPr>
            <w:tcW w:w="0" w:type="auto"/>
            <w:shd w:val="clear" w:color="auto" w:fill="FFFFFF"/>
            <w:vAlign w:val="bottom"/>
          </w:tcPr>
          <w:p w14:paraId="5F3956AB" w14:textId="77777777" w:rsidR="00A8121B" w:rsidRDefault="00463EBD">
            <w:r>
              <w:t> </w:t>
            </w:r>
          </w:p>
        </w:tc>
        <w:tc>
          <w:tcPr>
            <w:tcW w:w="0" w:type="auto"/>
            <w:shd w:val="clear" w:color="auto" w:fill="FFFFFF"/>
            <w:vAlign w:val="bottom"/>
          </w:tcPr>
          <w:p w14:paraId="35BEC1ED" w14:textId="77777777" w:rsidR="00A8121B" w:rsidRDefault="00463EBD">
            <w:pPr>
              <w:jc w:val="right"/>
            </w:pPr>
            <w:r>
              <w:t> </w:t>
            </w:r>
          </w:p>
        </w:tc>
        <w:tc>
          <w:tcPr>
            <w:tcW w:w="0" w:type="auto"/>
            <w:shd w:val="clear" w:color="auto" w:fill="FFFFFF"/>
            <w:vAlign w:val="bottom"/>
          </w:tcPr>
          <w:p w14:paraId="722278D6" w14:textId="77777777" w:rsidR="00A8121B" w:rsidRDefault="00463EBD">
            <w:r>
              <w:t> </w:t>
            </w:r>
          </w:p>
        </w:tc>
        <w:tc>
          <w:tcPr>
            <w:tcW w:w="0" w:type="auto"/>
            <w:shd w:val="clear" w:color="auto" w:fill="FFFFFF"/>
            <w:vAlign w:val="bottom"/>
          </w:tcPr>
          <w:p w14:paraId="2F829E7B" w14:textId="77777777" w:rsidR="00A8121B" w:rsidRDefault="00463EBD">
            <w:r>
              <w:t> </w:t>
            </w:r>
          </w:p>
        </w:tc>
        <w:tc>
          <w:tcPr>
            <w:tcW w:w="0" w:type="auto"/>
            <w:shd w:val="clear" w:color="auto" w:fill="FFFFFF"/>
            <w:vAlign w:val="bottom"/>
          </w:tcPr>
          <w:p w14:paraId="4106AE86" w14:textId="77777777" w:rsidR="00A8121B" w:rsidRDefault="00463EBD">
            <w:r>
              <w:t> </w:t>
            </w:r>
          </w:p>
        </w:tc>
        <w:tc>
          <w:tcPr>
            <w:tcW w:w="0" w:type="auto"/>
            <w:shd w:val="clear" w:color="auto" w:fill="FFFFFF"/>
            <w:vAlign w:val="bottom"/>
          </w:tcPr>
          <w:p w14:paraId="38621C5A" w14:textId="77777777" w:rsidR="00A8121B" w:rsidRDefault="00463EBD">
            <w:pPr>
              <w:jc w:val="right"/>
            </w:pPr>
            <w:r>
              <w:t> </w:t>
            </w:r>
          </w:p>
        </w:tc>
        <w:tc>
          <w:tcPr>
            <w:tcW w:w="0" w:type="auto"/>
            <w:shd w:val="clear" w:color="auto" w:fill="FFFFFF"/>
            <w:vAlign w:val="bottom"/>
          </w:tcPr>
          <w:p w14:paraId="26E68216" w14:textId="77777777" w:rsidR="00A8121B" w:rsidRDefault="00463EBD">
            <w:r>
              <w:t> </w:t>
            </w:r>
          </w:p>
        </w:tc>
      </w:tr>
      <w:tr w:rsidR="00A8121B" w14:paraId="16C0CA0C" w14:textId="77777777">
        <w:tc>
          <w:tcPr>
            <w:tcW w:w="0" w:type="auto"/>
            <w:shd w:val="clear" w:color="auto" w:fill="CCEEFF"/>
            <w:tcMar>
              <w:top w:w="0" w:type="dxa"/>
              <w:left w:w="180" w:type="dxa"/>
              <w:bottom w:w="30" w:type="dxa"/>
              <w:right w:w="0" w:type="dxa"/>
            </w:tcMar>
            <w:vAlign w:val="bottom"/>
          </w:tcPr>
          <w:p w14:paraId="0AC0B41A" w14:textId="77777777" w:rsidR="00A8121B" w:rsidRPr="004E34D7" w:rsidRDefault="00463EBD">
            <w:pPr>
              <w:ind w:hanging="180"/>
              <w:rPr>
                <w:lang w:val="en-HK"/>
              </w:rPr>
            </w:pPr>
            <w:r>
              <w:rPr>
                <w:lang w:val="en-HK"/>
              </w:rPr>
              <w:t xml:space="preserve">Effect of exchange rate changes </w:t>
            </w:r>
            <w:r>
              <w:rPr>
                <w:lang w:val="en-HK"/>
              </w:rPr>
              <w:t>on cash and restricted cash</w:t>
            </w:r>
          </w:p>
        </w:tc>
        <w:tc>
          <w:tcPr>
            <w:tcW w:w="0" w:type="auto"/>
            <w:shd w:val="clear" w:color="auto" w:fill="CCEEFF"/>
            <w:tcMar>
              <w:top w:w="0" w:type="dxa"/>
              <w:left w:w="0" w:type="dxa"/>
              <w:bottom w:w="30" w:type="dxa"/>
              <w:right w:w="0" w:type="dxa"/>
            </w:tcMar>
            <w:vAlign w:val="bottom"/>
          </w:tcPr>
          <w:p w14:paraId="1DC9EF23"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66E7D333"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669E4249" w14:textId="77777777" w:rsidR="00A8121B" w:rsidRDefault="00463EBD">
            <w:pPr>
              <w:jc w:val="right"/>
            </w:pPr>
            <w:r>
              <w:t>(257,925</w:t>
            </w:r>
          </w:p>
        </w:tc>
        <w:tc>
          <w:tcPr>
            <w:tcW w:w="0" w:type="auto"/>
            <w:shd w:val="clear" w:color="auto" w:fill="CCEEFF"/>
            <w:tcMar>
              <w:top w:w="0" w:type="dxa"/>
              <w:left w:w="0" w:type="dxa"/>
              <w:bottom w:w="30" w:type="dxa"/>
              <w:right w:w="0" w:type="dxa"/>
            </w:tcMar>
            <w:vAlign w:val="bottom"/>
          </w:tcPr>
          <w:p w14:paraId="6061E6E6" w14:textId="77777777" w:rsidR="00A8121B" w:rsidRDefault="00463EBD">
            <w:r>
              <w:t>)</w:t>
            </w:r>
          </w:p>
        </w:tc>
        <w:tc>
          <w:tcPr>
            <w:tcW w:w="0" w:type="auto"/>
            <w:shd w:val="clear" w:color="auto" w:fill="CCEEFF"/>
            <w:tcMar>
              <w:top w:w="0" w:type="dxa"/>
              <w:left w:w="0" w:type="dxa"/>
              <w:bottom w:w="30" w:type="dxa"/>
              <w:right w:w="0" w:type="dxa"/>
            </w:tcMar>
            <w:vAlign w:val="bottom"/>
          </w:tcPr>
          <w:p w14:paraId="26E3F37A" w14:textId="77777777" w:rsidR="00A8121B" w:rsidRDefault="00463EBD">
            <w:r>
              <w:t> </w:t>
            </w:r>
          </w:p>
        </w:tc>
        <w:tc>
          <w:tcPr>
            <w:tcW w:w="0" w:type="auto"/>
            <w:tcBorders>
              <w:bottom w:val="single" w:sz="12" w:space="0" w:color="000000"/>
            </w:tcBorders>
            <w:shd w:val="clear" w:color="auto" w:fill="CCEEFF"/>
            <w:vAlign w:val="bottom"/>
          </w:tcPr>
          <w:p w14:paraId="120054B5" w14:textId="77777777" w:rsidR="00A8121B" w:rsidRDefault="00463EBD">
            <w:r>
              <w:t> </w:t>
            </w:r>
          </w:p>
        </w:tc>
        <w:tc>
          <w:tcPr>
            <w:tcW w:w="0" w:type="auto"/>
            <w:tcBorders>
              <w:bottom w:val="single" w:sz="12" w:space="0" w:color="000000"/>
            </w:tcBorders>
            <w:shd w:val="clear" w:color="auto" w:fill="CCEEFF"/>
            <w:vAlign w:val="bottom"/>
          </w:tcPr>
          <w:p w14:paraId="31BE5EE0" w14:textId="77777777" w:rsidR="00A8121B" w:rsidRDefault="00463EBD">
            <w:pPr>
              <w:jc w:val="right"/>
            </w:pPr>
            <w:r>
              <w:t>20,838</w:t>
            </w:r>
          </w:p>
        </w:tc>
        <w:tc>
          <w:tcPr>
            <w:tcW w:w="0" w:type="auto"/>
            <w:shd w:val="clear" w:color="auto" w:fill="CCEEFF"/>
            <w:tcMar>
              <w:top w:w="0" w:type="dxa"/>
              <w:left w:w="0" w:type="dxa"/>
              <w:bottom w:w="30" w:type="dxa"/>
              <w:right w:w="0" w:type="dxa"/>
            </w:tcMar>
            <w:vAlign w:val="bottom"/>
          </w:tcPr>
          <w:p w14:paraId="6F4A76E9" w14:textId="77777777" w:rsidR="00A8121B" w:rsidRDefault="00463EBD">
            <w:r>
              <w:t>)</w:t>
            </w:r>
          </w:p>
        </w:tc>
      </w:tr>
      <w:tr w:rsidR="00A8121B" w14:paraId="1006998A" w14:textId="77777777">
        <w:tc>
          <w:tcPr>
            <w:tcW w:w="0" w:type="auto"/>
            <w:shd w:val="clear" w:color="auto" w:fill="FFFFFF"/>
            <w:tcMar>
              <w:top w:w="0" w:type="dxa"/>
              <w:left w:w="180" w:type="dxa"/>
              <w:bottom w:w="0" w:type="dxa"/>
              <w:right w:w="0" w:type="dxa"/>
            </w:tcMar>
            <w:vAlign w:val="bottom"/>
          </w:tcPr>
          <w:p w14:paraId="7D13FC82" w14:textId="77777777" w:rsidR="00A8121B" w:rsidRPr="004E34D7" w:rsidRDefault="00463EBD">
            <w:pPr>
              <w:ind w:hanging="180"/>
              <w:rPr>
                <w:b/>
                <w:bCs/>
                <w:lang w:val="en-HK"/>
              </w:rPr>
            </w:pPr>
            <w:r>
              <w:rPr>
                <w:b/>
                <w:bCs/>
                <w:lang w:val="en-HK"/>
              </w:rPr>
              <w:t>Net increase in cash and restricted cash</w:t>
            </w:r>
          </w:p>
        </w:tc>
        <w:tc>
          <w:tcPr>
            <w:tcW w:w="0" w:type="auto"/>
            <w:shd w:val="clear" w:color="auto" w:fill="FFFFFF"/>
            <w:vAlign w:val="bottom"/>
          </w:tcPr>
          <w:p w14:paraId="02CAF261" w14:textId="77777777" w:rsidR="00A8121B" w:rsidRPr="004E34D7" w:rsidRDefault="00463EBD">
            <w:pPr>
              <w:rPr>
                <w:b/>
                <w:bCs/>
                <w:lang w:val="en-HK"/>
              </w:rPr>
            </w:pPr>
            <w:r>
              <w:rPr>
                <w:b/>
                <w:bCs/>
                <w:lang w:val="en-HK"/>
              </w:rPr>
              <w:t> </w:t>
            </w:r>
          </w:p>
        </w:tc>
        <w:tc>
          <w:tcPr>
            <w:tcW w:w="0" w:type="auto"/>
            <w:shd w:val="clear" w:color="auto" w:fill="FFFFFF"/>
            <w:vAlign w:val="bottom"/>
          </w:tcPr>
          <w:p w14:paraId="3EC11D20" w14:textId="77777777" w:rsidR="00A8121B" w:rsidRPr="004E34D7" w:rsidRDefault="00463EBD">
            <w:pPr>
              <w:rPr>
                <w:b/>
                <w:bCs/>
                <w:lang w:val="en-HK"/>
              </w:rPr>
            </w:pPr>
            <w:r>
              <w:rPr>
                <w:b/>
                <w:bCs/>
                <w:lang w:val="en-HK"/>
              </w:rPr>
              <w:t> </w:t>
            </w:r>
          </w:p>
        </w:tc>
        <w:tc>
          <w:tcPr>
            <w:tcW w:w="0" w:type="auto"/>
            <w:shd w:val="clear" w:color="auto" w:fill="FFFFFF"/>
            <w:vAlign w:val="bottom"/>
          </w:tcPr>
          <w:p w14:paraId="11871CB6" w14:textId="77777777" w:rsidR="00A8121B" w:rsidRDefault="00463EBD">
            <w:pPr>
              <w:jc w:val="right"/>
              <w:rPr>
                <w:b/>
                <w:bCs/>
              </w:rPr>
            </w:pPr>
            <w:r>
              <w:rPr>
                <w:b/>
                <w:bCs/>
              </w:rPr>
              <w:t>64,559,738</w:t>
            </w:r>
          </w:p>
        </w:tc>
        <w:tc>
          <w:tcPr>
            <w:tcW w:w="0" w:type="auto"/>
            <w:shd w:val="clear" w:color="auto" w:fill="FFFFFF"/>
            <w:vAlign w:val="bottom"/>
          </w:tcPr>
          <w:p w14:paraId="0765328F" w14:textId="77777777" w:rsidR="00A8121B" w:rsidRDefault="00463EBD">
            <w:pPr>
              <w:rPr>
                <w:b/>
                <w:bCs/>
              </w:rPr>
            </w:pPr>
            <w:r>
              <w:rPr>
                <w:b/>
                <w:bCs/>
              </w:rPr>
              <w:t> </w:t>
            </w:r>
          </w:p>
        </w:tc>
        <w:tc>
          <w:tcPr>
            <w:tcW w:w="0" w:type="auto"/>
            <w:shd w:val="clear" w:color="auto" w:fill="FFFFFF"/>
            <w:vAlign w:val="bottom"/>
          </w:tcPr>
          <w:p w14:paraId="50515384" w14:textId="77777777" w:rsidR="00A8121B" w:rsidRDefault="00463EBD">
            <w:pPr>
              <w:rPr>
                <w:b/>
                <w:bCs/>
              </w:rPr>
            </w:pPr>
            <w:r>
              <w:rPr>
                <w:b/>
                <w:bCs/>
              </w:rPr>
              <w:t> </w:t>
            </w:r>
          </w:p>
        </w:tc>
        <w:tc>
          <w:tcPr>
            <w:tcW w:w="0" w:type="auto"/>
            <w:shd w:val="clear" w:color="auto" w:fill="FFFFFF"/>
            <w:vAlign w:val="bottom"/>
          </w:tcPr>
          <w:p w14:paraId="5AFDD84D" w14:textId="77777777" w:rsidR="00A8121B" w:rsidRDefault="00463EBD">
            <w:pPr>
              <w:rPr>
                <w:b/>
                <w:bCs/>
              </w:rPr>
            </w:pPr>
            <w:r>
              <w:rPr>
                <w:b/>
                <w:bCs/>
              </w:rPr>
              <w:t> </w:t>
            </w:r>
          </w:p>
        </w:tc>
        <w:tc>
          <w:tcPr>
            <w:tcW w:w="0" w:type="auto"/>
            <w:shd w:val="clear" w:color="auto" w:fill="FFFFFF"/>
            <w:vAlign w:val="bottom"/>
          </w:tcPr>
          <w:p w14:paraId="575FEAA5" w14:textId="77777777" w:rsidR="00A8121B" w:rsidRDefault="00463EBD">
            <w:pPr>
              <w:jc w:val="right"/>
              <w:rPr>
                <w:b/>
                <w:bCs/>
              </w:rPr>
            </w:pPr>
            <w:r>
              <w:rPr>
                <w:b/>
                <w:bCs/>
              </w:rPr>
              <w:t>19,518,422</w:t>
            </w:r>
          </w:p>
        </w:tc>
        <w:tc>
          <w:tcPr>
            <w:tcW w:w="0" w:type="auto"/>
            <w:shd w:val="clear" w:color="auto" w:fill="FFFFFF"/>
            <w:vAlign w:val="bottom"/>
          </w:tcPr>
          <w:p w14:paraId="15B9B2A1" w14:textId="77777777" w:rsidR="00A8121B" w:rsidRDefault="00463EBD">
            <w:pPr>
              <w:rPr>
                <w:b/>
                <w:bCs/>
              </w:rPr>
            </w:pPr>
            <w:r>
              <w:rPr>
                <w:b/>
                <w:bCs/>
              </w:rPr>
              <w:t> </w:t>
            </w:r>
          </w:p>
        </w:tc>
      </w:tr>
      <w:tr w:rsidR="00A8121B" w14:paraId="4E565C68" w14:textId="77777777">
        <w:tc>
          <w:tcPr>
            <w:tcW w:w="0" w:type="auto"/>
            <w:shd w:val="clear" w:color="auto" w:fill="CCEEFF"/>
            <w:tcMar>
              <w:top w:w="0" w:type="dxa"/>
              <w:left w:w="180" w:type="dxa"/>
              <w:bottom w:w="30" w:type="dxa"/>
              <w:right w:w="0" w:type="dxa"/>
            </w:tcMar>
            <w:vAlign w:val="bottom"/>
          </w:tcPr>
          <w:p w14:paraId="683D0ECF" w14:textId="77777777" w:rsidR="00A8121B" w:rsidRPr="004E34D7" w:rsidRDefault="00463EBD">
            <w:pPr>
              <w:ind w:hanging="180"/>
              <w:rPr>
                <w:lang w:val="en-HK"/>
              </w:rPr>
            </w:pPr>
            <w:r>
              <w:rPr>
                <w:lang w:val="en-HK"/>
              </w:rPr>
              <w:t>Cash and restricted cash at beginning of period</w:t>
            </w:r>
          </w:p>
        </w:tc>
        <w:tc>
          <w:tcPr>
            <w:tcW w:w="0" w:type="auto"/>
            <w:shd w:val="clear" w:color="auto" w:fill="CCEEFF"/>
            <w:tcMar>
              <w:top w:w="0" w:type="dxa"/>
              <w:left w:w="0" w:type="dxa"/>
              <w:bottom w:w="30" w:type="dxa"/>
              <w:right w:w="0" w:type="dxa"/>
            </w:tcMar>
            <w:vAlign w:val="bottom"/>
          </w:tcPr>
          <w:p w14:paraId="096E0693"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5CFEF40A" w14:textId="77777777" w:rsidR="00A8121B" w:rsidRPr="004E34D7" w:rsidRDefault="00463EBD">
            <w:pPr>
              <w:rPr>
                <w:lang w:val="en-HK"/>
              </w:rPr>
            </w:pPr>
            <w:r>
              <w:rPr>
                <w:lang w:val="en-HK"/>
              </w:rPr>
              <w:t> </w:t>
            </w:r>
          </w:p>
        </w:tc>
        <w:tc>
          <w:tcPr>
            <w:tcW w:w="0" w:type="auto"/>
            <w:tcBorders>
              <w:bottom w:val="single" w:sz="12" w:space="0" w:color="000000"/>
            </w:tcBorders>
            <w:shd w:val="clear" w:color="auto" w:fill="CCEEFF"/>
            <w:vAlign w:val="bottom"/>
          </w:tcPr>
          <w:p w14:paraId="3BE51E24" w14:textId="77777777" w:rsidR="00A8121B" w:rsidRDefault="00463EBD">
            <w:pPr>
              <w:jc w:val="right"/>
            </w:pPr>
            <w:r>
              <w:t>58,860,026</w:t>
            </w:r>
          </w:p>
        </w:tc>
        <w:tc>
          <w:tcPr>
            <w:tcW w:w="0" w:type="auto"/>
            <w:shd w:val="clear" w:color="auto" w:fill="CCEEFF"/>
            <w:tcMar>
              <w:top w:w="0" w:type="dxa"/>
              <w:left w:w="0" w:type="dxa"/>
              <w:bottom w:w="30" w:type="dxa"/>
              <w:right w:w="0" w:type="dxa"/>
            </w:tcMar>
            <w:vAlign w:val="bottom"/>
          </w:tcPr>
          <w:p w14:paraId="5FC2243E" w14:textId="77777777" w:rsidR="00A8121B" w:rsidRDefault="00463EBD">
            <w:r>
              <w:t> </w:t>
            </w:r>
          </w:p>
        </w:tc>
        <w:tc>
          <w:tcPr>
            <w:tcW w:w="0" w:type="auto"/>
            <w:shd w:val="clear" w:color="auto" w:fill="CCEEFF"/>
            <w:tcMar>
              <w:top w:w="0" w:type="dxa"/>
              <w:left w:w="0" w:type="dxa"/>
              <w:bottom w:w="30" w:type="dxa"/>
              <w:right w:w="0" w:type="dxa"/>
            </w:tcMar>
            <w:vAlign w:val="bottom"/>
          </w:tcPr>
          <w:p w14:paraId="35F53E35" w14:textId="77777777" w:rsidR="00A8121B" w:rsidRDefault="00463EBD">
            <w:r>
              <w:t> </w:t>
            </w:r>
          </w:p>
        </w:tc>
        <w:tc>
          <w:tcPr>
            <w:tcW w:w="0" w:type="auto"/>
            <w:tcBorders>
              <w:bottom w:val="single" w:sz="12" w:space="0" w:color="000000"/>
            </w:tcBorders>
            <w:shd w:val="clear" w:color="auto" w:fill="CCEEFF"/>
            <w:vAlign w:val="bottom"/>
          </w:tcPr>
          <w:p w14:paraId="1C604F5F" w14:textId="77777777" w:rsidR="00A8121B" w:rsidRDefault="00463EBD">
            <w:r>
              <w:t> </w:t>
            </w:r>
          </w:p>
        </w:tc>
        <w:tc>
          <w:tcPr>
            <w:tcW w:w="0" w:type="auto"/>
            <w:tcBorders>
              <w:bottom w:val="single" w:sz="12" w:space="0" w:color="000000"/>
            </w:tcBorders>
            <w:shd w:val="clear" w:color="auto" w:fill="CCEEFF"/>
            <w:vAlign w:val="bottom"/>
          </w:tcPr>
          <w:p w14:paraId="35D1BA5E" w14:textId="77777777" w:rsidR="00A8121B" w:rsidRDefault="00463EBD">
            <w:pPr>
              <w:jc w:val="right"/>
            </w:pPr>
            <w:r>
              <w:t>17,149,389</w:t>
            </w:r>
          </w:p>
        </w:tc>
        <w:tc>
          <w:tcPr>
            <w:tcW w:w="0" w:type="auto"/>
            <w:shd w:val="clear" w:color="auto" w:fill="CCEEFF"/>
            <w:tcMar>
              <w:top w:w="0" w:type="dxa"/>
              <w:left w:w="0" w:type="dxa"/>
              <w:bottom w:w="30" w:type="dxa"/>
              <w:right w:w="0" w:type="dxa"/>
            </w:tcMar>
            <w:vAlign w:val="bottom"/>
          </w:tcPr>
          <w:p w14:paraId="49E76D3B" w14:textId="77777777" w:rsidR="00A8121B" w:rsidRDefault="00463EBD">
            <w:r>
              <w:t> </w:t>
            </w:r>
          </w:p>
        </w:tc>
      </w:tr>
      <w:tr w:rsidR="00A8121B" w14:paraId="1BEEA73D" w14:textId="77777777">
        <w:tc>
          <w:tcPr>
            <w:tcW w:w="0" w:type="auto"/>
            <w:shd w:val="clear" w:color="auto" w:fill="FFFFFF"/>
            <w:tcMar>
              <w:top w:w="0" w:type="dxa"/>
              <w:left w:w="180" w:type="dxa"/>
              <w:bottom w:w="50" w:type="dxa"/>
              <w:right w:w="0" w:type="dxa"/>
            </w:tcMar>
            <w:vAlign w:val="bottom"/>
          </w:tcPr>
          <w:p w14:paraId="6223D1CE" w14:textId="77777777" w:rsidR="00A8121B" w:rsidRPr="004E34D7" w:rsidRDefault="00463EBD">
            <w:pPr>
              <w:ind w:hanging="180"/>
              <w:rPr>
                <w:b/>
                <w:bCs/>
                <w:lang w:val="en-HK"/>
              </w:rPr>
            </w:pPr>
            <w:r>
              <w:rPr>
                <w:b/>
                <w:bCs/>
                <w:lang w:val="en-HK"/>
              </w:rPr>
              <w:t xml:space="preserve">Cash and restricted cash at end of </w:t>
            </w:r>
            <w:r>
              <w:rPr>
                <w:b/>
                <w:bCs/>
                <w:lang w:val="en-HK"/>
              </w:rPr>
              <w:t>period</w:t>
            </w:r>
          </w:p>
        </w:tc>
        <w:tc>
          <w:tcPr>
            <w:tcW w:w="0" w:type="auto"/>
            <w:shd w:val="clear" w:color="auto" w:fill="FFFFFF"/>
            <w:tcMar>
              <w:top w:w="0" w:type="dxa"/>
              <w:left w:w="0" w:type="dxa"/>
              <w:bottom w:w="50" w:type="dxa"/>
              <w:right w:w="0" w:type="dxa"/>
            </w:tcMar>
            <w:vAlign w:val="bottom"/>
          </w:tcPr>
          <w:p w14:paraId="1334A561" w14:textId="77777777" w:rsidR="00A8121B" w:rsidRPr="004E34D7" w:rsidRDefault="00463EBD">
            <w:pPr>
              <w:rPr>
                <w:b/>
                <w:bCs/>
                <w:lang w:val="en-HK"/>
              </w:rPr>
            </w:pPr>
            <w:r>
              <w:rPr>
                <w:b/>
                <w:bCs/>
                <w:lang w:val="en-HK"/>
              </w:rPr>
              <w:t> </w:t>
            </w:r>
          </w:p>
        </w:tc>
        <w:tc>
          <w:tcPr>
            <w:tcW w:w="0" w:type="auto"/>
            <w:tcBorders>
              <w:bottom w:val="double" w:sz="12" w:space="0" w:color="000000"/>
            </w:tcBorders>
            <w:shd w:val="clear" w:color="auto" w:fill="FFFFFF"/>
            <w:vAlign w:val="bottom"/>
          </w:tcPr>
          <w:p w14:paraId="65B93009"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0C74B326" w14:textId="77777777" w:rsidR="00A8121B" w:rsidRDefault="00463EBD">
            <w:pPr>
              <w:jc w:val="right"/>
              <w:rPr>
                <w:b/>
                <w:bCs/>
              </w:rPr>
            </w:pPr>
            <w:r>
              <w:rPr>
                <w:b/>
                <w:bCs/>
              </w:rPr>
              <w:t>123,419,764</w:t>
            </w:r>
          </w:p>
        </w:tc>
        <w:tc>
          <w:tcPr>
            <w:tcW w:w="0" w:type="auto"/>
            <w:shd w:val="clear" w:color="auto" w:fill="FFFFFF"/>
            <w:tcMar>
              <w:top w:w="0" w:type="dxa"/>
              <w:left w:w="0" w:type="dxa"/>
              <w:bottom w:w="50" w:type="dxa"/>
              <w:right w:w="0" w:type="dxa"/>
            </w:tcMar>
            <w:vAlign w:val="bottom"/>
          </w:tcPr>
          <w:p w14:paraId="74095F2A" w14:textId="77777777" w:rsidR="00A8121B" w:rsidRDefault="00463EBD">
            <w:pPr>
              <w:rPr>
                <w:b/>
                <w:bCs/>
              </w:rPr>
            </w:pPr>
            <w:r>
              <w:rPr>
                <w:b/>
                <w:bCs/>
              </w:rPr>
              <w:t> </w:t>
            </w:r>
          </w:p>
        </w:tc>
        <w:tc>
          <w:tcPr>
            <w:tcW w:w="0" w:type="auto"/>
            <w:shd w:val="clear" w:color="auto" w:fill="FFFFFF"/>
            <w:tcMar>
              <w:top w:w="0" w:type="dxa"/>
              <w:left w:w="0" w:type="dxa"/>
              <w:bottom w:w="50" w:type="dxa"/>
              <w:right w:w="0" w:type="dxa"/>
            </w:tcMar>
            <w:vAlign w:val="bottom"/>
          </w:tcPr>
          <w:p w14:paraId="2694CE76"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35C1569D"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5524A564" w14:textId="77777777" w:rsidR="00A8121B" w:rsidRDefault="00463EBD">
            <w:pPr>
              <w:jc w:val="right"/>
              <w:rPr>
                <w:b/>
                <w:bCs/>
              </w:rPr>
            </w:pPr>
            <w:r>
              <w:rPr>
                <w:b/>
                <w:bCs/>
              </w:rPr>
              <w:t>36,667,811</w:t>
            </w:r>
          </w:p>
        </w:tc>
        <w:tc>
          <w:tcPr>
            <w:tcW w:w="0" w:type="auto"/>
            <w:shd w:val="clear" w:color="auto" w:fill="FFFFFF"/>
            <w:tcMar>
              <w:top w:w="0" w:type="dxa"/>
              <w:left w:w="0" w:type="dxa"/>
              <w:bottom w:w="50" w:type="dxa"/>
              <w:right w:w="0" w:type="dxa"/>
            </w:tcMar>
            <w:vAlign w:val="bottom"/>
          </w:tcPr>
          <w:p w14:paraId="79E9DDCB" w14:textId="77777777" w:rsidR="00A8121B" w:rsidRDefault="00463EBD">
            <w:pPr>
              <w:rPr>
                <w:b/>
                <w:bCs/>
              </w:rPr>
            </w:pPr>
            <w:r>
              <w:rPr>
                <w:b/>
                <w:bCs/>
              </w:rPr>
              <w:t> </w:t>
            </w:r>
          </w:p>
        </w:tc>
      </w:tr>
      <w:tr w:rsidR="00A8121B" w14:paraId="738905A0" w14:textId="77777777">
        <w:tc>
          <w:tcPr>
            <w:tcW w:w="0" w:type="auto"/>
            <w:shd w:val="clear" w:color="auto" w:fill="CCEEFF"/>
            <w:tcMar>
              <w:top w:w="0" w:type="dxa"/>
              <w:left w:w="180" w:type="dxa"/>
              <w:bottom w:w="0" w:type="dxa"/>
              <w:right w:w="0" w:type="dxa"/>
            </w:tcMar>
            <w:vAlign w:val="bottom"/>
          </w:tcPr>
          <w:p w14:paraId="2D92979E" w14:textId="77777777" w:rsidR="00A8121B" w:rsidRDefault="00463EBD">
            <w:pPr>
              <w:ind w:hanging="180"/>
            </w:pPr>
            <w:r>
              <w:t> </w:t>
            </w:r>
          </w:p>
        </w:tc>
        <w:tc>
          <w:tcPr>
            <w:tcW w:w="0" w:type="auto"/>
            <w:shd w:val="clear" w:color="auto" w:fill="CCEEFF"/>
            <w:vAlign w:val="bottom"/>
          </w:tcPr>
          <w:p w14:paraId="6BCF54AC" w14:textId="77777777" w:rsidR="00A8121B" w:rsidRDefault="00463EBD">
            <w:r>
              <w:t> </w:t>
            </w:r>
          </w:p>
        </w:tc>
        <w:tc>
          <w:tcPr>
            <w:tcW w:w="0" w:type="auto"/>
            <w:shd w:val="clear" w:color="auto" w:fill="CCEEFF"/>
            <w:vAlign w:val="bottom"/>
          </w:tcPr>
          <w:p w14:paraId="0BF0473E" w14:textId="77777777" w:rsidR="00A8121B" w:rsidRDefault="00463EBD">
            <w:r>
              <w:t> </w:t>
            </w:r>
          </w:p>
        </w:tc>
        <w:tc>
          <w:tcPr>
            <w:tcW w:w="0" w:type="auto"/>
            <w:shd w:val="clear" w:color="auto" w:fill="CCEEFF"/>
            <w:vAlign w:val="bottom"/>
          </w:tcPr>
          <w:p w14:paraId="1BE9D9A3" w14:textId="77777777" w:rsidR="00A8121B" w:rsidRDefault="00463EBD">
            <w:pPr>
              <w:jc w:val="right"/>
            </w:pPr>
            <w:r>
              <w:t> </w:t>
            </w:r>
          </w:p>
        </w:tc>
        <w:tc>
          <w:tcPr>
            <w:tcW w:w="0" w:type="auto"/>
            <w:shd w:val="clear" w:color="auto" w:fill="CCEEFF"/>
            <w:vAlign w:val="bottom"/>
          </w:tcPr>
          <w:p w14:paraId="754EF9F5" w14:textId="77777777" w:rsidR="00A8121B" w:rsidRDefault="00463EBD">
            <w:r>
              <w:t> </w:t>
            </w:r>
          </w:p>
        </w:tc>
        <w:tc>
          <w:tcPr>
            <w:tcW w:w="0" w:type="auto"/>
            <w:shd w:val="clear" w:color="auto" w:fill="CCEEFF"/>
            <w:vAlign w:val="bottom"/>
          </w:tcPr>
          <w:p w14:paraId="71D83199" w14:textId="77777777" w:rsidR="00A8121B" w:rsidRDefault="00463EBD">
            <w:r>
              <w:t> </w:t>
            </w:r>
          </w:p>
        </w:tc>
        <w:tc>
          <w:tcPr>
            <w:tcW w:w="0" w:type="auto"/>
            <w:shd w:val="clear" w:color="auto" w:fill="CCEEFF"/>
            <w:vAlign w:val="bottom"/>
          </w:tcPr>
          <w:p w14:paraId="0DF3B5B1" w14:textId="77777777" w:rsidR="00A8121B" w:rsidRDefault="00463EBD">
            <w:r>
              <w:t> </w:t>
            </w:r>
          </w:p>
        </w:tc>
        <w:tc>
          <w:tcPr>
            <w:tcW w:w="0" w:type="auto"/>
            <w:shd w:val="clear" w:color="auto" w:fill="CCEEFF"/>
            <w:vAlign w:val="bottom"/>
          </w:tcPr>
          <w:p w14:paraId="598E0B8F" w14:textId="77777777" w:rsidR="00A8121B" w:rsidRDefault="00463EBD">
            <w:pPr>
              <w:jc w:val="right"/>
            </w:pPr>
            <w:r>
              <w:t> </w:t>
            </w:r>
          </w:p>
        </w:tc>
        <w:tc>
          <w:tcPr>
            <w:tcW w:w="0" w:type="auto"/>
            <w:shd w:val="clear" w:color="auto" w:fill="CCEEFF"/>
            <w:vAlign w:val="bottom"/>
          </w:tcPr>
          <w:p w14:paraId="395E58FF" w14:textId="77777777" w:rsidR="00A8121B" w:rsidRDefault="00463EBD">
            <w:r>
              <w:t> </w:t>
            </w:r>
          </w:p>
        </w:tc>
      </w:tr>
      <w:tr w:rsidR="00A8121B" w14:paraId="4300ACD8" w14:textId="77777777">
        <w:tc>
          <w:tcPr>
            <w:tcW w:w="0" w:type="auto"/>
            <w:shd w:val="clear" w:color="auto" w:fill="FFFFFF"/>
            <w:tcMar>
              <w:top w:w="0" w:type="dxa"/>
              <w:left w:w="180" w:type="dxa"/>
              <w:bottom w:w="0" w:type="dxa"/>
              <w:right w:w="0" w:type="dxa"/>
            </w:tcMar>
            <w:vAlign w:val="bottom"/>
          </w:tcPr>
          <w:p w14:paraId="6AA9C6E7" w14:textId="77777777" w:rsidR="00A8121B" w:rsidRDefault="00463EBD">
            <w:pPr>
              <w:ind w:hanging="180"/>
              <w:rPr>
                <w:b/>
                <w:bCs/>
              </w:rPr>
            </w:pPr>
            <w:r>
              <w:rPr>
                <w:b/>
                <w:bCs/>
              </w:rPr>
              <w:t>Supplemental cash flow information</w:t>
            </w:r>
          </w:p>
        </w:tc>
        <w:tc>
          <w:tcPr>
            <w:tcW w:w="0" w:type="auto"/>
            <w:shd w:val="clear" w:color="auto" w:fill="FFFFFF"/>
            <w:vAlign w:val="bottom"/>
          </w:tcPr>
          <w:p w14:paraId="0E408ED2" w14:textId="77777777" w:rsidR="00A8121B" w:rsidRDefault="00463EBD">
            <w:r>
              <w:t> </w:t>
            </w:r>
          </w:p>
        </w:tc>
        <w:tc>
          <w:tcPr>
            <w:tcW w:w="0" w:type="auto"/>
            <w:shd w:val="clear" w:color="auto" w:fill="FFFFFF"/>
            <w:vAlign w:val="bottom"/>
          </w:tcPr>
          <w:p w14:paraId="5DB3CE47" w14:textId="77777777" w:rsidR="00A8121B" w:rsidRDefault="00463EBD">
            <w:r>
              <w:t> </w:t>
            </w:r>
          </w:p>
        </w:tc>
        <w:tc>
          <w:tcPr>
            <w:tcW w:w="0" w:type="auto"/>
            <w:shd w:val="clear" w:color="auto" w:fill="FFFFFF"/>
            <w:vAlign w:val="bottom"/>
          </w:tcPr>
          <w:p w14:paraId="55FD5847" w14:textId="77777777" w:rsidR="00A8121B" w:rsidRDefault="00463EBD">
            <w:pPr>
              <w:jc w:val="right"/>
            </w:pPr>
            <w:r>
              <w:t> </w:t>
            </w:r>
          </w:p>
        </w:tc>
        <w:tc>
          <w:tcPr>
            <w:tcW w:w="0" w:type="auto"/>
            <w:shd w:val="clear" w:color="auto" w:fill="FFFFFF"/>
            <w:vAlign w:val="bottom"/>
          </w:tcPr>
          <w:p w14:paraId="73307781" w14:textId="77777777" w:rsidR="00A8121B" w:rsidRDefault="00463EBD">
            <w:r>
              <w:t> </w:t>
            </w:r>
          </w:p>
        </w:tc>
        <w:tc>
          <w:tcPr>
            <w:tcW w:w="0" w:type="auto"/>
            <w:shd w:val="clear" w:color="auto" w:fill="FFFFFF"/>
            <w:vAlign w:val="bottom"/>
          </w:tcPr>
          <w:p w14:paraId="2565764B" w14:textId="77777777" w:rsidR="00A8121B" w:rsidRDefault="00463EBD">
            <w:r>
              <w:t> </w:t>
            </w:r>
          </w:p>
        </w:tc>
        <w:tc>
          <w:tcPr>
            <w:tcW w:w="0" w:type="auto"/>
            <w:shd w:val="clear" w:color="auto" w:fill="FFFFFF"/>
            <w:vAlign w:val="bottom"/>
          </w:tcPr>
          <w:p w14:paraId="4077DA69" w14:textId="77777777" w:rsidR="00A8121B" w:rsidRDefault="00463EBD">
            <w:r>
              <w:t> </w:t>
            </w:r>
          </w:p>
        </w:tc>
        <w:tc>
          <w:tcPr>
            <w:tcW w:w="0" w:type="auto"/>
            <w:shd w:val="clear" w:color="auto" w:fill="FFFFFF"/>
            <w:vAlign w:val="bottom"/>
          </w:tcPr>
          <w:p w14:paraId="5102CCB4" w14:textId="77777777" w:rsidR="00A8121B" w:rsidRDefault="00463EBD">
            <w:pPr>
              <w:jc w:val="right"/>
            </w:pPr>
            <w:r>
              <w:t> </w:t>
            </w:r>
          </w:p>
        </w:tc>
        <w:tc>
          <w:tcPr>
            <w:tcW w:w="0" w:type="auto"/>
            <w:shd w:val="clear" w:color="auto" w:fill="FFFFFF"/>
            <w:vAlign w:val="bottom"/>
          </w:tcPr>
          <w:p w14:paraId="7373F812" w14:textId="77777777" w:rsidR="00A8121B" w:rsidRDefault="00463EBD">
            <w:r>
              <w:t> </w:t>
            </w:r>
          </w:p>
        </w:tc>
      </w:tr>
      <w:tr w:rsidR="00A8121B" w14:paraId="32311351" w14:textId="77777777">
        <w:tc>
          <w:tcPr>
            <w:tcW w:w="0" w:type="auto"/>
            <w:shd w:val="clear" w:color="auto" w:fill="CCEEFF"/>
            <w:tcMar>
              <w:top w:w="0" w:type="dxa"/>
              <w:left w:w="180" w:type="dxa"/>
              <w:bottom w:w="0" w:type="dxa"/>
              <w:right w:w="0" w:type="dxa"/>
            </w:tcMar>
            <w:vAlign w:val="bottom"/>
          </w:tcPr>
          <w:p w14:paraId="0BF3C04D" w14:textId="77777777" w:rsidR="00A8121B" w:rsidRPr="004E34D7" w:rsidRDefault="00463EBD">
            <w:pPr>
              <w:ind w:hanging="180"/>
              <w:rPr>
                <w:lang w:val="en-HK"/>
              </w:rPr>
            </w:pPr>
            <w:r>
              <w:rPr>
                <w:lang w:val="en-HK"/>
              </w:rPr>
              <w:t>Cash paid for interest expense</w:t>
            </w:r>
          </w:p>
        </w:tc>
        <w:tc>
          <w:tcPr>
            <w:tcW w:w="0" w:type="auto"/>
            <w:shd w:val="clear" w:color="auto" w:fill="CCEEFF"/>
            <w:vAlign w:val="bottom"/>
          </w:tcPr>
          <w:p w14:paraId="2124F7AE" w14:textId="77777777" w:rsidR="00A8121B" w:rsidRPr="004E34D7" w:rsidRDefault="00463EBD">
            <w:pPr>
              <w:rPr>
                <w:lang w:val="en-HK"/>
              </w:rPr>
            </w:pPr>
            <w:r>
              <w:rPr>
                <w:lang w:val="en-HK"/>
              </w:rPr>
              <w:t> </w:t>
            </w:r>
          </w:p>
        </w:tc>
        <w:tc>
          <w:tcPr>
            <w:tcW w:w="0" w:type="auto"/>
            <w:shd w:val="clear" w:color="auto" w:fill="CCEEFF"/>
            <w:vAlign w:val="bottom"/>
          </w:tcPr>
          <w:p w14:paraId="223EA069" w14:textId="77777777" w:rsidR="00A8121B" w:rsidRDefault="00463EBD">
            <w:r>
              <w:t>$</w:t>
            </w:r>
          </w:p>
        </w:tc>
        <w:tc>
          <w:tcPr>
            <w:tcW w:w="0" w:type="auto"/>
            <w:shd w:val="clear" w:color="auto" w:fill="CCEEFF"/>
            <w:vAlign w:val="bottom"/>
          </w:tcPr>
          <w:p w14:paraId="579C9996" w14:textId="77777777" w:rsidR="00A8121B" w:rsidRDefault="00463EBD">
            <w:pPr>
              <w:jc w:val="right"/>
            </w:pPr>
            <w:r>
              <w:t>1,671,463</w:t>
            </w:r>
          </w:p>
        </w:tc>
        <w:tc>
          <w:tcPr>
            <w:tcW w:w="0" w:type="auto"/>
            <w:shd w:val="clear" w:color="auto" w:fill="CCEEFF"/>
            <w:vAlign w:val="bottom"/>
          </w:tcPr>
          <w:p w14:paraId="2DBCE73C" w14:textId="77777777" w:rsidR="00A8121B" w:rsidRDefault="00463EBD">
            <w:r>
              <w:t> </w:t>
            </w:r>
          </w:p>
        </w:tc>
        <w:tc>
          <w:tcPr>
            <w:tcW w:w="0" w:type="auto"/>
            <w:shd w:val="clear" w:color="auto" w:fill="CCEEFF"/>
            <w:vAlign w:val="bottom"/>
          </w:tcPr>
          <w:p w14:paraId="42FFB72C" w14:textId="77777777" w:rsidR="00A8121B" w:rsidRDefault="00463EBD">
            <w:r>
              <w:t> </w:t>
            </w:r>
          </w:p>
        </w:tc>
        <w:tc>
          <w:tcPr>
            <w:tcW w:w="0" w:type="auto"/>
            <w:shd w:val="clear" w:color="auto" w:fill="CCEEFF"/>
            <w:vAlign w:val="bottom"/>
          </w:tcPr>
          <w:p w14:paraId="6722ECAC" w14:textId="77777777" w:rsidR="00A8121B" w:rsidRDefault="00463EBD">
            <w:r>
              <w:t>$</w:t>
            </w:r>
          </w:p>
        </w:tc>
        <w:tc>
          <w:tcPr>
            <w:tcW w:w="0" w:type="auto"/>
            <w:shd w:val="clear" w:color="auto" w:fill="CCEEFF"/>
            <w:vAlign w:val="bottom"/>
          </w:tcPr>
          <w:p w14:paraId="41DE6C95" w14:textId="77777777" w:rsidR="00A8121B" w:rsidRDefault="00463EBD">
            <w:pPr>
              <w:jc w:val="right"/>
            </w:pPr>
            <w:r>
              <w:t>748,698</w:t>
            </w:r>
          </w:p>
        </w:tc>
        <w:tc>
          <w:tcPr>
            <w:tcW w:w="0" w:type="auto"/>
            <w:shd w:val="clear" w:color="auto" w:fill="CCEEFF"/>
            <w:vAlign w:val="bottom"/>
          </w:tcPr>
          <w:p w14:paraId="0CF871C4" w14:textId="77777777" w:rsidR="00A8121B" w:rsidRDefault="00463EBD">
            <w:r>
              <w:t> </w:t>
            </w:r>
          </w:p>
        </w:tc>
      </w:tr>
      <w:tr w:rsidR="00A8121B" w14:paraId="7F74258B" w14:textId="77777777">
        <w:tc>
          <w:tcPr>
            <w:tcW w:w="0" w:type="auto"/>
            <w:shd w:val="clear" w:color="auto" w:fill="FFFFFF"/>
            <w:tcMar>
              <w:top w:w="0" w:type="dxa"/>
              <w:left w:w="180" w:type="dxa"/>
              <w:bottom w:w="0" w:type="dxa"/>
              <w:right w:w="0" w:type="dxa"/>
            </w:tcMar>
            <w:vAlign w:val="bottom"/>
          </w:tcPr>
          <w:p w14:paraId="1FBEDD39" w14:textId="77777777" w:rsidR="00A8121B" w:rsidRPr="004E34D7" w:rsidRDefault="00463EBD">
            <w:pPr>
              <w:ind w:hanging="180"/>
              <w:rPr>
                <w:lang w:val="en-HK"/>
              </w:rPr>
            </w:pPr>
            <w:r>
              <w:rPr>
                <w:lang w:val="en-HK"/>
              </w:rPr>
              <w:t>Cash paid for income tax</w:t>
            </w:r>
          </w:p>
        </w:tc>
        <w:tc>
          <w:tcPr>
            <w:tcW w:w="0" w:type="auto"/>
            <w:shd w:val="clear" w:color="auto" w:fill="FFFFFF"/>
            <w:vAlign w:val="bottom"/>
          </w:tcPr>
          <w:p w14:paraId="7839A287" w14:textId="77777777" w:rsidR="00A8121B" w:rsidRPr="004E34D7" w:rsidRDefault="00463EBD">
            <w:pPr>
              <w:rPr>
                <w:lang w:val="en-HK"/>
              </w:rPr>
            </w:pPr>
            <w:r>
              <w:rPr>
                <w:lang w:val="en-HK"/>
              </w:rPr>
              <w:t> </w:t>
            </w:r>
          </w:p>
        </w:tc>
        <w:tc>
          <w:tcPr>
            <w:tcW w:w="0" w:type="auto"/>
            <w:shd w:val="clear" w:color="auto" w:fill="FFFFFF"/>
            <w:vAlign w:val="bottom"/>
          </w:tcPr>
          <w:p w14:paraId="561D188B" w14:textId="77777777" w:rsidR="00A8121B" w:rsidRDefault="00463EBD">
            <w:r>
              <w:t>$</w:t>
            </w:r>
          </w:p>
        </w:tc>
        <w:tc>
          <w:tcPr>
            <w:tcW w:w="0" w:type="auto"/>
            <w:shd w:val="clear" w:color="auto" w:fill="FFFFFF"/>
            <w:vAlign w:val="bottom"/>
          </w:tcPr>
          <w:p w14:paraId="35435DF2" w14:textId="77777777" w:rsidR="00A8121B" w:rsidRDefault="00463EBD">
            <w:pPr>
              <w:jc w:val="right"/>
            </w:pPr>
            <w:r>
              <w:t>18,430</w:t>
            </w:r>
          </w:p>
        </w:tc>
        <w:tc>
          <w:tcPr>
            <w:tcW w:w="0" w:type="auto"/>
            <w:shd w:val="clear" w:color="auto" w:fill="FFFFFF"/>
            <w:vAlign w:val="bottom"/>
          </w:tcPr>
          <w:p w14:paraId="7477D165" w14:textId="77777777" w:rsidR="00A8121B" w:rsidRDefault="00463EBD">
            <w:r>
              <w:t> </w:t>
            </w:r>
          </w:p>
        </w:tc>
        <w:tc>
          <w:tcPr>
            <w:tcW w:w="0" w:type="auto"/>
            <w:shd w:val="clear" w:color="auto" w:fill="FFFFFF"/>
            <w:vAlign w:val="bottom"/>
          </w:tcPr>
          <w:p w14:paraId="33A910A5" w14:textId="77777777" w:rsidR="00A8121B" w:rsidRDefault="00463EBD">
            <w:r>
              <w:t> </w:t>
            </w:r>
          </w:p>
        </w:tc>
        <w:tc>
          <w:tcPr>
            <w:tcW w:w="0" w:type="auto"/>
            <w:shd w:val="clear" w:color="auto" w:fill="FFFFFF"/>
            <w:vAlign w:val="bottom"/>
          </w:tcPr>
          <w:p w14:paraId="77F054A4" w14:textId="77777777" w:rsidR="00A8121B" w:rsidRDefault="00463EBD">
            <w:r>
              <w:t>$</w:t>
            </w:r>
          </w:p>
        </w:tc>
        <w:tc>
          <w:tcPr>
            <w:tcW w:w="0" w:type="auto"/>
            <w:shd w:val="clear" w:color="auto" w:fill="FFFFFF"/>
            <w:vAlign w:val="bottom"/>
          </w:tcPr>
          <w:p w14:paraId="59EC1B73" w14:textId="77777777" w:rsidR="00A8121B" w:rsidRDefault="00463EBD">
            <w:pPr>
              <w:jc w:val="right"/>
            </w:pPr>
            <w:r>
              <w:t>—</w:t>
            </w:r>
          </w:p>
        </w:tc>
        <w:tc>
          <w:tcPr>
            <w:tcW w:w="0" w:type="auto"/>
            <w:shd w:val="clear" w:color="auto" w:fill="FFFFFF"/>
            <w:vAlign w:val="bottom"/>
          </w:tcPr>
          <w:p w14:paraId="51E5FEFE" w14:textId="77777777" w:rsidR="00A8121B" w:rsidRDefault="00463EBD">
            <w:r>
              <w:t> </w:t>
            </w:r>
          </w:p>
        </w:tc>
      </w:tr>
      <w:tr w:rsidR="00A8121B" w14:paraId="47851C67" w14:textId="77777777">
        <w:tc>
          <w:tcPr>
            <w:tcW w:w="0" w:type="auto"/>
            <w:shd w:val="clear" w:color="auto" w:fill="CCEEFF"/>
            <w:tcMar>
              <w:top w:w="0" w:type="dxa"/>
              <w:left w:w="180" w:type="dxa"/>
              <w:bottom w:w="0" w:type="dxa"/>
              <w:right w:w="0" w:type="dxa"/>
            </w:tcMar>
            <w:vAlign w:val="bottom"/>
          </w:tcPr>
          <w:p w14:paraId="25D14C72" w14:textId="77777777" w:rsidR="00A8121B" w:rsidRDefault="00463EBD">
            <w:pPr>
              <w:ind w:hanging="180"/>
            </w:pPr>
            <w:r>
              <w:t> </w:t>
            </w:r>
          </w:p>
        </w:tc>
        <w:tc>
          <w:tcPr>
            <w:tcW w:w="0" w:type="auto"/>
            <w:shd w:val="clear" w:color="auto" w:fill="CCEEFF"/>
            <w:vAlign w:val="bottom"/>
          </w:tcPr>
          <w:p w14:paraId="696E6A22" w14:textId="77777777" w:rsidR="00A8121B" w:rsidRDefault="00463EBD">
            <w:r>
              <w:t> </w:t>
            </w:r>
          </w:p>
        </w:tc>
        <w:tc>
          <w:tcPr>
            <w:tcW w:w="0" w:type="auto"/>
            <w:shd w:val="clear" w:color="auto" w:fill="CCEEFF"/>
            <w:vAlign w:val="bottom"/>
          </w:tcPr>
          <w:p w14:paraId="4BEA8772" w14:textId="77777777" w:rsidR="00A8121B" w:rsidRDefault="00463EBD">
            <w:r>
              <w:t> </w:t>
            </w:r>
          </w:p>
        </w:tc>
        <w:tc>
          <w:tcPr>
            <w:tcW w:w="0" w:type="auto"/>
            <w:shd w:val="clear" w:color="auto" w:fill="CCEEFF"/>
            <w:vAlign w:val="bottom"/>
          </w:tcPr>
          <w:p w14:paraId="7F5B0C3B" w14:textId="77777777" w:rsidR="00A8121B" w:rsidRDefault="00463EBD">
            <w:pPr>
              <w:jc w:val="right"/>
            </w:pPr>
            <w:r>
              <w:t> </w:t>
            </w:r>
          </w:p>
        </w:tc>
        <w:tc>
          <w:tcPr>
            <w:tcW w:w="0" w:type="auto"/>
            <w:shd w:val="clear" w:color="auto" w:fill="CCEEFF"/>
            <w:vAlign w:val="bottom"/>
          </w:tcPr>
          <w:p w14:paraId="62F1423F" w14:textId="77777777" w:rsidR="00A8121B" w:rsidRDefault="00463EBD">
            <w:r>
              <w:t> </w:t>
            </w:r>
          </w:p>
        </w:tc>
        <w:tc>
          <w:tcPr>
            <w:tcW w:w="0" w:type="auto"/>
            <w:shd w:val="clear" w:color="auto" w:fill="CCEEFF"/>
            <w:vAlign w:val="bottom"/>
          </w:tcPr>
          <w:p w14:paraId="5C874CD1" w14:textId="77777777" w:rsidR="00A8121B" w:rsidRDefault="00463EBD">
            <w:r>
              <w:t> </w:t>
            </w:r>
          </w:p>
        </w:tc>
        <w:tc>
          <w:tcPr>
            <w:tcW w:w="0" w:type="auto"/>
            <w:shd w:val="clear" w:color="auto" w:fill="CCEEFF"/>
            <w:vAlign w:val="bottom"/>
          </w:tcPr>
          <w:p w14:paraId="4D9AD746" w14:textId="77777777" w:rsidR="00A8121B" w:rsidRDefault="00463EBD">
            <w:r>
              <w:t> </w:t>
            </w:r>
          </w:p>
        </w:tc>
        <w:tc>
          <w:tcPr>
            <w:tcW w:w="0" w:type="auto"/>
            <w:shd w:val="clear" w:color="auto" w:fill="CCEEFF"/>
            <w:vAlign w:val="bottom"/>
          </w:tcPr>
          <w:p w14:paraId="4841811B" w14:textId="77777777" w:rsidR="00A8121B" w:rsidRDefault="00463EBD">
            <w:pPr>
              <w:jc w:val="right"/>
            </w:pPr>
            <w:r>
              <w:t> </w:t>
            </w:r>
          </w:p>
        </w:tc>
        <w:tc>
          <w:tcPr>
            <w:tcW w:w="0" w:type="auto"/>
            <w:shd w:val="clear" w:color="auto" w:fill="CCEEFF"/>
            <w:vAlign w:val="bottom"/>
          </w:tcPr>
          <w:p w14:paraId="1402B922" w14:textId="77777777" w:rsidR="00A8121B" w:rsidRDefault="00463EBD">
            <w:r>
              <w:t> </w:t>
            </w:r>
          </w:p>
        </w:tc>
      </w:tr>
      <w:tr w:rsidR="00A8121B" w:rsidRPr="004346E4" w14:paraId="526B5EE0" w14:textId="77777777">
        <w:tc>
          <w:tcPr>
            <w:tcW w:w="0" w:type="auto"/>
            <w:shd w:val="clear" w:color="auto" w:fill="FFFFFF"/>
            <w:tcMar>
              <w:top w:w="0" w:type="dxa"/>
              <w:left w:w="180" w:type="dxa"/>
              <w:bottom w:w="0" w:type="dxa"/>
              <w:right w:w="0" w:type="dxa"/>
            </w:tcMar>
            <w:vAlign w:val="bottom"/>
          </w:tcPr>
          <w:p w14:paraId="589F6718" w14:textId="77777777" w:rsidR="00A8121B" w:rsidRPr="004E34D7" w:rsidRDefault="00463EBD">
            <w:pPr>
              <w:ind w:hanging="180"/>
              <w:rPr>
                <w:b/>
                <w:bCs/>
                <w:lang w:val="en-HK"/>
              </w:rPr>
            </w:pPr>
            <w:r>
              <w:rPr>
                <w:b/>
                <w:bCs/>
                <w:lang w:val="en-HK"/>
              </w:rPr>
              <w:t xml:space="preserve">Noncash </w:t>
            </w:r>
            <w:r>
              <w:rPr>
                <w:b/>
                <w:bCs/>
                <w:lang w:val="en-HK"/>
              </w:rPr>
              <w:t>investing and financing activities</w:t>
            </w:r>
          </w:p>
        </w:tc>
        <w:tc>
          <w:tcPr>
            <w:tcW w:w="0" w:type="auto"/>
            <w:shd w:val="clear" w:color="auto" w:fill="FFFFFF"/>
            <w:vAlign w:val="bottom"/>
          </w:tcPr>
          <w:p w14:paraId="7642EF17" w14:textId="77777777" w:rsidR="00A8121B" w:rsidRPr="004E34D7" w:rsidRDefault="00463EBD">
            <w:pPr>
              <w:rPr>
                <w:lang w:val="en-HK"/>
              </w:rPr>
            </w:pPr>
            <w:r>
              <w:rPr>
                <w:lang w:val="en-HK"/>
              </w:rPr>
              <w:t> </w:t>
            </w:r>
          </w:p>
        </w:tc>
        <w:tc>
          <w:tcPr>
            <w:tcW w:w="0" w:type="auto"/>
            <w:shd w:val="clear" w:color="auto" w:fill="FFFFFF"/>
            <w:vAlign w:val="bottom"/>
          </w:tcPr>
          <w:p w14:paraId="00DB2A5D" w14:textId="77777777" w:rsidR="00A8121B" w:rsidRPr="004E34D7" w:rsidRDefault="00463EBD">
            <w:pPr>
              <w:rPr>
                <w:lang w:val="en-HK"/>
              </w:rPr>
            </w:pPr>
            <w:r>
              <w:rPr>
                <w:lang w:val="en-HK"/>
              </w:rPr>
              <w:t> </w:t>
            </w:r>
          </w:p>
        </w:tc>
        <w:tc>
          <w:tcPr>
            <w:tcW w:w="0" w:type="auto"/>
            <w:shd w:val="clear" w:color="auto" w:fill="FFFFFF"/>
            <w:vAlign w:val="bottom"/>
          </w:tcPr>
          <w:p w14:paraId="72F4DF90" w14:textId="77777777" w:rsidR="00A8121B" w:rsidRPr="004E34D7" w:rsidRDefault="00463EBD">
            <w:pPr>
              <w:jc w:val="right"/>
              <w:rPr>
                <w:lang w:val="en-HK"/>
              </w:rPr>
            </w:pPr>
            <w:r>
              <w:rPr>
                <w:lang w:val="en-HK"/>
              </w:rPr>
              <w:t> </w:t>
            </w:r>
          </w:p>
        </w:tc>
        <w:tc>
          <w:tcPr>
            <w:tcW w:w="0" w:type="auto"/>
            <w:shd w:val="clear" w:color="auto" w:fill="FFFFFF"/>
            <w:vAlign w:val="bottom"/>
          </w:tcPr>
          <w:p w14:paraId="373196D8" w14:textId="77777777" w:rsidR="00A8121B" w:rsidRPr="004E34D7" w:rsidRDefault="00463EBD">
            <w:pPr>
              <w:rPr>
                <w:lang w:val="en-HK"/>
              </w:rPr>
            </w:pPr>
            <w:r>
              <w:rPr>
                <w:lang w:val="en-HK"/>
              </w:rPr>
              <w:t> </w:t>
            </w:r>
          </w:p>
        </w:tc>
        <w:tc>
          <w:tcPr>
            <w:tcW w:w="0" w:type="auto"/>
            <w:shd w:val="clear" w:color="auto" w:fill="FFFFFF"/>
            <w:vAlign w:val="bottom"/>
          </w:tcPr>
          <w:p w14:paraId="0474A155" w14:textId="77777777" w:rsidR="00A8121B" w:rsidRPr="004E34D7" w:rsidRDefault="00463EBD">
            <w:pPr>
              <w:rPr>
                <w:lang w:val="en-HK"/>
              </w:rPr>
            </w:pPr>
            <w:r>
              <w:rPr>
                <w:lang w:val="en-HK"/>
              </w:rPr>
              <w:t> </w:t>
            </w:r>
          </w:p>
        </w:tc>
        <w:tc>
          <w:tcPr>
            <w:tcW w:w="0" w:type="auto"/>
            <w:shd w:val="clear" w:color="auto" w:fill="FFFFFF"/>
            <w:vAlign w:val="bottom"/>
          </w:tcPr>
          <w:p w14:paraId="095DEA96" w14:textId="77777777" w:rsidR="00A8121B" w:rsidRPr="004E34D7" w:rsidRDefault="00463EBD">
            <w:pPr>
              <w:rPr>
                <w:lang w:val="en-HK"/>
              </w:rPr>
            </w:pPr>
            <w:r>
              <w:rPr>
                <w:lang w:val="en-HK"/>
              </w:rPr>
              <w:t> </w:t>
            </w:r>
          </w:p>
        </w:tc>
        <w:tc>
          <w:tcPr>
            <w:tcW w:w="0" w:type="auto"/>
            <w:shd w:val="clear" w:color="auto" w:fill="FFFFFF"/>
            <w:vAlign w:val="bottom"/>
          </w:tcPr>
          <w:p w14:paraId="72FD3283" w14:textId="77777777" w:rsidR="00A8121B" w:rsidRPr="004E34D7" w:rsidRDefault="00463EBD">
            <w:pPr>
              <w:jc w:val="right"/>
              <w:rPr>
                <w:lang w:val="en-HK"/>
              </w:rPr>
            </w:pPr>
            <w:r>
              <w:rPr>
                <w:lang w:val="en-HK"/>
              </w:rPr>
              <w:t> </w:t>
            </w:r>
          </w:p>
        </w:tc>
        <w:tc>
          <w:tcPr>
            <w:tcW w:w="0" w:type="auto"/>
            <w:shd w:val="clear" w:color="auto" w:fill="FFFFFF"/>
            <w:vAlign w:val="bottom"/>
          </w:tcPr>
          <w:p w14:paraId="7687CA5E" w14:textId="77777777" w:rsidR="00A8121B" w:rsidRPr="004E34D7" w:rsidRDefault="00463EBD">
            <w:pPr>
              <w:rPr>
                <w:lang w:val="en-HK"/>
              </w:rPr>
            </w:pPr>
            <w:r>
              <w:rPr>
                <w:lang w:val="en-HK"/>
              </w:rPr>
              <w:t> </w:t>
            </w:r>
          </w:p>
        </w:tc>
      </w:tr>
      <w:tr w:rsidR="00A8121B" w14:paraId="218F1658" w14:textId="77777777">
        <w:tc>
          <w:tcPr>
            <w:tcW w:w="0" w:type="auto"/>
            <w:shd w:val="clear" w:color="auto" w:fill="CCEEFF"/>
            <w:tcMar>
              <w:top w:w="0" w:type="dxa"/>
              <w:left w:w="180" w:type="dxa"/>
              <w:bottom w:w="0" w:type="dxa"/>
              <w:right w:w="0" w:type="dxa"/>
            </w:tcMar>
            <w:vAlign w:val="bottom"/>
          </w:tcPr>
          <w:p w14:paraId="7C239269" w14:textId="77777777" w:rsidR="00A8121B" w:rsidRPr="004E34D7" w:rsidRDefault="00463EBD">
            <w:pPr>
              <w:ind w:hanging="180"/>
              <w:rPr>
                <w:lang w:val="en-HK"/>
              </w:rPr>
            </w:pPr>
            <w:r>
              <w:rPr>
                <w:lang w:val="en-HK"/>
              </w:rPr>
              <w:t>Operating lease right-of-use assets obtained in exchange for operating lease liabilities</w:t>
            </w:r>
          </w:p>
        </w:tc>
        <w:tc>
          <w:tcPr>
            <w:tcW w:w="0" w:type="auto"/>
            <w:shd w:val="clear" w:color="auto" w:fill="CCEEFF"/>
            <w:vAlign w:val="bottom"/>
          </w:tcPr>
          <w:p w14:paraId="7BB4BA94" w14:textId="77777777" w:rsidR="00A8121B" w:rsidRPr="004E34D7" w:rsidRDefault="00463EBD">
            <w:pPr>
              <w:rPr>
                <w:lang w:val="en-HK"/>
              </w:rPr>
            </w:pPr>
            <w:r>
              <w:rPr>
                <w:lang w:val="en-HK"/>
              </w:rPr>
              <w:t> </w:t>
            </w:r>
          </w:p>
        </w:tc>
        <w:tc>
          <w:tcPr>
            <w:tcW w:w="0" w:type="auto"/>
            <w:shd w:val="clear" w:color="auto" w:fill="CCEEFF"/>
            <w:vAlign w:val="bottom"/>
          </w:tcPr>
          <w:p w14:paraId="5F66CA75" w14:textId="77777777" w:rsidR="00A8121B" w:rsidRDefault="00463EBD">
            <w:r>
              <w:t>$</w:t>
            </w:r>
          </w:p>
        </w:tc>
        <w:tc>
          <w:tcPr>
            <w:tcW w:w="0" w:type="auto"/>
            <w:shd w:val="clear" w:color="auto" w:fill="CCEEFF"/>
            <w:vAlign w:val="bottom"/>
          </w:tcPr>
          <w:p w14:paraId="0571CCBD" w14:textId="77777777" w:rsidR="00A8121B" w:rsidRDefault="00463EBD">
            <w:pPr>
              <w:jc w:val="right"/>
            </w:pPr>
            <w:r>
              <w:t>1,230,418</w:t>
            </w:r>
          </w:p>
        </w:tc>
        <w:tc>
          <w:tcPr>
            <w:tcW w:w="0" w:type="auto"/>
            <w:shd w:val="clear" w:color="auto" w:fill="CCEEFF"/>
            <w:vAlign w:val="bottom"/>
          </w:tcPr>
          <w:p w14:paraId="79C82727" w14:textId="77777777" w:rsidR="00A8121B" w:rsidRDefault="00463EBD">
            <w:r>
              <w:t> </w:t>
            </w:r>
          </w:p>
        </w:tc>
        <w:tc>
          <w:tcPr>
            <w:tcW w:w="0" w:type="auto"/>
            <w:shd w:val="clear" w:color="auto" w:fill="CCEEFF"/>
            <w:vAlign w:val="bottom"/>
          </w:tcPr>
          <w:p w14:paraId="0E9301BA" w14:textId="77777777" w:rsidR="00A8121B" w:rsidRDefault="00463EBD">
            <w:r>
              <w:t> </w:t>
            </w:r>
          </w:p>
        </w:tc>
        <w:tc>
          <w:tcPr>
            <w:tcW w:w="0" w:type="auto"/>
            <w:shd w:val="clear" w:color="auto" w:fill="CCEEFF"/>
            <w:vAlign w:val="bottom"/>
          </w:tcPr>
          <w:p w14:paraId="38B5E81B" w14:textId="77777777" w:rsidR="00A8121B" w:rsidRDefault="00463EBD">
            <w:r>
              <w:t>$</w:t>
            </w:r>
          </w:p>
        </w:tc>
        <w:tc>
          <w:tcPr>
            <w:tcW w:w="0" w:type="auto"/>
            <w:shd w:val="clear" w:color="auto" w:fill="CCEEFF"/>
            <w:vAlign w:val="bottom"/>
          </w:tcPr>
          <w:p w14:paraId="35961BBE" w14:textId="77777777" w:rsidR="00A8121B" w:rsidRDefault="00463EBD">
            <w:pPr>
              <w:jc w:val="right"/>
            </w:pPr>
            <w:r>
              <w:t>1,863,841</w:t>
            </w:r>
          </w:p>
        </w:tc>
        <w:tc>
          <w:tcPr>
            <w:tcW w:w="0" w:type="auto"/>
            <w:shd w:val="clear" w:color="auto" w:fill="CCEEFF"/>
            <w:vAlign w:val="bottom"/>
          </w:tcPr>
          <w:p w14:paraId="5AB309E2" w14:textId="77777777" w:rsidR="00A8121B" w:rsidRDefault="00463EBD">
            <w:r>
              <w:t> </w:t>
            </w:r>
          </w:p>
        </w:tc>
      </w:tr>
      <w:tr w:rsidR="00A8121B" w14:paraId="3978A9C4" w14:textId="77777777">
        <w:tc>
          <w:tcPr>
            <w:tcW w:w="0" w:type="auto"/>
            <w:shd w:val="clear" w:color="auto" w:fill="FFFFFF"/>
            <w:tcMar>
              <w:top w:w="0" w:type="dxa"/>
              <w:left w:w="180" w:type="dxa"/>
              <w:bottom w:w="0" w:type="dxa"/>
              <w:right w:w="0" w:type="dxa"/>
            </w:tcMar>
            <w:vAlign w:val="bottom"/>
          </w:tcPr>
          <w:p w14:paraId="0958EF63" w14:textId="77777777" w:rsidR="00A8121B" w:rsidRPr="004E34D7" w:rsidRDefault="00463EBD">
            <w:pPr>
              <w:ind w:hanging="180"/>
              <w:rPr>
                <w:lang w:val="en-HK"/>
              </w:rPr>
            </w:pPr>
            <w:r>
              <w:rPr>
                <w:lang w:val="en-HK"/>
              </w:rPr>
              <w:t>Payables related to purchase of property and equipment</w:t>
            </w:r>
          </w:p>
        </w:tc>
        <w:tc>
          <w:tcPr>
            <w:tcW w:w="0" w:type="auto"/>
            <w:shd w:val="clear" w:color="auto" w:fill="FFFFFF"/>
            <w:vAlign w:val="bottom"/>
          </w:tcPr>
          <w:p w14:paraId="33E44C08" w14:textId="77777777" w:rsidR="00A8121B" w:rsidRPr="004E34D7" w:rsidRDefault="00463EBD">
            <w:pPr>
              <w:rPr>
                <w:lang w:val="en-HK"/>
              </w:rPr>
            </w:pPr>
            <w:r>
              <w:rPr>
                <w:lang w:val="en-HK"/>
              </w:rPr>
              <w:t> </w:t>
            </w:r>
          </w:p>
        </w:tc>
        <w:tc>
          <w:tcPr>
            <w:tcW w:w="0" w:type="auto"/>
            <w:shd w:val="clear" w:color="auto" w:fill="FFFFFF"/>
            <w:vAlign w:val="bottom"/>
          </w:tcPr>
          <w:p w14:paraId="5845A90B" w14:textId="77777777" w:rsidR="00A8121B" w:rsidRDefault="00463EBD">
            <w:r>
              <w:t>$</w:t>
            </w:r>
          </w:p>
        </w:tc>
        <w:tc>
          <w:tcPr>
            <w:tcW w:w="0" w:type="auto"/>
            <w:shd w:val="clear" w:color="auto" w:fill="FFFFFF"/>
            <w:vAlign w:val="bottom"/>
          </w:tcPr>
          <w:p w14:paraId="0372F88C" w14:textId="77777777" w:rsidR="00A8121B" w:rsidRDefault="00463EBD">
            <w:pPr>
              <w:jc w:val="right"/>
            </w:pPr>
            <w:r>
              <w:t>21,931,470</w:t>
            </w:r>
          </w:p>
        </w:tc>
        <w:tc>
          <w:tcPr>
            <w:tcW w:w="0" w:type="auto"/>
            <w:shd w:val="clear" w:color="auto" w:fill="FFFFFF"/>
            <w:vAlign w:val="bottom"/>
          </w:tcPr>
          <w:p w14:paraId="6CB5B566" w14:textId="77777777" w:rsidR="00A8121B" w:rsidRDefault="00463EBD">
            <w:r>
              <w:t> </w:t>
            </w:r>
          </w:p>
        </w:tc>
        <w:tc>
          <w:tcPr>
            <w:tcW w:w="0" w:type="auto"/>
            <w:shd w:val="clear" w:color="auto" w:fill="FFFFFF"/>
            <w:vAlign w:val="bottom"/>
          </w:tcPr>
          <w:p w14:paraId="11FD0025" w14:textId="77777777" w:rsidR="00A8121B" w:rsidRDefault="00463EBD">
            <w:r>
              <w:t> </w:t>
            </w:r>
          </w:p>
        </w:tc>
        <w:tc>
          <w:tcPr>
            <w:tcW w:w="0" w:type="auto"/>
            <w:shd w:val="clear" w:color="auto" w:fill="FFFFFF"/>
            <w:vAlign w:val="bottom"/>
          </w:tcPr>
          <w:p w14:paraId="31FB491C" w14:textId="77777777" w:rsidR="00A8121B" w:rsidRDefault="00463EBD">
            <w:r>
              <w:t>$</w:t>
            </w:r>
          </w:p>
        </w:tc>
        <w:tc>
          <w:tcPr>
            <w:tcW w:w="0" w:type="auto"/>
            <w:shd w:val="clear" w:color="auto" w:fill="FFFFFF"/>
            <w:vAlign w:val="bottom"/>
          </w:tcPr>
          <w:p w14:paraId="10307D75" w14:textId="77777777" w:rsidR="00A8121B" w:rsidRDefault="00463EBD">
            <w:pPr>
              <w:jc w:val="right"/>
            </w:pPr>
            <w:r>
              <w:t>19,328,018</w:t>
            </w:r>
          </w:p>
        </w:tc>
        <w:tc>
          <w:tcPr>
            <w:tcW w:w="0" w:type="auto"/>
            <w:shd w:val="clear" w:color="auto" w:fill="FFFFFF"/>
            <w:vAlign w:val="bottom"/>
          </w:tcPr>
          <w:p w14:paraId="2F49B384" w14:textId="77777777" w:rsidR="00A8121B" w:rsidRDefault="00463EBD">
            <w:r>
              <w:t> </w:t>
            </w:r>
          </w:p>
        </w:tc>
      </w:tr>
      <w:tr w:rsidR="00A8121B" w14:paraId="511D938C" w14:textId="77777777">
        <w:tc>
          <w:tcPr>
            <w:tcW w:w="0" w:type="auto"/>
            <w:shd w:val="clear" w:color="auto" w:fill="CCEEFF"/>
            <w:tcMar>
              <w:top w:w="0" w:type="dxa"/>
              <w:left w:w="180" w:type="dxa"/>
              <w:bottom w:w="0" w:type="dxa"/>
              <w:right w:w="0" w:type="dxa"/>
            </w:tcMar>
            <w:vAlign w:val="bottom"/>
          </w:tcPr>
          <w:p w14:paraId="6515A3BC" w14:textId="77777777" w:rsidR="00A8121B" w:rsidRPr="004E34D7" w:rsidRDefault="00463EBD">
            <w:pPr>
              <w:ind w:hanging="180"/>
              <w:rPr>
                <w:lang w:val="en-HK"/>
              </w:rPr>
            </w:pPr>
            <w:r>
              <w:rPr>
                <w:lang w:val="en-HK"/>
              </w:rPr>
              <w:t>Issuance of ordinary shares to settle contingent consideration payable</w:t>
            </w:r>
          </w:p>
        </w:tc>
        <w:tc>
          <w:tcPr>
            <w:tcW w:w="0" w:type="auto"/>
            <w:shd w:val="clear" w:color="auto" w:fill="CCEEFF"/>
            <w:vAlign w:val="bottom"/>
          </w:tcPr>
          <w:p w14:paraId="0A3753D8" w14:textId="77777777" w:rsidR="00A8121B" w:rsidRPr="004E34D7" w:rsidRDefault="00463EBD">
            <w:pPr>
              <w:rPr>
                <w:lang w:val="en-HK"/>
              </w:rPr>
            </w:pPr>
            <w:r>
              <w:rPr>
                <w:lang w:val="en-HK"/>
              </w:rPr>
              <w:t> </w:t>
            </w:r>
          </w:p>
        </w:tc>
        <w:tc>
          <w:tcPr>
            <w:tcW w:w="0" w:type="auto"/>
            <w:shd w:val="clear" w:color="auto" w:fill="CCEEFF"/>
            <w:vAlign w:val="bottom"/>
          </w:tcPr>
          <w:p w14:paraId="07983234" w14:textId="77777777" w:rsidR="00A8121B" w:rsidRDefault="00463EBD">
            <w:r>
              <w:t>$</w:t>
            </w:r>
          </w:p>
        </w:tc>
        <w:tc>
          <w:tcPr>
            <w:tcW w:w="0" w:type="auto"/>
            <w:shd w:val="clear" w:color="auto" w:fill="CCEEFF"/>
            <w:vAlign w:val="bottom"/>
          </w:tcPr>
          <w:p w14:paraId="74CAB939" w14:textId="77777777" w:rsidR="00A8121B" w:rsidRDefault="00463EBD">
            <w:pPr>
              <w:jc w:val="right"/>
            </w:pPr>
            <w:r>
              <w:t> </w:t>
            </w:r>
          </w:p>
        </w:tc>
        <w:tc>
          <w:tcPr>
            <w:tcW w:w="0" w:type="auto"/>
            <w:shd w:val="clear" w:color="auto" w:fill="CCEEFF"/>
            <w:vAlign w:val="bottom"/>
          </w:tcPr>
          <w:p w14:paraId="2030B2B9" w14:textId="77777777" w:rsidR="00A8121B" w:rsidRDefault="00463EBD">
            <w:r>
              <w:t> </w:t>
            </w:r>
          </w:p>
        </w:tc>
        <w:tc>
          <w:tcPr>
            <w:tcW w:w="0" w:type="auto"/>
            <w:shd w:val="clear" w:color="auto" w:fill="CCEEFF"/>
            <w:vAlign w:val="bottom"/>
          </w:tcPr>
          <w:p w14:paraId="07453628" w14:textId="77777777" w:rsidR="00A8121B" w:rsidRDefault="00463EBD">
            <w:r>
              <w:t> </w:t>
            </w:r>
          </w:p>
        </w:tc>
        <w:tc>
          <w:tcPr>
            <w:tcW w:w="0" w:type="auto"/>
            <w:shd w:val="clear" w:color="auto" w:fill="CCEEFF"/>
            <w:vAlign w:val="bottom"/>
          </w:tcPr>
          <w:p w14:paraId="053B52EF" w14:textId="77777777" w:rsidR="00A8121B" w:rsidRDefault="00463EBD">
            <w:r>
              <w:t>$</w:t>
            </w:r>
          </w:p>
        </w:tc>
        <w:tc>
          <w:tcPr>
            <w:tcW w:w="0" w:type="auto"/>
            <w:shd w:val="clear" w:color="auto" w:fill="CCEEFF"/>
            <w:vAlign w:val="bottom"/>
          </w:tcPr>
          <w:p w14:paraId="4FE9495B" w14:textId="77777777" w:rsidR="00A8121B" w:rsidRDefault="00463EBD">
            <w:pPr>
              <w:jc w:val="right"/>
            </w:pPr>
            <w:r>
              <w:t>5,958,794</w:t>
            </w:r>
          </w:p>
        </w:tc>
        <w:tc>
          <w:tcPr>
            <w:tcW w:w="0" w:type="auto"/>
            <w:shd w:val="clear" w:color="auto" w:fill="CCEEFF"/>
            <w:vAlign w:val="bottom"/>
          </w:tcPr>
          <w:p w14:paraId="43AFFA2E" w14:textId="77777777" w:rsidR="00A8121B" w:rsidRDefault="00463EBD">
            <w:r>
              <w:t> </w:t>
            </w:r>
          </w:p>
        </w:tc>
      </w:tr>
    </w:tbl>
    <w:p w14:paraId="76B23DB8" w14:textId="77777777" w:rsidR="00A8121B" w:rsidRDefault="00463EBD">
      <w:pPr>
        <w:jc w:val="center"/>
      </w:pPr>
      <w:r>
        <w:rPr>
          <w:b/>
          <w:bCs/>
        </w:rPr>
        <w:t> </w:t>
      </w:r>
    </w:p>
    <w:p w14:paraId="2EF6B035" w14:textId="77777777" w:rsidR="00A8121B" w:rsidRPr="004E34D7" w:rsidRDefault="00463EBD">
      <w:pPr>
        <w:rPr>
          <w:lang w:val="en-HK"/>
        </w:rPr>
      </w:pPr>
      <w:r>
        <w:rPr>
          <w:lang w:val="en-HK"/>
        </w:rPr>
        <w:t>Reconciliation of cash and restricted cash to the consolidated balance sheets:</w:t>
      </w:r>
    </w:p>
    <w:p w14:paraId="48D2BE8A" w14:textId="77777777" w:rsidR="00A8121B" w:rsidRPr="004E34D7" w:rsidRDefault="00463EBD">
      <w:pPr>
        <w:rPr>
          <w:lang w:val="en-HK"/>
        </w:rPr>
      </w:pPr>
      <w:r>
        <w:rPr>
          <w:lang w:val="en-HK"/>
        </w:rPr>
        <w:t> </w:t>
      </w:r>
    </w:p>
    <w:tbl>
      <w:tblPr>
        <w:tblW w:w="5000" w:type="pct"/>
        <w:tblCellMar>
          <w:left w:w="0" w:type="dxa"/>
          <w:right w:w="0" w:type="dxa"/>
        </w:tblCellMar>
        <w:tblLook w:val="04A0" w:firstRow="1" w:lastRow="0" w:firstColumn="1" w:lastColumn="0" w:noHBand="0" w:noVBand="1"/>
      </w:tblPr>
      <w:tblGrid>
        <w:gridCol w:w="7611"/>
        <w:gridCol w:w="52"/>
        <w:gridCol w:w="100"/>
        <w:gridCol w:w="1000"/>
        <w:gridCol w:w="50"/>
        <w:gridCol w:w="50"/>
        <w:gridCol w:w="117"/>
        <w:gridCol w:w="1050"/>
        <w:gridCol w:w="50"/>
      </w:tblGrid>
      <w:tr w:rsidR="00A8121B" w14:paraId="69B9A7F4" w14:textId="77777777">
        <w:tc>
          <w:tcPr>
            <w:tcW w:w="0" w:type="auto"/>
            <w:vAlign w:val="bottom"/>
          </w:tcPr>
          <w:p w14:paraId="57E49371" w14:textId="77777777" w:rsidR="00A8121B" w:rsidRPr="004E34D7" w:rsidRDefault="00463EBD">
            <w:pPr>
              <w:rPr>
                <w:lang w:val="en-HK"/>
              </w:rPr>
            </w:pPr>
            <w:r>
              <w:rPr>
                <w:lang w:val="en-HK"/>
              </w:rPr>
              <w:t> </w:t>
            </w:r>
          </w:p>
        </w:tc>
        <w:tc>
          <w:tcPr>
            <w:tcW w:w="0" w:type="auto"/>
            <w:tcMar>
              <w:top w:w="0" w:type="dxa"/>
              <w:left w:w="0" w:type="dxa"/>
              <w:bottom w:w="30" w:type="dxa"/>
              <w:right w:w="0" w:type="dxa"/>
            </w:tcMar>
            <w:vAlign w:val="bottom"/>
          </w:tcPr>
          <w:p w14:paraId="76F931AF" w14:textId="77777777" w:rsidR="00A8121B" w:rsidRPr="004E34D7" w:rsidRDefault="00463EBD">
            <w:pPr>
              <w:rPr>
                <w:b/>
                <w:bCs/>
                <w:lang w:val="en-HK"/>
              </w:rPr>
            </w:pPr>
            <w:r>
              <w:rPr>
                <w:b/>
                <w:bCs/>
                <w:lang w:val="en-HK"/>
              </w:rPr>
              <w:t> </w:t>
            </w:r>
          </w:p>
        </w:tc>
        <w:tc>
          <w:tcPr>
            <w:tcW w:w="0" w:type="auto"/>
            <w:gridSpan w:val="2"/>
            <w:tcBorders>
              <w:bottom w:val="single" w:sz="12" w:space="0" w:color="000000"/>
            </w:tcBorders>
            <w:vAlign w:val="bottom"/>
          </w:tcPr>
          <w:p w14:paraId="50F40C65" w14:textId="77777777" w:rsidR="00A8121B" w:rsidRDefault="00463EBD">
            <w:pPr>
              <w:jc w:val="center"/>
              <w:rPr>
                <w:b/>
                <w:bCs/>
              </w:rPr>
            </w:pPr>
            <w:r>
              <w:rPr>
                <w:b/>
                <w:bCs/>
              </w:rPr>
              <w:t xml:space="preserve">June 30, </w:t>
            </w:r>
            <w:r>
              <w:rPr>
                <w:b/>
                <w:bCs/>
              </w:rPr>
              <w:br/>
              <w:t>2026</w:t>
            </w:r>
          </w:p>
        </w:tc>
        <w:tc>
          <w:tcPr>
            <w:tcW w:w="0" w:type="auto"/>
            <w:tcMar>
              <w:top w:w="0" w:type="dxa"/>
              <w:left w:w="0" w:type="dxa"/>
              <w:bottom w:w="30" w:type="dxa"/>
              <w:right w:w="0" w:type="dxa"/>
            </w:tcMar>
            <w:vAlign w:val="bottom"/>
          </w:tcPr>
          <w:p w14:paraId="3D8C686A" w14:textId="77777777" w:rsidR="00A8121B" w:rsidRDefault="00463EBD">
            <w:pPr>
              <w:rPr>
                <w:b/>
                <w:bCs/>
              </w:rPr>
            </w:pPr>
            <w:r>
              <w:rPr>
                <w:b/>
                <w:bCs/>
              </w:rPr>
              <w:t> </w:t>
            </w:r>
          </w:p>
        </w:tc>
        <w:tc>
          <w:tcPr>
            <w:tcW w:w="0" w:type="auto"/>
            <w:tcMar>
              <w:top w:w="0" w:type="dxa"/>
              <w:left w:w="0" w:type="dxa"/>
              <w:bottom w:w="30" w:type="dxa"/>
              <w:right w:w="0" w:type="dxa"/>
            </w:tcMar>
            <w:vAlign w:val="bottom"/>
          </w:tcPr>
          <w:p w14:paraId="4E8E8FA9" w14:textId="77777777" w:rsidR="00A8121B" w:rsidRDefault="00463EBD">
            <w:pPr>
              <w:rPr>
                <w:b/>
                <w:bCs/>
              </w:rPr>
            </w:pPr>
            <w:r>
              <w:rPr>
                <w:b/>
                <w:bCs/>
              </w:rPr>
              <w:t> </w:t>
            </w:r>
          </w:p>
        </w:tc>
        <w:tc>
          <w:tcPr>
            <w:tcW w:w="0" w:type="auto"/>
            <w:gridSpan w:val="2"/>
            <w:tcBorders>
              <w:bottom w:val="single" w:sz="12" w:space="0" w:color="000000"/>
            </w:tcBorders>
            <w:vAlign w:val="bottom"/>
          </w:tcPr>
          <w:p w14:paraId="4E2A287A" w14:textId="77777777" w:rsidR="00A8121B" w:rsidRDefault="00463EBD">
            <w:pPr>
              <w:jc w:val="center"/>
              <w:rPr>
                <w:b/>
                <w:bCs/>
              </w:rPr>
            </w:pPr>
            <w:r>
              <w:rPr>
                <w:b/>
                <w:bCs/>
              </w:rPr>
              <w:t xml:space="preserve">December 31, </w:t>
            </w:r>
            <w:r>
              <w:rPr>
                <w:b/>
                <w:bCs/>
              </w:rPr>
              <w:br/>
              <w:t>2025</w:t>
            </w:r>
          </w:p>
        </w:tc>
        <w:tc>
          <w:tcPr>
            <w:tcW w:w="0" w:type="auto"/>
            <w:tcMar>
              <w:top w:w="0" w:type="dxa"/>
              <w:left w:w="0" w:type="dxa"/>
              <w:bottom w:w="30" w:type="dxa"/>
              <w:right w:w="0" w:type="dxa"/>
            </w:tcMar>
            <w:vAlign w:val="bottom"/>
          </w:tcPr>
          <w:p w14:paraId="425FA13E" w14:textId="77777777" w:rsidR="00A8121B" w:rsidRDefault="00463EBD">
            <w:pPr>
              <w:rPr>
                <w:b/>
                <w:bCs/>
              </w:rPr>
            </w:pPr>
            <w:r>
              <w:rPr>
                <w:b/>
                <w:bCs/>
              </w:rPr>
              <w:t> </w:t>
            </w:r>
          </w:p>
        </w:tc>
      </w:tr>
      <w:tr w:rsidR="00A8121B" w14:paraId="0B164D0B" w14:textId="77777777">
        <w:tc>
          <w:tcPr>
            <w:tcW w:w="3800" w:type="pct"/>
            <w:shd w:val="clear" w:color="auto" w:fill="CCEEFF"/>
            <w:tcMar>
              <w:top w:w="0" w:type="dxa"/>
              <w:left w:w="180" w:type="dxa"/>
              <w:bottom w:w="0" w:type="dxa"/>
              <w:right w:w="0" w:type="dxa"/>
            </w:tcMar>
            <w:vAlign w:val="bottom"/>
          </w:tcPr>
          <w:p w14:paraId="126D3314" w14:textId="77777777" w:rsidR="00A8121B" w:rsidRDefault="00463EBD">
            <w:pPr>
              <w:ind w:hanging="180"/>
            </w:pPr>
            <w:r>
              <w:t>Cash</w:t>
            </w:r>
          </w:p>
        </w:tc>
        <w:tc>
          <w:tcPr>
            <w:tcW w:w="50" w:type="pct"/>
            <w:shd w:val="clear" w:color="auto" w:fill="CCEEFF"/>
            <w:vAlign w:val="bottom"/>
          </w:tcPr>
          <w:p w14:paraId="024D4E47" w14:textId="77777777" w:rsidR="00A8121B" w:rsidRDefault="00463EBD">
            <w:r>
              <w:t> </w:t>
            </w:r>
          </w:p>
        </w:tc>
        <w:tc>
          <w:tcPr>
            <w:tcW w:w="50" w:type="pct"/>
            <w:shd w:val="clear" w:color="auto" w:fill="CCEEFF"/>
            <w:vAlign w:val="bottom"/>
          </w:tcPr>
          <w:p w14:paraId="6AC09C42" w14:textId="77777777" w:rsidR="00A8121B" w:rsidRDefault="00463EBD">
            <w:r>
              <w:t>$</w:t>
            </w:r>
          </w:p>
        </w:tc>
        <w:tc>
          <w:tcPr>
            <w:tcW w:w="450" w:type="pct"/>
            <w:shd w:val="clear" w:color="auto" w:fill="CCEEFF"/>
            <w:vAlign w:val="bottom"/>
          </w:tcPr>
          <w:p w14:paraId="7A377F18" w14:textId="77777777" w:rsidR="00A8121B" w:rsidRDefault="00463EBD">
            <w:pPr>
              <w:jc w:val="right"/>
            </w:pPr>
            <w:r>
              <w:t>103,467,022</w:t>
            </w:r>
          </w:p>
        </w:tc>
        <w:tc>
          <w:tcPr>
            <w:tcW w:w="50" w:type="pct"/>
            <w:shd w:val="clear" w:color="auto" w:fill="CCEEFF"/>
            <w:vAlign w:val="bottom"/>
          </w:tcPr>
          <w:p w14:paraId="3E13BADF" w14:textId="77777777" w:rsidR="00A8121B" w:rsidRDefault="00463EBD">
            <w:r>
              <w:t> </w:t>
            </w:r>
          </w:p>
        </w:tc>
        <w:tc>
          <w:tcPr>
            <w:tcW w:w="50" w:type="pct"/>
            <w:shd w:val="clear" w:color="auto" w:fill="CCEEFF"/>
            <w:vAlign w:val="bottom"/>
          </w:tcPr>
          <w:p w14:paraId="15F4E04B" w14:textId="77777777" w:rsidR="00A8121B" w:rsidRDefault="00463EBD">
            <w:r>
              <w:t> </w:t>
            </w:r>
          </w:p>
        </w:tc>
        <w:tc>
          <w:tcPr>
            <w:tcW w:w="50" w:type="pct"/>
            <w:shd w:val="clear" w:color="auto" w:fill="CCEEFF"/>
            <w:vAlign w:val="bottom"/>
          </w:tcPr>
          <w:p w14:paraId="6E4D6A92" w14:textId="77777777" w:rsidR="00A8121B" w:rsidRDefault="00463EBD">
            <w:r>
              <w:t>$</w:t>
            </w:r>
          </w:p>
        </w:tc>
        <w:tc>
          <w:tcPr>
            <w:tcW w:w="450" w:type="pct"/>
            <w:shd w:val="clear" w:color="auto" w:fill="CCEEFF"/>
            <w:vAlign w:val="bottom"/>
          </w:tcPr>
          <w:p w14:paraId="2AFE4E43" w14:textId="77777777" w:rsidR="00A8121B" w:rsidRDefault="00463EBD">
            <w:pPr>
              <w:jc w:val="right"/>
            </w:pPr>
            <w:r>
              <w:t>51,634,374</w:t>
            </w:r>
          </w:p>
        </w:tc>
        <w:tc>
          <w:tcPr>
            <w:tcW w:w="50" w:type="pct"/>
            <w:shd w:val="clear" w:color="auto" w:fill="CCEEFF"/>
            <w:vAlign w:val="bottom"/>
          </w:tcPr>
          <w:p w14:paraId="790D377A" w14:textId="77777777" w:rsidR="00A8121B" w:rsidRDefault="00463EBD">
            <w:r>
              <w:t> </w:t>
            </w:r>
          </w:p>
        </w:tc>
      </w:tr>
      <w:tr w:rsidR="00A8121B" w14:paraId="3CBD4960" w14:textId="77777777">
        <w:tc>
          <w:tcPr>
            <w:tcW w:w="0" w:type="auto"/>
            <w:shd w:val="clear" w:color="auto" w:fill="FFFFFF"/>
            <w:tcMar>
              <w:top w:w="0" w:type="dxa"/>
              <w:left w:w="180" w:type="dxa"/>
              <w:bottom w:w="0" w:type="dxa"/>
              <w:right w:w="0" w:type="dxa"/>
            </w:tcMar>
            <w:vAlign w:val="bottom"/>
          </w:tcPr>
          <w:p w14:paraId="71964D13" w14:textId="77777777" w:rsidR="00A8121B" w:rsidRDefault="00463EBD">
            <w:pPr>
              <w:ind w:hanging="180"/>
            </w:pPr>
            <w:r>
              <w:t>Restricted cash</w:t>
            </w:r>
          </w:p>
        </w:tc>
        <w:tc>
          <w:tcPr>
            <w:tcW w:w="0" w:type="auto"/>
            <w:shd w:val="clear" w:color="auto" w:fill="FFFFFF"/>
            <w:vAlign w:val="bottom"/>
          </w:tcPr>
          <w:p w14:paraId="2E17C6F1" w14:textId="77777777" w:rsidR="00A8121B" w:rsidRDefault="00463EBD">
            <w:r>
              <w:t> </w:t>
            </w:r>
          </w:p>
        </w:tc>
        <w:tc>
          <w:tcPr>
            <w:tcW w:w="0" w:type="auto"/>
            <w:shd w:val="clear" w:color="auto" w:fill="FFFFFF"/>
            <w:vAlign w:val="bottom"/>
          </w:tcPr>
          <w:p w14:paraId="6137DAE6" w14:textId="77777777" w:rsidR="00A8121B" w:rsidRDefault="00463EBD">
            <w:r>
              <w:t> </w:t>
            </w:r>
          </w:p>
        </w:tc>
        <w:tc>
          <w:tcPr>
            <w:tcW w:w="0" w:type="auto"/>
            <w:shd w:val="clear" w:color="auto" w:fill="FFFFFF"/>
            <w:vAlign w:val="bottom"/>
          </w:tcPr>
          <w:p w14:paraId="36D5911B" w14:textId="77777777" w:rsidR="00A8121B" w:rsidRDefault="00463EBD">
            <w:pPr>
              <w:jc w:val="right"/>
            </w:pPr>
            <w:r>
              <w:t>6,576,827</w:t>
            </w:r>
          </w:p>
        </w:tc>
        <w:tc>
          <w:tcPr>
            <w:tcW w:w="0" w:type="auto"/>
            <w:shd w:val="clear" w:color="auto" w:fill="FFFFFF"/>
            <w:vAlign w:val="bottom"/>
          </w:tcPr>
          <w:p w14:paraId="3A2C93B3" w14:textId="77777777" w:rsidR="00A8121B" w:rsidRDefault="00463EBD">
            <w:r>
              <w:t> </w:t>
            </w:r>
          </w:p>
        </w:tc>
        <w:tc>
          <w:tcPr>
            <w:tcW w:w="0" w:type="auto"/>
            <w:shd w:val="clear" w:color="auto" w:fill="FFFFFF"/>
            <w:vAlign w:val="bottom"/>
          </w:tcPr>
          <w:p w14:paraId="5B2AFA2A" w14:textId="77777777" w:rsidR="00A8121B" w:rsidRDefault="00463EBD">
            <w:r>
              <w:t> </w:t>
            </w:r>
          </w:p>
        </w:tc>
        <w:tc>
          <w:tcPr>
            <w:tcW w:w="0" w:type="auto"/>
            <w:shd w:val="clear" w:color="auto" w:fill="FFFFFF"/>
            <w:vAlign w:val="bottom"/>
          </w:tcPr>
          <w:p w14:paraId="1ACC09AF" w14:textId="77777777" w:rsidR="00A8121B" w:rsidRDefault="00463EBD">
            <w:r>
              <w:t> </w:t>
            </w:r>
          </w:p>
        </w:tc>
        <w:tc>
          <w:tcPr>
            <w:tcW w:w="0" w:type="auto"/>
            <w:shd w:val="clear" w:color="auto" w:fill="FFFFFF"/>
            <w:vAlign w:val="bottom"/>
          </w:tcPr>
          <w:p w14:paraId="209C2BAF" w14:textId="77777777" w:rsidR="00A8121B" w:rsidRDefault="00463EBD">
            <w:pPr>
              <w:jc w:val="right"/>
            </w:pPr>
            <w:r>
              <w:t>714,245</w:t>
            </w:r>
          </w:p>
        </w:tc>
        <w:tc>
          <w:tcPr>
            <w:tcW w:w="0" w:type="auto"/>
            <w:shd w:val="clear" w:color="auto" w:fill="FFFFFF"/>
            <w:vAlign w:val="bottom"/>
          </w:tcPr>
          <w:p w14:paraId="22449964" w14:textId="77777777" w:rsidR="00A8121B" w:rsidRDefault="00463EBD">
            <w:r>
              <w:t> </w:t>
            </w:r>
          </w:p>
        </w:tc>
      </w:tr>
      <w:tr w:rsidR="00A8121B" w14:paraId="622042C7" w14:textId="77777777">
        <w:tc>
          <w:tcPr>
            <w:tcW w:w="0" w:type="auto"/>
            <w:shd w:val="clear" w:color="auto" w:fill="CCEEFF"/>
            <w:tcMar>
              <w:top w:w="0" w:type="dxa"/>
              <w:left w:w="180" w:type="dxa"/>
              <w:bottom w:w="30" w:type="dxa"/>
              <w:right w:w="0" w:type="dxa"/>
            </w:tcMar>
            <w:vAlign w:val="bottom"/>
          </w:tcPr>
          <w:p w14:paraId="44B4BC9E" w14:textId="77777777" w:rsidR="00A8121B" w:rsidRDefault="00463EBD">
            <w:pPr>
              <w:ind w:hanging="180"/>
            </w:pPr>
            <w:r>
              <w:t>Restricted cash, non-current</w:t>
            </w:r>
          </w:p>
        </w:tc>
        <w:tc>
          <w:tcPr>
            <w:tcW w:w="0" w:type="auto"/>
            <w:shd w:val="clear" w:color="auto" w:fill="CCEEFF"/>
            <w:tcMar>
              <w:top w:w="0" w:type="dxa"/>
              <w:left w:w="0" w:type="dxa"/>
              <w:bottom w:w="30" w:type="dxa"/>
              <w:right w:w="0" w:type="dxa"/>
            </w:tcMar>
            <w:vAlign w:val="bottom"/>
          </w:tcPr>
          <w:p w14:paraId="64B4E3F2" w14:textId="77777777" w:rsidR="00A8121B" w:rsidRDefault="00463EBD">
            <w:r>
              <w:t> </w:t>
            </w:r>
          </w:p>
        </w:tc>
        <w:tc>
          <w:tcPr>
            <w:tcW w:w="0" w:type="auto"/>
            <w:tcBorders>
              <w:bottom w:val="single" w:sz="12" w:space="0" w:color="000000"/>
            </w:tcBorders>
            <w:shd w:val="clear" w:color="auto" w:fill="CCEEFF"/>
            <w:vAlign w:val="bottom"/>
          </w:tcPr>
          <w:p w14:paraId="0A999FFF" w14:textId="77777777" w:rsidR="00A8121B" w:rsidRDefault="00463EBD">
            <w:r>
              <w:t> </w:t>
            </w:r>
          </w:p>
        </w:tc>
        <w:tc>
          <w:tcPr>
            <w:tcW w:w="0" w:type="auto"/>
            <w:tcBorders>
              <w:bottom w:val="single" w:sz="12" w:space="0" w:color="000000"/>
            </w:tcBorders>
            <w:shd w:val="clear" w:color="auto" w:fill="CCEEFF"/>
            <w:vAlign w:val="bottom"/>
          </w:tcPr>
          <w:p w14:paraId="429BAE63" w14:textId="77777777" w:rsidR="00A8121B" w:rsidRDefault="00463EBD">
            <w:pPr>
              <w:jc w:val="right"/>
            </w:pPr>
            <w:r>
              <w:t>13,375,915</w:t>
            </w:r>
          </w:p>
        </w:tc>
        <w:tc>
          <w:tcPr>
            <w:tcW w:w="0" w:type="auto"/>
            <w:shd w:val="clear" w:color="auto" w:fill="CCEEFF"/>
            <w:tcMar>
              <w:top w:w="0" w:type="dxa"/>
              <w:left w:w="0" w:type="dxa"/>
              <w:bottom w:w="30" w:type="dxa"/>
              <w:right w:w="0" w:type="dxa"/>
            </w:tcMar>
            <w:vAlign w:val="bottom"/>
          </w:tcPr>
          <w:p w14:paraId="697DE102" w14:textId="77777777" w:rsidR="00A8121B" w:rsidRDefault="00463EBD">
            <w:r>
              <w:t> </w:t>
            </w:r>
          </w:p>
        </w:tc>
        <w:tc>
          <w:tcPr>
            <w:tcW w:w="0" w:type="auto"/>
            <w:shd w:val="clear" w:color="auto" w:fill="CCEEFF"/>
            <w:tcMar>
              <w:top w:w="0" w:type="dxa"/>
              <w:left w:w="0" w:type="dxa"/>
              <w:bottom w:w="30" w:type="dxa"/>
              <w:right w:w="0" w:type="dxa"/>
            </w:tcMar>
            <w:vAlign w:val="bottom"/>
          </w:tcPr>
          <w:p w14:paraId="1D2DE9C9" w14:textId="77777777" w:rsidR="00A8121B" w:rsidRDefault="00463EBD">
            <w:r>
              <w:t> </w:t>
            </w:r>
          </w:p>
        </w:tc>
        <w:tc>
          <w:tcPr>
            <w:tcW w:w="0" w:type="auto"/>
            <w:tcBorders>
              <w:bottom w:val="single" w:sz="12" w:space="0" w:color="000000"/>
            </w:tcBorders>
            <w:shd w:val="clear" w:color="auto" w:fill="CCEEFF"/>
            <w:vAlign w:val="bottom"/>
          </w:tcPr>
          <w:p w14:paraId="056E989E" w14:textId="77777777" w:rsidR="00A8121B" w:rsidRDefault="00463EBD">
            <w:r>
              <w:t> </w:t>
            </w:r>
          </w:p>
        </w:tc>
        <w:tc>
          <w:tcPr>
            <w:tcW w:w="0" w:type="auto"/>
            <w:tcBorders>
              <w:bottom w:val="single" w:sz="12" w:space="0" w:color="000000"/>
            </w:tcBorders>
            <w:shd w:val="clear" w:color="auto" w:fill="CCEEFF"/>
            <w:vAlign w:val="bottom"/>
          </w:tcPr>
          <w:p w14:paraId="7EE19BA5" w14:textId="77777777" w:rsidR="00A8121B" w:rsidRDefault="00463EBD">
            <w:pPr>
              <w:jc w:val="right"/>
            </w:pPr>
            <w:r>
              <w:t>6,511,407</w:t>
            </w:r>
          </w:p>
        </w:tc>
        <w:tc>
          <w:tcPr>
            <w:tcW w:w="0" w:type="auto"/>
            <w:shd w:val="clear" w:color="auto" w:fill="CCEEFF"/>
            <w:tcMar>
              <w:top w:w="0" w:type="dxa"/>
              <w:left w:w="0" w:type="dxa"/>
              <w:bottom w:w="30" w:type="dxa"/>
              <w:right w:w="0" w:type="dxa"/>
            </w:tcMar>
            <w:vAlign w:val="bottom"/>
          </w:tcPr>
          <w:p w14:paraId="301CF643" w14:textId="77777777" w:rsidR="00A8121B" w:rsidRDefault="00463EBD">
            <w:r>
              <w:t> </w:t>
            </w:r>
          </w:p>
        </w:tc>
      </w:tr>
      <w:tr w:rsidR="00A8121B" w14:paraId="219AE1C1" w14:textId="77777777">
        <w:tc>
          <w:tcPr>
            <w:tcW w:w="0" w:type="auto"/>
            <w:shd w:val="clear" w:color="auto" w:fill="FFFFFF"/>
            <w:tcMar>
              <w:top w:w="0" w:type="dxa"/>
              <w:left w:w="180" w:type="dxa"/>
              <w:bottom w:w="50" w:type="dxa"/>
              <w:right w:w="0" w:type="dxa"/>
            </w:tcMar>
            <w:vAlign w:val="bottom"/>
          </w:tcPr>
          <w:p w14:paraId="0AAEAF5A" w14:textId="77777777" w:rsidR="00A8121B" w:rsidRDefault="00463EBD">
            <w:pPr>
              <w:ind w:hanging="180"/>
              <w:rPr>
                <w:b/>
                <w:bCs/>
              </w:rPr>
            </w:pPr>
            <w:r>
              <w:rPr>
                <w:b/>
                <w:bCs/>
              </w:rPr>
              <w:t>Total Assets</w:t>
            </w:r>
          </w:p>
        </w:tc>
        <w:tc>
          <w:tcPr>
            <w:tcW w:w="0" w:type="auto"/>
            <w:shd w:val="clear" w:color="auto" w:fill="FFFFFF"/>
            <w:tcMar>
              <w:top w:w="0" w:type="dxa"/>
              <w:left w:w="0" w:type="dxa"/>
              <w:bottom w:w="50" w:type="dxa"/>
              <w:right w:w="0" w:type="dxa"/>
            </w:tcMar>
            <w:vAlign w:val="bottom"/>
          </w:tcPr>
          <w:p w14:paraId="6A89C81D"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42CEF81F"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19119335" w14:textId="77777777" w:rsidR="00A8121B" w:rsidRDefault="00463EBD">
            <w:pPr>
              <w:jc w:val="right"/>
              <w:rPr>
                <w:b/>
                <w:bCs/>
              </w:rPr>
            </w:pPr>
            <w:r>
              <w:rPr>
                <w:b/>
                <w:bCs/>
              </w:rPr>
              <w:t>123,419,764</w:t>
            </w:r>
          </w:p>
        </w:tc>
        <w:tc>
          <w:tcPr>
            <w:tcW w:w="0" w:type="auto"/>
            <w:shd w:val="clear" w:color="auto" w:fill="FFFFFF"/>
            <w:tcMar>
              <w:top w:w="0" w:type="dxa"/>
              <w:left w:w="0" w:type="dxa"/>
              <w:bottom w:w="50" w:type="dxa"/>
              <w:right w:w="0" w:type="dxa"/>
            </w:tcMar>
            <w:vAlign w:val="bottom"/>
          </w:tcPr>
          <w:p w14:paraId="524918D7" w14:textId="77777777" w:rsidR="00A8121B" w:rsidRDefault="00463EBD">
            <w:pPr>
              <w:rPr>
                <w:b/>
                <w:bCs/>
              </w:rPr>
            </w:pPr>
            <w:r>
              <w:rPr>
                <w:b/>
                <w:bCs/>
              </w:rPr>
              <w:t> </w:t>
            </w:r>
          </w:p>
        </w:tc>
        <w:tc>
          <w:tcPr>
            <w:tcW w:w="0" w:type="auto"/>
            <w:shd w:val="clear" w:color="auto" w:fill="FFFFFF"/>
            <w:tcMar>
              <w:top w:w="0" w:type="dxa"/>
              <w:left w:w="0" w:type="dxa"/>
              <w:bottom w:w="50" w:type="dxa"/>
              <w:right w:w="0" w:type="dxa"/>
            </w:tcMar>
            <w:vAlign w:val="bottom"/>
          </w:tcPr>
          <w:p w14:paraId="594ADFF9" w14:textId="77777777" w:rsidR="00A8121B" w:rsidRDefault="00463EBD">
            <w:pPr>
              <w:rPr>
                <w:b/>
                <w:bCs/>
              </w:rPr>
            </w:pPr>
            <w:r>
              <w:rPr>
                <w:b/>
                <w:bCs/>
              </w:rPr>
              <w:t> </w:t>
            </w:r>
          </w:p>
        </w:tc>
        <w:tc>
          <w:tcPr>
            <w:tcW w:w="0" w:type="auto"/>
            <w:tcBorders>
              <w:bottom w:val="double" w:sz="12" w:space="0" w:color="000000"/>
            </w:tcBorders>
            <w:shd w:val="clear" w:color="auto" w:fill="FFFFFF"/>
            <w:vAlign w:val="bottom"/>
          </w:tcPr>
          <w:p w14:paraId="287F3491" w14:textId="77777777" w:rsidR="00A8121B" w:rsidRDefault="00463EBD">
            <w:pPr>
              <w:rPr>
                <w:b/>
                <w:bCs/>
              </w:rPr>
            </w:pPr>
            <w:r>
              <w:rPr>
                <w:b/>
                <w:bCs/>
              </w:rPr>
              <w:t>$</w:t>
            </w:r>
          </w:p>
        </w:tc>
        <w:tc>
          <w:tcPr>
            <w:tcW w:w="0" w:type="auto"/>
            <w:tcBorders>
              <w:bottom w:val="double" w:sz="12" w:space="0" w:color="000000"/>
            </w:tcBorders>
            <w:shd w:val="clear" w:color="auto" w:fill="FFFFFF"/>
            <w:vAlign w:val="bottom"/>
          </w:tcPr>
          <w:p w14:paraId="331061BD" w14:textId="77777777" w:rsidR="00A8121B" w:rsidRDefault="00463EBD">
            <w:pPr>
              <w:jc w:val="right"/>
              <w:rPr>
                <w:b/>
                <w:bCs/>
              </w:rPr>
            </w:pPr>
            <w:r>
              <w:rPr>
                <w:b/>
                <w:bCs/>
              </w:rPr>
              <w:t>58,860,026</w:t>
            </w:r>
          </w:p>
        </w:tc>
        <w:tc>
          <w:tcPr>
            <w:tcW w:w="0" w:type="auto"/>
            <w:shd w:val="clear" w:color="auto" w:fill="FFFFFF"/>
            <w:tcMar>
              <w:top w:w="0" w:type="dxa"/>
              <w:left w:w="0" w:type="dxa"/>
              <w:bottom w:w="50" w:type="dxa"/>
              <w:right w:w="0" w:type="dxa"/>
            </w:tcMar>
            <w:vAlign w:val="bottom"/>
          </w:tcPr>
          <w:p w14:paraId="168258F1" w14:textId="77777777" w:rsidR="00A8121B" w:rsidRDefault="00463EBD">
            <w:pPr>
              <w:rPr>
                <w:b/>
                <w:bCs/>
              </w:rPr>
            </w:pPr>
            <w:r>
              <w:rPr>
                <w:b/>
                <w:bCs/>
              </w:rPr>
              <w:t> </w:t>
            </w:r>
          </w:p>
        </w:tc>
      </w:tr>
    </w:tbl>
    <w:p w14:paraId="0745CE48" w14:textId="77777777" w:rsidR="00A8121B" w:rsidRDefault="00A8121B">
      <w:pPr>
        <w:spacing w:after="200"/>
      </w:pPr>
    </w:p>
    <w:p w14:paraId="33402A57" w14:textId="77777777" w:rsidR="00A8121B" w:rsidRDefault="00463EBD">
      <w:pPr>
        <w:pStyle w:val="font-claude-response-body"/>
        <w:spacing w:before="0" w:beforeAutospacing="0" w:after="0" w:afterAutospacing="0"/>
        <w:rPr>
          <w:rStyle w:val="Emphasis"/>
          <w:sz w:val="20"/>
          <w:szCs w:val="20"/>
        </w:rPr>
      </w:pPr>
      <w:r>
        <w:rPr>
          <w:rStyle w:val="Strong"/>
          <w:sz w:val="20"/>
          <w:szCs w:val="20"/>
        </w:rPr>
        <w:t>Reconciliation of GAAP to Non-GAAP Measures</w:t>
      </w:r>
      <w:r>
        <w:rPr>
          <w:sz w:val="20"/>
          <w:szCs w:val="20"/>
        </w:rPr>
        <w:t xml:space="preserve">** </w:t>
      </w:r>
      <w:r>
        <w:rPr>
          <w:rStyle w:val="Emphasis"/>
          <w:sz w:val="20"/>
          <w:szCs w:val="20"/>
        </w:rPr>
        <w:t xml:space="preserve">(Stated in US </w:t>
      </w:r>
      <w:r>
        <w:rPr>
          <w:rStyle w:val="Emphasis"/>
          <w:sz w:val="20"/>
          <w:szCs w:val="20"/>
        </w:rPr>
        <w:t>dollars)</w:t>
      </w:r>
    </w:p>
    <w:p w14:paraId="4392117C" w14:textId="77777777" w:rsidR="00A8121B" w:rsidRDefault="00A8121B">
      <w:pPr>
        <w:pStyle w:val="font-claude-response-body"/>
        <w:spacing w:before="0" w:beforeAutospacing="0" w:after="0" w:afterAutospacing="0"/>
        <w:rPr>
          <w:sz w:val="20"/>
          <w:szCs w:val="20"/>
        </w:rPr>
      </w:pPr>
    </w:p>
    <w:tbl>
      <w:tblPr>
        <w:tblW w:w="5000" w:type="pct"/>
        <w:tblLayout w:type="fixed"/>
        <w:tblLook w:val="04A0" w:firstRow="1" w:lastRow="0" w:firstColumn="1" w:lastColumn="0" w:noHBand="0" w:noVBand="1"/>
      </w:tblPr>
      <w:tblGrid>
        <w:gridCol w:w="6312"/>
        <w:gridCol w:w="1885"/>
        <w:gridCol w:w="1883"/>
      </w:tblGrid>
      <w:tr w:rsidR="00A8121B" w:rsidRPr="004346E4" w14:paraId="0E00E8CF" w14:textId="77777777">
        <w:trPr>
          <w:trHeight w:val="20"/>
        </w:trPr>
        <w:tc>
          <w:tcPr>
            <w:tcW w:w="3131" w:type="pct"/>
            <w:tcBorders>
              <w:top w:val="nil"/>
              <w:left w:val="nil"/>
              <w:bottom w:val="nil"/>
              <w:right w:val="nil"/>
            </w:tcBorders>
            <w:noWrap/>
          </w:tcPr>
          <w:p w14:paraId="09701AFC" w14:textId="77777777" w:rsidR="00A8121B" w:rsidRDefault="00A8121B">
            <w:pPr>
              <w:rPr>
                <w:lang w:val="en-US"/>
              </w:rPr>
            </w:pPr>
          </w:p>
        </w:tc>
        <w:tc>
          <w:tcPr>
            <w:tcW w:w="1869" w:type="pct"/>
            <w:gridSpan w:val="2"/>
            <w:tcBorders>
              <w:top w:val="nil"/>
              <w:left w:val="nil"/>
              <w:bottom w:val="nil"/>
              <w:right w:val="nil"/>
            </w:tcBorders>
            <w:noWrap/>
          </w:tcPr>
          <w:p w14:paraId="2CC7F4A3" w14:textId="77777777" w:rsidR="00A8121B" w:rsidRPr="004E34D7" w:rsidRDefault="00463EBD">
            <w:pPr>
              <w:jc w:val="center"/>
              <w:rPr>
                <w:b/>
                <w:bCs/>
                <w:color w:val="000000"/>
                <w:lang w:val="en-HK"/>
              </w:rPr>
            </w:pPr>
            <w:r>
              <w:rPr>
                <w:b/>
                <w:bCs/>
                <w:color w:val="000000"/>
                <w:lang w:val="en-HK"/>
              </w:rPr>
              <w:t xml:space="preserve"> For the six months ended </w:t>
            </w:r>
          </w:p>
        </w:tc>
      </w:tr>
      <w:tr w:rsidR="00A8121B" w14:paraId="5F8D9A0E" w14:textId="77777777">
        <w:trPr>
          <w:trHeight w:val="20"/>
        </w:trPr>
        <w:tc>
          <w:tcPr>
            <w:tcW w:w="3131" w:type="pct"/>
            <w:tcBorders>
              <w:top w:val="nil"/>
              <w:left w:val="nil"/>
              <w:bottom w:val="nil"/>
              <w:right w:val="nil"/>
            </w:tcBorders>
            <w:noWrap/>
          </w:tcPr>
          <w:p w14:paraId="53F00DA3" w14:textId="77777777" w:rsidR="00A8121B" w:rsidRPr="004E34D7" w:rsidRDefault="00A8121B">
            <w:pPr>
              <w:jc w:val="center"/>
              <w:rPr>
                <w:b/>
                <w:bCs/>
                <w:color w:val="000000"/>
                <w:lang w:val="en-HK"/>
              </w:rPr>
            </w:pPr>
          </w:p>
        </w:tc>
        <w:tc>
          <w:tcPr>
            <w:tcW w:w="935" w:type="pct"/>
            <w:tcBorders>
              <w:top w:val="nil"/>
              <w:left w:val="nil"/>
              <w:bottom w:val="nil"/>
              <w:right w:val="nil"/>
            </w:tcBorders>
            <w:noWrap/>
          </w:tcPr>
          <w:p w14:paraId="3B480826" w14:textId="77777777" w:rsidR="00A8121B" w:rsidRDefault="00463EBD">
            <w:pPr>
              <w:jc w:val="center"/>
              <w:rPr>
                <w:b/>
                <w:bCs/>
              </w:rPr>
            </w:pPr>
            <w:r>
              <w:rPr>
                <w:rFonts w:eastAsiaTheme="minorEastAsia"/>
                <w:b/>
                <w:bCs/>
              </w:rPr>
              <w:t>June 30, 2026</w:t>
            </w:r>
          </w:p>
        </w:tc>
        <w:tc>
          <w:tcPr>
            <w:tcW w:w="934" w:type="pct"/>
            <w:tcBorders>
              <w:top w:val="nil"/>
              <w:left w:val="nil"/>
              <w:bottom w:val="nil"/>
              <w:right w:val="nil"/>
            </w:tcBorders>
            <w:noWrap/>
          </w:tcPr>
          <w:p w14:paraId="556D5CCA" w14:textId="77777777" w:rsidR="00A8121B" w:rsidRDefault="00463EBD">
            <w:pPr>
              <w:jc w:val="center"/>
              <w:rPr>
                <w:b/>
                <w:bCs/>
              </w:rPr>
            </w:pPr>
            <w:r>
              <w:rPr>
                <w:rFonts w:eastAsiaTheme="minorEastAsia"/>
                <w:b/>
                <w:bCs/>
              </w:rPr>
              <w:t>June 30, 202</w:t>
            </w:r>
            <w:r>
              <w:rPr>
                <w:rFonts w:eastAsiaTheme="minorEastAsia" w:hint="eastAsia"/>
                <w:b/>
                <w:bCs/>
              </w:rPr>
              <w:t>5</w:t>
            </w:r>
          </w:p>
        </w:tc>
      </w:tr>
      <w:tr w:rsidR="00A8121B" w14:paraId="11ED7A4C" w14:textId="77777777">
        <w:trPr>
          <w:trHeight w:val="20"/>
        </w:trPr>
        <w:tc>
          <w:tcPr>
            <w:tcW w:w="3131" w:type="pct"/>
            <w:tcBorders>
              <w:top w:val="nil"/>
              <w:left w:val="nil"/>
              <w:bottom w:val="nil"/>
              <w:right w:val="nil"/>
            </w:tcBorders>
            <w:noWrap/>
          </w:tcPr>
          <w:p w14:paraId="565C01C5" w14:textId="77777777" w:rsidR="00A8121B" w:rsidRDefault="00A8121B">
            <w:pPr>
              <w:jc w:val="center"/>
              <w:rPr>
                <w:b/>
                <w:bCs/>
              </w:rPr>
            </w:pPr>
          </w:p>
        </w:tc>
        <w:tc>
          <w:tcPr>
            <w:tcW w:w="935" w:type="pct"/>
            <w:tcBorders>
              <w:top w:val="nil"/>
              <w:left w:val="nil"/>
              <w:bottom w:val="nil"/>
              <w:right w:val="nil"/>
            </w:tcBorders>
            <w:vAlign w:val="center"/>
          </w:tcPr>
          <w:p w14:paraId="22BCD7FB" w14:textId="77777777" w:rsidR="00A8121B" w:rsidRDefault="00A8121B"/>
        </w:tc>
        <w:tc>
          <w:tcPr>
            <w:tcW w:w="934" w:type="pct"/>
            <w:tcBorders>
              <w:top w:val="nil"/>
              <w:left w:val="nil"/>
              <w:bottom w:val="nil"/>
              <w:right w:val="nil"/>
            </w:tcBorders>
            <w:vAlign w:val="center"/>
          </w:tcPr>
          <w:p w14:paraId="41B683DD" w14:textId="77777777" w:rsidR="00A8121B" w:rsidRDefault="00A8121B">
            <w:pPr>
              <w:jc w:val="right"/>
            </w:pPr>
          </w:p>
        </w:tc>
      </w:tr>
      <w:tr w:rsidR="00A8121B" w:rsidRPr="004346E4" w14:paraId="19322765" w14:textId="77777777">
        <w:trPr>
          <w:trHeight w:val="20"/>
        </w:trPr>
        <w:tc>
          <w:tcPr>
            <w:tcW w:w="3131" w:type="pct"/>
            <w:tcBorders>
              <w:top w:val="nil"/>
              <w:left w:val="nil"/>
              <w:bottom w:val="nil"/>
              <w:right w:val="nil"/>
            </w:tcBorders>
            <w:shd w:val="clear" w:color="auto" w:fill="CCECFF"/>
            <w:noWrap/>
          </w:tcPr>
          <w:p w14:paraId="5E79743F" w14:textId="77777777" w:rsidR="00A8121B" w:rsidRPr="004E34D7" w:rsidRDefault="00463EBD">
            <w:pPr>
              <w:rPr>
                <w:b/>
                <w:bCs/>
                <w:color w:val="000000"/>
                <w:lang w:val="en-HK"/>
              </w:rPr>
            </w:pPr>
            <w:r>
              <w:rPr>
                <w:b/>
                <w:bCs/>
                <w:color w:val="000000"/>
                <w:lang w:val="en-HK"/>
              </w:rPr>
              <w:t>Reconciliation of Non-GAAP Measures</w:t>
            </w:r>
          </w:p>
        </w:tc>
        <w:tc>
          <w:tcPr>
            <w:tcW w:w="935" w:type="pct"/>
            <w:tcBorders>
              <w:top w:val="nil"/>
              <w:left w:val="nil"/>
              <w:bottom w:val="nil"/>
              <w:right w:val="nil"/>
            </w:tcBorders>
            <w:shd w:val="clear" w:color="auto" w:fill="CCECFF"/>
            <w:vAlign w:val="center"/>
          </w:tcPr>
          <w:p w14:paraId="746D8F64" w14:textId="77777777" w:rsidR="00A8121B" w:rsidRPr="004E34D7" w:rsidRDefault="00A8121B">
            <w:pPr>
              <w:rPr>
                <w:b/>
                <w:bCs/>
                <w:color w:val="000000"/>
                <w:lang w:val="en-HK"/>
              </w:rPr>
            </w:pPr>
          </w:p>
        </w:tc>
        <w:tc>
          <w:tcPr>
            <w:tcW w:w="934" w:type="pct"/>
            <w:tcBorders>
              <w:top w:val="nil"/>
              <w:left w:val="nil"/>
              <w:bottom w:val="nil"/>
              <w:right w:val="nil"/>
            </w:tcBorders>
            <w:shd w:val="clear" w:color="auto" w:fill="CCECFF"/>
            <w:vAlign w:val="center"/>
          </w:tcPr>
          <w:p w14:paraId="2A22EEDC" w14:textId="77777777" w:rsidR="00A8121B" w:rsidRPr="004E34D7" w:rsidRDefault="00A8121B">
            <w:pPr>
              <w:jc w:val="right"/>
              <w:rPr>
                <w:lang w:val="en-HK"/>
              </w:rPr>
            </w:pPr>
          </w:p>
        </w:tc>
      </w:tr>
      <w:tr w:rsidR="00A8121B" w14:paraId="5FB4EA7D" w14:textId="77777777">
        <w:trPr>
          <w:trHeight w:val="20"/>
        </w:trPr>
        <w:tc>
          <w:tcPr>
            <w:tcW w:w="3131" w:type="pct"/>
            <w:tcBorders>
              <w:top w:val="nil"/>
              <w:left w:val="nil"/>
              <w:bottom w:val="nil"/>
              <w:right w:val="nil"/>
            </w:tcBorders>
            <w:noWrap/>
          </w:tcPr>
          <w:p w14:paraId="341E0D62" w14:textId="77777777" w:rsidR="00A8121B" w:rsidRDefault="00463EBD">
            <w:pPr>
              <w:rPr>
                <w:color w:val="000000"/>
              </w:rPr>
            </w:pPr>
            <w:r>
              <w:rPr>
                <w:color w:val="000000"/>
              </w:rPr>
              <w:t>Net income</w:t>
            </w:r>
          </w:p>
        </w:tc>
        <w:tc>
          <w:tcPr>
            <w:tcW w:w="935" w:type="pct"/>
            <w:tcBorders>
              <w:top w:val="nil"/>
              <w:left w:val="nil"/>
              <w:bottom w:val="nil"/>
              <w:right w:val="nil"/>
            </w:tcBorders>
            <w:noWrap/>
          </w:tcPr>
          <w:p w14:paraId="7FF42B36" w14:textId="77777777" w:rsidR="00A8121B" w:rsidRDefault="00463EBD">
            <w:pPr>
              <w:jc w:val="center"/>
              <w:rPr>
                <w:color w:val="000000"/>
              </w:rPr>
            </w:pPr>
            <w:r>
              <w:rPr>
                <w:rFonts w:hint="eastAsia"/>
                <w:color w:val="000000"/>
              </w:rPr>
              <w:t>$</w:t>
            </w:r>
            <w:r>
              <w:rPr>
                <w:color w:val="000000"/>
              </w:rPr>
              <w:t>45,820,768</w:t>
            </w:r>
          </w:p>
        </w:tc>
        <w:tc>
          <w:tcPr>
            <w:tcW w:w="934" w:type="pct"/>
            <w:tcBorders>
              <w:top w:val="nil"/>
              <w:left w:val="nil"/>
              <w:bottom w:val="nil"/>
              <w:right w:val="nil"/>
            </w:tcBorders>
            <w:noWrap/>
          </w:tcPr>
          <w:p w14:paraId="552AA2D0" w14:textId="77777777" w:rsidR="00A8121B" w:rsidRDefault="00463EBD">
            <w:pPr>
              <w:jc w:val="center"/>
              <w:rPr>
                <w:color w:val="000000"/>
              </w:rPr>
            </w:pPr>
            <w:r>
              <w:rPr>
                <w:rFonts w:hint="eastAsia"/>
                <w:color w:val="000000"/>
              </w:rPr>
              <w:t>$</w:t>
            </w:r>
            <w:r>
              <w:rPr>
                <w:color w:val="000000"/>
              </w:rPr>
              <w:t>2,501,736</w:t>
            </w:r>
          </w:p>
        </w:tc>
      </w:tr>
      <w:tr w:rsidR="00A8121B" w14:paraId="263DA567" w14:textId="77777777">
        <w:trPr>
          <w:trHeight w:val="20"/>
        </w:trPr>
        <w:tc>
          <w:tcPr>
            <w:tcW w:w="3131" w:type="pct"/>
            <w:tcBorders>
              <w:top w:val="nil"/>
              <w:left w:val="nil"/>
              <w:bottom w:val="nil"/>
              <w:right w:val="nil"/>
            </w:tcBorders>
            <w:noWrap/>
          </w:tcPr>
          <w:p w14:paraId="3A94B0F3" w14:textId="77777777" w:rsidR="00A8121B" w:rsidRDefault="00A8121B">
            <w:pPr>
              <w:rPr>
                <w:color w:val="000000"/>
              </w:rPr>
            </w:pPr>
          </w:p>
        </w:tc>
        <w:tc>
          <w:tcPr>
            <w:tcW w:w="935" w:type="pct"/>
            <w:tcBorders>
              <w:top w:val="nil"/>
              <w:left w:val="nil"/>
              <w:bottom w:val="nil"/>
              <w:right w:val="nil"/>
            </w:tcBorders>
            <w:noWrap/>
          </w:tcPr>
          <w:p w14:paraId="7555378F" w14:textId="77777777" w:rsidR="00A8121B" w:rsidRDefault="00A8121B">
            <w:pPr>
              <w:jc w:val="center"/>
            </w:pPr>
          </w:p>
        </w:tc>
        <w:tc>
          <w:tcPr>
            <w:tcW w:w="934" w:type="pct"/>
            <w:tcBorders>
              <w:top w:val="nil"/>
              <w:left w:val="nil"/>
              <w:bottom w:val="nil"/>
              <w:right w:val="nil"/>
            </w:tcBorders>
            <w:noWrap/>
          </w:tcPr>
          <w:p w14:paraId="61416E9F" w14:textId="77777777" w:rsidR="00A8121B" w:rsidRDefault="00A8121B">
            <w:pPr>
              <w:jc w:val="center"/>
            </w:pPr>
          </w:p>
        </w:tc>
      </w:tr>
      <w:tr w:rsidR="00A8121B" w14:paraId="7A9013BD" w14:textId="77777777">
        <w:trPr>
          <w:trHeight w:val="20"/>
        </w:trPr>
        <w:tc>
          <w:tcPr>
            <w:tcW w:w="3131" w:type="pct"/>
            <w:tcBorders>
              <w:top w:val="nil"/>
              <w:left w:val="nil"/>
              <w:bottom w:val="nil"/>
              <w:right w:val="nil"/>
            </w:tcBorders>
            <w:noWrap/>
          </w:tcPr>
          <w:p w14:paraId="30EBD0FA" w14:textId="77777777" w:rsidR="00A8121B" w:rsidRDefault="00A8121B"/>
        </w:tc>
        <w:tc>
          <w:tcPr>
            <w:tcW w:w="935" w:type="pct"/>
            <w:tcBorders>
              <w:top w:val="nil"/>
              <w:left w:val="nil"/>
              <w:bottom w:val="nil"/>
              <w:right w:val="nil"/>
            </w:tcBorders>
            <w:noWrap/>
          </w:tcPr>
          <w:p w14:paraId="61BCC72F" w14:textId="77777777" w:rsidR="00A8121B" w:rsidRDefault="00A8121B">
            <w:pPr>
              <w:jc w:val="center"/>
            </w:pPr>
          </w:p>
        </w:tc>
        <w:tc>
          <w:tcPr>
            <w:tcW w:w="934" w:type="pct"/>
            <w:tcBorders>
              <w:top w:val="nil"/>
              <w:left w:val="nil"/>
              <w:bottom w:val="nil"/>
              <w:right w:val="nil"/>
            </w:tcBorders>
            <w:noWrap/>
          </w:tcPr>
          <w:p w14:paraId="2232310A" w14:textId="77777777" w:rsidR="00A8121B" w:rsidRDefault="00A8121B">
            <w:pPr>
              <w:jc w:val="center"/>
            </w:pPr>
          </w:p>
        </w:tc>
      </w:tr>
      <w:tr w:rsidR="00A8121B" w14:paraId="1A0C143D" w14:textId="77777777">
        <w:trPr>
          <w:trHeight w:val="20"/>
        </w:trPr>
        <w:tc>
          <w:tcPr>
            <w:tcW w:w="3131" w:type="pct"/>
            <w:tcBorders>
              <w:top w:val="nil"/>
              <w:left w:val="nil"/>
              <w:bottom w:val="nil"/>
              <w:right w:val="nil"/>
            </w:tcBorders>
            <w:shd w:val="clear" w:color="auto" w:fill="CCECFF"/>
            <w:noWrap/>
          </w:tcPr>
          <w:p w14:paraId="045221F7" w14:textId="77777777" w:rsidR="00A8121B" w:rsidRDefault="00463EBD">
            <w:pPr>
              <w:rPr>
                <w:color w:val="000000"/>
              </w:rPr>
            </w:pPr>
            <w:r>
              <w:rPr>
                <w:color w:val="000000"/>
              </w:rPr>
              <w:t>Income tax</w:t>
            </w:r>
          </w:p>
        </w:tc>
        <w:tc>
          <w:tcPr>
            <w:tcW w:w="935" w:type="pct"/>
            <w:tcBorders>
              <w:top w:val="nil"/>
              <w:left w:val="nil"/>
              <w:bottom w:val="nil"/>
              <w:right w:val="nil"/>
            </w:tcBorders>
            <w:shd w:val="clear" w:color="auto" w:fill="CCECFF"/>
            <w:noWrap/>
          </w:tcPr>
          <w:p w14:paraId="5DEDAE36" w14:textId="77777777" w:rsidR="00A8121B" w:rsidRDefault="00463EBD">
            <w:pPr>
              <w:jc w:val="center"/>
              <w:rPr>
                <w:color w:val="000000"/>
              </w:rPr>
            </w:pPr>
            <w:r>
              <w:rPr>
                <w:rFonts w:hint="eastAsia"/>
                <w:color w:val="000000"/>
              </w:rPr>
              <w:t>$</w:t>
            </w:r>
            <w:r>
              <w:rPr>
                <w:color w:val="000000"/>
              </w:rPr>
              <w:t>9,565,248</w:t>
            </w:r>
          </w:p>
        </w:tc>
        <w:tc>
          <w:tcPr>
            <w:tcW w:w="934" w:type="pct"/>
            <w:tcBorders>
              <w:top w:val="nil"/>
              <w:left w:val="nil"/>
              <w:bottom w:val="nil"/>
              <w:right w:val="nil"/>
            </w:tcBorders>
            <w:shd w:val="clear" w:color="auto" w:fill="CCECFF"/>
            <w:noWrap/>
          </w:tcPr>
          <w:p w14:paraId="02413147" w14:textId="77777777" w:rsidR="00A8121B" w:rsidRDefault="00463EBD">
            <w:pPr>
              <w:jc w:val="center"/>
              <w:rPr>
                <w:color w:val="000000"/>
              </w:rPr>
            </w:pPr>
            <w:r>
              <w:rPr>
                <w:rFonts w:hint="eastAsia"/>
                <w:color w:val="000000"/>
              </w:rPr>
              <w:t>$</w:t>
            </w:r>
            <w:r>
              <w:rPr>
                <w:color w:val="000000"/>
              </w:rPr>
              <w:t>3,296,448</w:t>
            </w:r>
          </w:p>
        </w:tc>
      </w:tr>
      <w:tr w:rsidR="00A8121B" w14:paraId="1DF2A193" w14:textId="77777777">
        <w:trPr>
          <w:trHeight w:val="20"/>
        </w:trPr>
        <w:tc>
          <w:tcPr>
            <w:tcW w:w="3131" w:type="pct"/>
            <w:tcBorders>
              <w:top w:val="nil"/>
              <w:left w:val="nil"/>
              <w:bottom w:val="nil"/>
              <w:right w:val="nil"/>
            </w:tcBorders>
            <w:noWrap/>
          </w:tcPr>
          <w:p w14:paraId="5C71186A" w14:textId="77777777" w:rsidR="00A8121B" w:rsidRDefault="00463EBD">
            <w:pPr>
              <w:rPr>
                <w:color w:val="000000"/>
              </w:rPr>
            </w:pPr>
            <w:r>
              <w:rPr>
                <w:color w:val="000000"/>
              </w:rPr>
              <w:t>Interest expenses</w:t>
            </w:r>
          </w:p>
        </w:tc>
        <w:tc>
          <w:tcPr>
            <w:tcW w:w="935" w:type="pct"/>
            <w:tcBorders>
              <w:top w:val="nil"/>
              <w:left w:val="nil"/>
              <w:bottom w:val="nil"/>
              <w:right w:val="nil"/>
            </w:tcBorders>
            <w:noWrap/>
          </w:tcPr>
          <w:p w14:paraId="79C28A73" w14:textId="77777777" w:rsidR="00A8121B" w:rsidRDefault="00463EBD">
            <w:pPr>
              <w:jc w:val="center"/>
              <w:rPr>
                <w:color w:val="000000"/>
              </w:rPr>
            </w:pPr>
            <w:r>
              <w:rPr>
                <w:rFonts w:hint="eastAsia"/>
                <w:color w:val="000000"/>
              </w:rPr>
              <w:t>$</w:t>
            </w:r>
            <w:r>
              <w:rPr>
                <w:color w:val="000000"/>
              </w:rPr>
              <w:t>507,158</w:t>
            </w:r>
          </w:p>
        </w:tc>
        <w:tc>
          <w:tcPr>
            <w:tcW w:w="934" w:type="pct"/>
            <w:tcBorders>
              <w:top w:val="nil"/>
              <w:left w:val="nil"/>
              <w:bottom w:val="nil"/>
              <w:right w:val="nil"/>
            </w:tcBorders>
            <w:noWrap/>
          </w:tcPr>
          <w:p w14:paraId="374645DB" w14:textId="77777777" w:rsidR="00A8121B" w:rsidRDefault="00463EBD">
            <w:pPr>
              <w:jc w:val="center"/>
              <w:rPr>
                <w:color w:val="000000"/>
              </w:rPr>
            </w:pPr>
            <w:r>
              <w:rPr>
                <w:rFonts w:hint="eastAsia"/>
                <w:color w:val="000000"/>
              </w:rPr>
              <w:t>$</w:t>
            </w:r>
            <w:r>
              <w:rPr>
                <w:color w:val="000000"/>
              </w:rPr>
              <w:t>1,777,036</w:t>
            </w:r>
          </w:p>
        </w:tc>
      </w:tr>
      <w:tr w:rsidR="00A8121B" w14:paraId="48200842" w14:textId="77777777">
        <w:trPr>
          <w:trHeight w:val="20"/>
        </w:trPr>
        <w:tc>
          <w:tcPr>
            <w:tcW w:w="3131" w:type="pct"/>
            <w:tcBorders>
              <w:top w:val="nil"/>
              <w:left w:val="nil"/>
              <w:bottom w:val="nil"/>
              <w:right w:val="nil"/>
            </w:tcBorders>
            <w:shd w:val="clear" w:color="auto" w:fill="CCECFF"/>
            <w:noWrap/>
          </w:tcPr>
          <w:p w14:paraId="002D5508" w14:textId="77777777" w:rsidR="00A8121B" w:rsidRDefault="00463EBD">
            <w:pPr>
              <w:rPr>
                <w:color w:val="000000"/>
              </w:rPr>
            </w:pPr>
            <w:r>
              <w:rPr>
                <w:color w:val="000000"/>
              </w:rPr>
              <w:t xml:space="preserve">Depreciation and </w:t>
            </w:r>
            <w:r>
              <w:rPr>
                <w:color w:val="000000"/>
              </w:rPr>
              <w:t>amortization</w:t>
            </w:r>
          </w:p>
        </w:tc>
        <w:tc>
          <w:tcPr>
            <w:tcW w:w="935" w:type="pct"/>
            <w:tcBorders>
              <w:top w:val="nil"/>
              <w:left w:val="nil"/>
              <w:bottom w:val="nil"/>
              <w:right w:val="nil"/>
            </w:tcBorders>
            <w:shd w:val="clear" w:color="auto" w:fill="CCECFF"/>
            <w:noWrap/>
          </w:tcPr>
          <w:p w14:paraId="6623B21A" w14:textId="77777777" w:rsidR="00A8121B" w:rsidRDefault="00463EBD">
            <w:pPr>
              <w:jc w:val="center"/>
              <w:rPr>
                <w:color w:val="000000"/>
              </w:rPr>
            </w:pPr>
            <w:r>
              <w:rPr>
                <w:rFonts w:hint="eastAsia"/>
                <w:color w:val="000000"/>
              </w:rPr>
              <w:t>$</w:t>
            </w:r>
            <w:r>
              <w:rPr>
                <w:color w:val="000000"/>
              </w:rPr>
              <w:t>24,523,769</w:t>
            </w:r>
          </w:p>
        </w:tc>
        <w:tc>
          <w:tcPr>
            <w:tcW w:w="934" w:type="pct"/>
            <w:tcBorders>
              <w:top w:val="nil"/>
              <w:left w:val="nil"/>
              <w:bottom w:val="nil"/>
              <w:right w:val="nil"/>
            </w:tcBorders>
            <w:shd w:val="clear" w:color="auto" w:fill="CCECFF"/>
            <w:noWrap/>
          </w:tcPr>
          <w:p w14:paraId="02747102" w14:textId="77777777" w:rsidR="00A8121B" w:rsidRDefault="00463EBD">
            <w:pPr>
              <w:jc w:val="center"/>
              <w:rPr>
                <w:color w:val="000000"/>
              </w:rPr>
            </w:pPr>
            <w:r>
              <w:rPr>
                <w:rFonts w:hint="eastAsia"/>
                <w:color w:val="000000"/>
              </w:rPr>
              <w:t>$</w:t>
            </w:r>
            <w:r>
              <w:rPr>
                <w:color w:val="000000"/>
              </w:rPr>
              <w:t>12,310,919</w:t>
            </w:r>
          </w:p>
        </w:tc>
      </w:tr>
      <w:tr w:rsidR="00A8121B" w14:paraId="1148783C" w14:textId="77777777">
        <w:trPr>
          <w:trHeight w:val="20"/>
        </w:trPr>
        <w:tc>
          <w:tcPr>
            <w:tcW w:w="3131" w:type="pct"/>
            <w:tcBorders>
              <w:top w:val="nil"/>
              <w:left w:val="nil"/>
              <w:bottom w:val="nil"/>
              <w:right w:val="nil"/>
            </w:tcBorders>
            <w:noWrap/>
          </w:tcPr>
          <w:p w14:paraId="0FE99E1B" w14:textId="77777777" w:rsidR="00A8121B" w:rsidRPr="004E34D7" w:rsidRDefault="00463EBD">
            <w:pPr>
              <w:rPr>
                <w:color w:val="000000"/>
                <w:lang w:val="en-HK"/>
              </w:rPr>
            </w:pPr>
            <w:r>
              <w:rPr>
                <w:color w:val="000000"/>
                <w:lang w:val="en-HK"/>
              </w:rPr>
              <w:t>Amortization of right-of-use assets</w:t>
            </w:r>
          </w:p>
        </w:tc>
        <w:tc>
          <w:tcPr>
            <w:tcW w:w="935" w:type="pct"/>
            <w:tcBorders>
              <w:top w:val="nil"/>
              <w:left w:val="nil"/>
              <w:bottom w:val="nil"/>
              <w:right w:val="nil"/>
            </w:tcBorders>
            <w:noWrap/>
          </w:tcPr>
          <w:p w14:paraId="106318ED" w14:textId="77777777" w:rsidR="00A8121B" w:rsidRDefault="00463EBD">
            <w:pPr>
              <w:jc w:val="center"/>
              <w:rPr>
                <w:color w:val="000000"/>
              </w:rPr>
            </w:pPr>
            <w:r>
              <w:rPr>
                <w:rFonts w:hint="eastAsia"/>
                <w:color w:val="000000"/>
              </w:rPr>
              <w:t>$</w:t>
            </w:r>
            <w:r>
              <w:rPr>
                <w:color w:val="000000"/>
              </w:rPr>
              <w:t>1,638,620</w:t>
            </w:r>
          </w:p>
        </w:tc>
        <w:tc>
          <w:tcPr>
            <w:tcW w:w="934" w:type="pct"/>
            <w:tcBorders>
              <w:top w:val="nil"/>
              <w:left w:val="nil"/>
              <w:bottom w:val="nil"/>
              <w:right w:val="nil"/>
            </w:tcBorders>
            <w:noWrap/>
          </w:tcPr>
          <w:p w14:paraId="44BFE888" w14:textId="77777777" w:rsidR="00A8121B" w:rsidRDefault="00463EBD">
            <w:pPr>
              <w:jc w:val="center"/>
              <w:rPr>
                <w:color w:val="000000"/>
              </w:rPr>
            </w:pPr>
            <w:r>
              <w:rPr>
                <w:rFonts w:hint="eastAsia"/>
                <w:color w:val="000000"/>
              </w:rPr>
              <w:t>$</w:t>
            </w:r>
            <w:r>
              <w:rPr>
                <w:color w:val="000000"/>
              </w:rPr>
              <w:t>1,514,384</w:t>
            </w:r>
          </w:p>
        </w:tc>
      </w:tr>
      <w:tr w:rsidR="00A8121B" w14:paraId="0A5A22E5" w14:textId="77777777">
        <w:trPr>
          <w:trHeight w:val="20"/>
        </w:trPr>
        <w:tc>
          <w:tcPr>
            <w:tcW w:w="3131" w:type="pct"/>
            <w:tcBorders>
              <w:top w:val="nil"/>
              <w:left w:val="nil"/>
              <w:bottom w:val="nil"/>
              <w:right w:val="nil"/>
            </w:tcBorders>
            <w:shd w:val="clear" w:color="auto" w:fill="CCECFF"/>
            <w:noWrap/>
          </w:tcPr>
          <w:p w14:paraId="24394C92" w14:textId="77777777" w:rsidR="00A8121B" w:rsidRPr="004E34D7" w:rsidRDefault="00463EBD">
            <w:pPr>
              <w:rPr>
                <w:color w:val="000000"/>
                <w:lang w:val="en-HK"/>
              </w:rPr>
            </w:pPr>
            <w:r>
              <w:rPr>
                <w:color w:val="000000"/>
                <w:lang w:val="en-HK"/>
              </w:rPr>
              <w:t>Amortization of long-term prepaid expenses</w:t>
            </w:r>
          </w:p>
        </w:tc>
        <w:tc>
          <w:tcPr>
            <w:tcW w:w="935" w:type="pct"/>
            <w:tcBorders>
              <w:top w:val="nil"/>
              <w:left w:val="nil"/>
              <w:bottom w:val="nil"/>
              <w:right w:val="nil"/>
            </w:tcBorders>
            <w:shd w:val="clear" w:color="auto" w:fill="CCECFF"/>
            <w:noWrap/>
          </w:tcPr>
          <w:p w14:paraId="453B4E69" w14:textId="77777777" w:rsidR="00A8121B" w:rsidRDefault="00463EBD">
            <w:pPr>
              <w:jc w:val="center"/>
              <w:rPr>
                <w:color w:val="000000"/>
              </w:rPr>
            </w:pPr>
            <w:r>
              <w:rPr>
                <w:rFonts w:hint="eastAsia"/>
                <w:color w:val="000000"/>
              </w:rPr>
              <w:t>$</w:t>
            </w:r>
            <w:r>
              <w:rPr>
                <w:color w:val="000000"/>
              </w:rPr>
              <w:t>81,811</w:t>
            </w:r>
          </w:p>
        </w:tc>
        <w:tc>
          <w:tcPr>
            <w:tcW w:w="934" w:type="pct"/>
            <w:tcBorders>
              <w:top w:val="nil"/>
              <w:left w:val="nil"/>
              <w:bottom w:val="nil"/>
              <w:right w:val="nil"/>
            </w:tcBorders>
            <w:shd w:val="clear" w:color="auto" w:fill="CCECFF"/>
            <w:noWrap/>
          </w:tcPr>
          <w:p w14:paraId="0F3BF607" w14:textId="77777777" w:rsidR="00A8121B" w:rsidRDefault="00463EBD">
            <w:pPr>
              <w:jc w:val="center"/>
              <w:rPr>
                <w:color w:val="000000"/>
              </w:rPr>
            </w:pPr>
            <w:r>
              <w:rPr>
                <w:rFonts w:hint="eastAsia"/>
                <w:color w:val="000000"/>
              </w:rPr>
              <w:t>$</w:t>
            </w:r>
            <w:r>
              <w:rPr>
                <w:color w:val="000000"/>
              </w:rPr>
              <w:t>83,575</w:t>
            </w:r>
          </w:p>
        </w:tc>
      </w:tr>
      <w:tr w:rsidR="00A8121B" w14:paraId="3FF182D7" w14:textId="77777777">
        <w:trPr>
          <w:trHeight w:val="20"/>
        </w:trPr>
        <w:tc>
          <w:tcPr>
            <w:tcW w:w="3131" w:type="pct"/>
            <w:tcBorders>
              <w:top w:val="nil"/>
              <w:left w:val="nil"/>
              <w:bottom w:val="nil"/>
              <w:right w:val="nil"/>
            </w:tcBorders>
            <w:noWrap/>
          </w:tcPr>
          <w:p w14:paraId="3EF94F15" w14:textId="77777777" w:rsidR="00A8121B" w:rsidRDefault="00A8121B">
            <w:pPr>
              <w:rPr>
                <w:color w:val="000000"/>
              </w:rPr>
            </w:pPr>
          </w:p>
        </w:tc>
        <w:tc>
          <w:tcPr>
            <w:tcW w:w="935" w:type="pct"/>
            <w:tcBorders>
              <w:top w:val="nil"/>
              <w:left w:val="nil"/>
              <w:bottom w:val="nil"/>
              <w:right w:val="nil"/>
            </w:tcBorders>
            <w:vAlign w:val="center"/>
          </w:tcPr>
          <w:p w14:paraId="7D5BB2B0" w14:textId="77777777" w:rsidR="00A8121B" w:rsidRDefault="00A8121B">
            <w:pPr>
              <w:jc w:val="center"/>
            </w:pPr>
          </w:p>
        </w:tc>
        <w:tc>
          <w:tcPr>
            <w:tcW w:w="934" w:type="pct"/>
            <w:tcBorders>
              <w:top w:val="nil"/>
              <w:left w:val="nil"/>
              <w:bottom w:val="nil"/>
              <w:right w:val="nil"/>
            </w:tcBorders>
            <w:vAlign w:val="center"/>
          </w:tcPr>
          <w:p w14:paraId="41E316E1" w14:textId="77777777" w:rsidR="00A8121B" w:rsidRDefault="00A8121B">
            <w:pPr>
              <w:jc w:val="center"/>
            </w:pPr>
          </w:p>
        </w:tc>
      </w:tr>
      <w:tr w:rsidR="00A8121B" w14:paraId="3B000DCC" w14:textId="77777777">
        <w:trPr>
          <w:trHeight w:val="20"/>
        </w:trPr>
        <w:tc>
          <w:tcPr>
            <w:tcW w:w="3131" w:type="pct"/>
            <w:tcBorders>
              <w:top w:val="nil"/>
              <w:left w:val="nil"/>
              <w:bottom w:val="nil"/>
              <w:right w:val="nil"/>
            </w:tcBorders>
            <w:noWrap/>
          </w:tcPr>
          <w:p w14:paraId="2F35486D" w14:textId="77777777" w:rsidR="00A8121B" w:rsidRDefault="00463EBD">
            <w:pPr>
              <w:rPr>
                <w:b/>
                <w:bCs/>
                <w:color w:val="000000"/>
              </w:rPr>
            </w:pPr>
            <w:r>
              <w:rPr>
                <w:b/>
                <w:bCs/>
                <w:color w:val="000000"/>
              </w:rPr>
              <w:t>EBITDA (Non-GAAP)</w:t>
            </w:r>
          </w:p>
        </w:tc>
        <w:tc>
          <w:tcPr>
            <w:tcW w:w="935" w:type="pct"/>
            <w:tcBorders>
              <w:top w:val="single" w:sz="4" w:space="0" w:color="auto"/>
              <w:left w:val="nil"/>
              <w:bottom w:val="double" w:sz="6" w:space="0" w:color="auto"/>
              <w:right w:val="nil"/>
            </w:tcBorders>
            <w:noWrap/>
          </w:tcPr>
          <w:p w14:paraId="2A283AAA" w14:textId="77777777" w:rsidR="00A8121B" w:rsidRDefault="00463EBD">
            <w:pPr>
              <w:jc w:val="center"/>
              <w:rPr>
                <w:color w:val="000000"/>
              </w:rPr>
            </w:pPr>
            <w:r>
              <w:rPr>
                <w:rFonts w:hint="eastAsia"/>
                <w:color w:val="000000"/>
              </w:rPr>
              <w:t>$</w:t>
            </w:r>
            <w:r>
              <w:rPr>
                <w:color w:val="000000"/>
              </w:rPr>
              <w:t>82,137,374</w:t>
            </w:r>
          </w:p>
        </w:tc>
        <w:tc>
          <w:tcPr>
            <w:tcW w:w="934" w:type="pct"/>
            <w:tcBorders>
              <w:top w:val="single" w:sz="4" w:space="0" w:color="auto"/>
              <w:left w:val="nil"/>
              <w:bottom w:val="double" w:sz="6" w:space="0" w:color="auto"/>
              <w:right w:val="nil"/>
            </w:tcBorders>
            <w:noWrap/>
          </w:tcPr>
          <w:p w14:paraId="645F6705" w14:textId="77777777" w:rsidR="00A8121B" w:rsidRDefault="00463EBD">
            <w:pPr>
              <w:jc w:val="center"/>
              <w:rPr>
                <w:color w:val="000000"/>
              </w:rPr>
            </w:pPr>
            <w:r>
              <w:rPr>
                <w:rFonts w:hint="eastAsia"/>
                <w:color w:val="000000"/>
              </w:rPr>
              <w:t>$</w:t>
            </w:r>
            <w:r>
              <w:rPr>
                <w:color w:val="000000"/>
              </w:rPr>
              <w:t>21,484,098</w:t>
            </w:r>
          </w:p>
        </w:tc>
      </w:tr>
      <w:tr w:rsidR="00A8121B" w14:paraId="1EDE5706" w14:textId="77777777">
        <w:trPr>
          <w:trHeight w:val="20"/>
        </w:trPr>
        <w:tc>
          <w:tcPr>
            <w:tcW w:w="3131" w:type="pct"/>
            <w:tcBorders>
              <w:top w:val="nil"/>
              <w:left w:val="nil"/>
              <w:bottom w:val="nil"/>
              <w:right w:val="nil"/>
            </w:tcBorders>
            <w:noWrap/>
          </w:tcPr>
          <w:p w14:paraId="0C1E22EE" w14:textId="77777777" w:rsidR="00A8121B" w:rsidRDefault="00A8121B">
            <w:pPr>
              <w:rPr>
                <w:color w:val="000000"/>
              </w:rPr>
            </w:pPr>
          </w:p>
        </w:tc>
        <w:tc>
          <w:tcPr>
            <w:tcW w:w="935" w:type="pct"/>
            <w:tcBorders>
              <w:top w:val="nil"/>
              <w:left w:val="nil"/>
              <w:bottom w:val="nil"/>
              <w:right w:val="nil"/>
            </w:tcBorders>
            <w:vAlign w:val="center"/>
          </w:tcPr>
          <w:p w14:paraId="7B2EB370" w14:textId="77777777" w:rsidR="00A8121B" w:rsidRDefault="00A8121B">
            <w:pPr>
              <w:jc w:val="center"/>
            </w:pPr>
          </w:p>
        </w:tc>
        <w:tc>
          <w:tcPr>
            <w:tcW w:w="934" w:type="pct"/>
            <w:tcBorders>
              <w:top w:val="nil"/>
              <w:left w:val="nil"/>
              <w:bottom w:val="nil"/>
              <w:right w:val="nil"/>
            </w:tcBorders>
            <w:vAlign w:val="center"/>
          </w:tcPr>
          <w:p w14:paraId="49A6CB9E" w14:textId="77777777" w:rsidR="00A8121B" w:rsidRDefault="00A8121B">
            <w:pPr>
              <w:jc w:val="center"/>
            </w:pPr>
          </w:p>
        </w:tc>
      </w:tr>
      <w:tr w:rsidR="00A8121B" w14:paraId="2CEAA428" w14:textId="77777777">
        <w:trPr>
          <w:trHeight w:val="20"/>
        </w:trPr>
        <w:tc>
          <w:tcPr>
            <w:tcW w:w="3131" w:type="pct"/>
            <w:tcBorders>
              <w:top w:val="nil"/>
              <w:left w:val="nil"/>
              <w:bottom w:val="nil"/>
              <w:right w:val="nil"/>
            </w:tcBorders>
            <w:noWrap/>
          </w:tcPr>
          <w:p w14:paraId="52BD46DD" w14:textId="77777777" w:rsidR="00A8121B" w:rsidRDefault="00A8121B">
            <w:pPr>
              <w:jc w:val="right"/>
            </w:pPr>
          </w:p>
        </w:tc>
        <w:tc>
          <w:tcPr>
            <w:tcW w:w="935" w:type="pct"/>
            <w:tcBorders>
              <w:top w:val="nil"/>
              <w:left w:val="nil"/>
              <w:bottom w:val="nil"/>
              <w:right w:val="nil"/>
            </w:tcBorders>
            <w:vAlign w:val="center"/>
          </w:tcPr>
          <w:p w14:paraId="42546347" w14:textId="77777777" w:rsidR="00A8121B" w:rsidRDefault="00A8121B">
            <w:pPr>
              <w:jc w:val="center"/>
            </w:pPr>
          </w:p>
        </w:tc>
        <w:tc>
          <w:tcPr>
            <w:tcW w:w="934" w:type="pct"/>
            <w:tcBorders>
              <w:top w:val="nil"/>
              <w:left w:val="nil"/>
              <w:bottom w:val="nil"/>
              <w:right w:val="nil"/>
            </w:tcBorders>
            <w:vAlign w:val="center"/>
          </w:tcPr>
          <w:p w14:paraId="3A717036" w14:textId="77777777" w:rsidR="00A8121B" w:rsidRDefault="00A8121B">
            <w:pPr>
              <w:jc w:val="center"/>
            </w:pPr>
          </w:p>
        </w:tc>
      </w:tr>
      <w:tr w:rsidR="00A8121B" w14:paraId="02967B81" w14:textId="77777777">
        <w:trPr>
          <w:trHeight w:val="20"/>
        </w:trPr>
        <w:tc>
          <w:tcPr>
            <w:tcW w:w="3131" w:type="pct"/>
            <w:tcBorders>
              <w:top w:val="nil"/>
              <w:left w:val="nil"/>
              <w:bottom w:val="nil"/>
              <w:right w:val="nil"/>
            </w:tcBorders>
            <w:shd w:val="clear" w:color="auto" w:fill="CCECFF"/>
            <w:noWrap/>
          </w:tcPr>
          <w:p w14:paraId="40A85285" w14:textId="77777777" w:rsidR="00A8121B" w:rsidRDefault="00A8121B">
            <w:pPr>
              <w:rPr>
                <w:b/>
                <w:bCs/>
                <w:color w:val="000000"/>
              </w:rPr>
            </w:pPr>
          </w:p>
        </w:tc>
        <w:tc>
          <w:tcPr>
            <w:tcW w:w="935" w:type="pct"/>
            <w:tcBorders>
              <w:top w:val="nil"/>
              <w:left w:val="nil"/>
              <w:bottom w:val="nil"/>
              <w:right w:val="nil"/>
            </w:tcBorders>
            <w:shd w:val="clear" w:color="auto" w:fill="CCECFF"/>
            <w:vAlign w:val="center"/>
          </w:tcPr>
          <w:p w14:paraId="147296CE" w14:textId="77777777" w:rsidR="00A8121B" w:rsidRDefault="00A8121B">
            <w:pPr>
              <w:jc w:val="center"/>
              <w:rPr>
                <w:b/>
                <w:bCs/>
                <w:color w:val="000000"/>
              </w:rPr>
            </w:pPr>
          </w:p>
        </w:tc>
        <w:tc>
          <w:tcPr>
            <w:tcW w:w="934" w:type="pct"/>
            <w:tcBorders>
              <w:top w:val="nil"/>
              <w:left w:val="nil"/>
              <w:bottom w:val="nil"/>
              <w:right w:val="nil"/>
            </w:tcBorders>
            <w:shd w:val="clear" w:color="auto" w:fill="CCECFF"/>
            <w:vAlign w:val="center"/>
          </w:tcPr>
          <w:p w14:paraId="0B101230" w14:textId="77777777" w:rsidR="00A8121B" w:rsidRDefault="00A8121B">
            <w:pPr>
              <w:jc w:val="center"/>
            </w:pPr>
          </w:p>
        </w:tc>
      </w:tr>
      <w:tr w:rsidR="00A8121B" w14:paraId="6304D006" w14:textId="77777777">
        <w:trPr>
          <w:trHeight w:val="20"/>
        </w:trPr>
        <w:tc>
          <w:tcPr>
            <w:tcW w:w="3131" w:type="pct"/>
            <w:tcBorders>
              <w:top w:val="nil"/>
              <w:left w:val="nil"/>
              <w:bottom w:val="nil"/>
              <w:right w:val="nil"/>
            </w:tcBorders>
            <w:noWrap/>
          </w:tcPr>
          <w:p w14:paraId="620CC2F3" w14:textId="77777777" w:rsidR="00A8121B" w:rsidRDefault="00A8121B">
            <w:pPr>
              <w:jc w:val="right"/>
            </w:pPr>
          </w:p>
        </w:tc>
        <w:tc>
          <w:tcPr>
            <w:tcW w:w="935" w:type="pct"/>
            <w:tcBorders>
              <w:top w:val="nil"/>
              <w:left w:val="nil"/>
              <w:bottom w:val="nil"/>
              <w:right w:val="nil"/>
            </w:tcBorders>
            <w:vAlign w:val="center"/>
          </w:tcPr>
          <w:p w14:paraId="1E9FE23D" w14:textId="77777777" w:rsidR="00A8121B" w:rsidRDefault="00A8121B">
            <w:pPr>
              <w:jc w:val="center"/>
            </w:pPr>
          </w:p>
        </w:tc>
        <w:tc>
          <w:tcPr>
            <w:tcW w:w="934" w:type="pct"/>
            <w:tcBorders>
              <w:top w:val="nil"/>
              <w:left w:val="nil"/>
              <w:bottom w:val="nil"/>
              <w:right w:val="nil"/>
            </w:tcBorders>
            <w:vAlign w:val="center"/>
          </w:tcPr>
          <w:p w14:paraId="76B6EF3C" w14:textId="77777777" w:rsidR="00A8121B" w:rsidRDefault="00A8121B">
            <w:pPr>
              <w:jc w:val="center"/>
            </w:pPr>
          </w:p>
        </w:tc>
      </w:tr>
      <w:tr w:rsidR="00A8121B" w14:paraId="37C7A062" w14:textId="77777777">
        <w:trPr>
          <w:trHeight w:val="20"/>
        </w:trPr>
        <w:tc>
          <w:tcPr>
            <w:tcW w:w="3131" w:type="pct"/>
            <w:tcBorders>
              <w:top w:val="nil"/>
              <w:left w:val="nil"/>
              <w:bottom w:val="nil"/>
              <w:right w:val="nil"/>
            </w:tcBorders>
            <w:noWrap/>
          </w:tcPr>
          <w:p w14:paraId="4AAD6081" w14:textId="77777777" w:rsidR="00A8121B" w:rsidRDefault="00463EBD">
            <w:pPr>
              <w:rPr>
                <w:b/>
                <w:bCs/>
                <w:color w:val="000000"/>
              </w:rPr>
            </w:pPr>
            <w:r>
              <w:rPr>
                <w:b/>
                <w:bCs/>
                <w:color w:val="000000"/>
              </w:rPr>
              <w:t>Adjustments</w:t>
            </w:r>
          </w:p>
        </w:tc>
        <w:tc>
          <w:tcPr>
            <w:tcW w:w="935" w:type="pct"/>
            <w:tcBorders>
              <w:top w:val="nil"/>
              <w:left w:val="nil"/>
              <w:bottom w:val="nil"/>
              <w:right w:val="nil"/>
            </w:tcBorders>
            <w:noWrap/>
          </w:tcPr>
          <w:p w14:paraId="785C0509" w14:textId="77777777" w:rsidR="00A8121B" w:rsidRDefault="00A8121B">
            <w:pPr>
              <w:jc w:val="center"/>
              <w:rPr>
                <w:color w:val="000000"/>
              </w:rPr>
            </w:pPr>
          </w:p>
        </w:tc>
        <w:tc>
          <w:tcPr>
            <w:tcW w:w="934" w:type="pct"/>
            <w:tcBorders>
              <w:top w:val="nil"/>
              <w:left w:val="nil"/>
              <w:bottom w:val="nil"/>
              <w:right w:val="nil"/>
            </w:tcBorders>
            <w:noWrap/>
          </w:tcPr>
          <w:p w14:paraId="7D3A11BE" w14:textId="77777777" w:rsidR="00A8121B" w:rsidRDefault="00A8121B">
            <w:pPr>
              <w:jc w:val="center"/>
              <w:rPr>
                <w:color w:val="000000"/>
              </w:rPr>
            </w:pPr>
          </w:p>
        </w:tc>
      </w:tr>
      <w:tr w:rsidR="00A8121B" w14:paraId="50BF19D6" w14:textId="77777777">
        <w:trPr>
          <w:trHeight w:val="20"/>
        </w:trPr>
        <w:tc>
          <w:tcPr>
            <w:tcW w:w="3131" w:type="pct"/>
            <w:tcBorders>
              <w:top w:val="nil"/>
              <w:left w:val="nil"/>
              <w:bottom w:val="nil"/>
              <w:right w:val="nil"/>
            </w:tcBorders>
            <w:shd w:val="clear" w:color="auto" w:fill="CCECFF"/>
            <w:noWrap/>
          </w:tcPr>
          <w:p w14:paraId="00609AE9" w14:textId="77777777" w:rsidR="00A8121B" w:rsidRDefault="00463EBD">
            <w:pPr>
              <w:rPr>
                <w:color w:val="000000"/>
              </w:rPr>
            </w:pPr>
            <w:r>
              <w:rPr>
                <w:color w:val="000000"/>
              </w:rPr>
              <w:t xml:space="preserve">Share-based </w:t>
            </w:r>
            <w:r>
              <w:rPr>
                <w:color w:val="000000"/>
              </w:rPr>
              <w:t>compensation</w:t>
            </w:r>
          </w:p>
        </w:tc>
        <w:tc>
          <w:tcPr>
            <w:tcW w:w="935" w:type="pct"/>
            <w:tcBorders>
              <w:top w:val="nil"/>
              <w:left w:val="nil"/>
              <w:bottom w:val="nil"/>
              <w:right w:val="nil"/>
            </w:tcBorders>
            <w:shd w:val="clear" w:color="auto" w:fill="CCECFF"/>
            <w:noWrap/>
          </w:tcPr>
          <w:p w14:paraId="15237ED1" w14:textId="77777777" w:rsidR="00A8121B" w:rsidRDefault="00463EBD">
            <w:pPr>
              <w:jc w:val="center"/>
              <w:rPr>
                <w:color w:val="000000"/>
              </w:rPr>
            </w:pPr>
            <w:r>
              <w:rPr>
                <w:rFonts w:hint="eastAsia"/>
                <w:color w:val="000000"/>
              </w:rPr>
              <w:t>$</w:t>
            </w:r>
            <w:r>
              <w:rPr>
                <w:color w:val="000000"/>
              </w:rPr>
              <w:t>154,900</w:t>
            </w:r>
          </w:p>
        </w:tc>
        <w:tc>
          <w:tcPr>
            <w:tcW w:w="934" w:type="pct"/>
            <w:tcBorders>
              <w:top w:val="nil"/>
              <w:left w:val="nil"/>
              <w:bottom w:val="nil"/>
              <w:right w:val="nil"/>
            </w:tcBorders>
            <w:shd w:val="clear" w:color="auto" w:fill="CCECFF"/>
            <w:noWrap/>
          </w:tcPr>
          <w:p w14:paraId="0DC4C4D0" w14:textId="77777777" w:rsidR="00A8121B" w:rsidRDefault="00463EBD">
            <w:pPr>
              <w:jc w:val="center"/>
              <w:rPr>
                <w:color w:val="000000"/>
              </w:rPr>
            </w:pPr>
            <w:r>
              <w:rPr>
                <w:rFonts w:hint="eastAsia"/>
                <w:color w:val="000000"/>
              </w:rPr>
              <w:t>$</w:t>
            </w:r>
            <w:r>
              <w:rPr>
                <w:color w:val="000000"/>
              </w:rPr>
              <w:t>18,000</w:t>
            </w:r>
          </w:p>
        </w:tc>
      </w:tr>
      <w:tr w:rsidR="00A8121B" w14:paraId="7851D311" w14:textId="77777777">
        <w:trPr>
          <w:trHeight w:val="20"/>
        </w:trPr>
        <w:tc>
          <w:tcPr>
            <w:tcW w:w="3131" w:type="pct"/>
            <w:tcBorders>
              <w:top w:val="nil"/>
              <w:left w:val="nil"/>
              <w:bottom w:val="nil"/>
              <w:right w:val="nil"/>
            </w:tcBorders>
            <w:noWrap/>
          </w:tcPr>
          <w:p w14:paraId="4E4F1491" w14:textId="77777777" w:rsidR="00A8121B" w:rsidRPr="004E34D7" w:rsidRDefault="00463EBD">
            <w:pPr>
              <w:rPr>
                <w:color w:val="000000"/>
                <w:lang w:val="en-HK"/>
              </w:rPr>
            </w:pPr>
            <w:r>
              <w:rPr>
                <w:color w:val="000000"/>
                <w:lang w:val="en-HK"/>
              </w:rPr>
              <w:t>Changes in fair value of contingent consideration</w:t>
            </w:r>
          </w:p>
        </w:tc>
        <w:tc>
          <w:tcPr>
            <w:tcW w:w="935" w:type="pct"/>
            <w:tcBorders>
              <w:top w:val="nil"/>
              <w:left w:val="nil"/>
              <w:bottom w:val="nil"/>
              <w:right w:val="nil"/>
            </w:tcBorders>
            <w:noWrap/>
          </w:tcPr>
          <w:p w14:paraId="4AD4EB52" w14:textId="77777777" w:rsidR="00A8121B" w:rsidRDefault="00463EBD">
            <w:pPr>
              <w:jc w:val="center"/>
              <w:rPr>
                <w:color w:val="000000"/>
              </w:rPr>
            </w:pPr>
            <w:r>
              <w:rPr>
                <w:color w:val="000000"/>
              </w:rPr>
              <w:t>-</w:t>
            </w:r>
          </w:p>
        </w:tc>
        <w:tc>
          <w:tcPr>
            <w:tcW w:w="934" w:type="pct"/>
            <w:tcBorders>
              <w:top w:val="nil"/>
              <w:left w:val="nil"/>
              <w:bottom w:val="nil"/>
              <w:right w:val="nil"/>
            </w:tcBorders>
            <w:noWrap/>
          </w:tcPr>
          <w:p w14:paraId="6554912A" w14:textId="77777777" w:rsidR="00A8121B" w:rsidRDefault="00463EBD">
            <w:pPr>
              <w:jc w:val="center"/>
              <w:rPr>
                <w:color w:val="000000"/>
              </w:rPr>
            </w:pPr>
            <w:r>
              <w:rPr>
                <w:rFonts w:hint="eastAsia"/>
                <w:color w:val="000000"/>
              </w:rPr>
              <w:t>$</w:t>
            </w:r>
            <w:r>
              <w:rPr>
                <w:color w:val="000000"/>
              </w:rPr>
              <w:t>1,341,794</w:t>
            </w:r>
          </w:p>
        </w:tc>
      </w:tr>
      <w:tr w:rsidR="00A8121B" w14:paraId="32BD1DAB" w14:textId="77777777">
        <w:trPr>
          <w:trHeight w:val="20"/>
        </w:trPr>
        <w:tc>
          <w:tcPr>
            <w:tcW w:w="3131" w:type="pct"/>
            <w:tcBorders>
              <w:top w:val="nil"/>
              <w:left w:val="nil"/>
              <w:bottom w:val="nil"/>
              <w:right w:val="nil"/>
            </w:tcBorders>
            <w:noWrap/>
          </w:tcPr>
          <w:p w14:paraId="761B3912" w14:textId="77777777" w:rsidR="00A8121B" w:rsidRDefault="00A8121B">
            <w:pPr>
              <w:rPr>
                <w:color w:val="000000"/>
              </w:rPr>
            </w:pPr>
          </w:p>
        </w:tc>
        <w:tc>
          <w:tcPr>
            <w:tcW w:w="935" w:type="pct"/>
            <w:tcBorders>
              <w:top w:val="nil"/>
              <w:left w:val="nil"/>
              <w:bottom w:val="nil"/>
              <w:right w:val="nil"/>
            </w:tcBorders>
            <w:vAlign w:val="center"/>
          </w:tcPr>
          <w:p w14:paraId="0D695829" w14:textId="77777777" w:rsidR="00A8121B" w:rsidRDefault="00A8121B">
            <w:pPr>
              <w:jc w:val="center"/>
            </w:pPr>
          </w:p>
        </w:tc>
        <w:tc>
          <w:tcPr>
            <w:tcW w:w="934" w:type="pct"/>
            <w:tcBorders>
              <w:top w:val="nil"/>
              <w:left w:val="nil"/>
              <w:bottom w:val="nil"/>
              <w:right w:val="nil"/>
            </w:tcBorders>
            <w:vAlign w:val="center"/>
          </w:tcPr>
          <w:p w14:paraId="1D67D0AC" w14:textId="77777777" w:rsidR="00A8121B" w:rsidRDefault="00A8121B">
            <w:pPr>
              <w:jc w:val="center"/>
            </w:pPr>
          </w:p>
        </w:tc>
      </w:tr>
      <w:tr w:rsidR="00A8121B" w14:paraId="34A8AC95" w14:textId="77777777">
        <w:trPr>
          <w:trHeight w:val="20"/>
        </w:trPr>
        <w:tc>
          <w:tcPr>
            <w:tcW w:w="3131" w:type="pct"/>
            <w:tcBorders>
              <w:top w:val="nil"/>
              <w:left w:val="nil"/>
              <w:bottom w:val="nil"/>
              <w:right w:val="nil"/>
            </w:tcBorders>
            <w:shd w:val="clear" w:color="auto" w:fill="CCECFF"/>
            <w:noWrap/>
          </w:tcPr>
          <w:p w14:paraId="1C27F207" w14:textId="77777777" w:rsidR="00A8121B" w:rsidRDefault="00463EBD">
            <w:pPr>
              <w:rPr>
                <w:b/>
                <w:bCs/>
                <w:color w:val="000000"/>
              </w:rPr>
            </w:pPr>
            <w:commentRangeStart w:id="16"/>
            <w:r>
              <w:rPr>
                <w:rFonts w:hint="eastAsia"/>
                <w:b/>
                <w:bCs/>
                <w:color w:val="000000"/>
              </w:rPr>
              <w:t>Adjusted EBITDA</w:t>
            </w:r>
            <w:commentRangeEnd w:id="16"/>
            <w:r>
              <w:rPr>
                <w:rStyle w:val="CommentReference"/>
                <w:b/>
                <w:bCs/>
                <w:color w:val="000000"/>
                <w:sz w:val="20"/>
                <w:szCs w:val="20"/>
              </w:rPr>
              <w:commentReference w:id="16"/>
            </w:r>
            <w:r>
              <w:rPr>
                <w:b/>
                <w:bCs/>
                <w:color w:val="000000"/>
              </w:rPr>
              <w:t xml:space="preserve"> (Non-GAAP)</w:t>
            </w:r>
          </w:p>
        </w:tc>
        <w:tc>
          <w:tcPr>
            <w:tcW w:w="935" w:type="pct"/>
            <w:tcBorders>
              <w:top w:val="single" w:sz="4" w:space="0" w:color="auto"/>
              <w:left w:val="nil"/>
              <w:bottom w:val="single" w:sz="4" w:space="0" w:color="auto"/>
              <w:right w:val="nil"/>
            </w:tcBorders>
            <w:shd w:val="clear" w:color="auto" w:fill="CCECFF"/>
            <w:noWrap/>
          </w:tcPr>
          <w:p w14:paraId="437CC644" w14:textId="77777777" w:rsidR="00A8121B" w:rsidRDefault="00463EBD">
            <w:pPr>
              <w:jc w:val="center"/>
              <w:rPr>
                <w:color w:val="000000"/>
              </w:rPr>
            </w:pPr>
            <w:r>
              <w:rPr>
                <w:rFonts w:hint="eastAsia"/>
                <w:color w:val="000000"/>
              </w:rPr>
              <w:t>$</w:t>
            </w:r>
            <w:r>
              <w:rPr>
                <w:color w:val="000000"/>
              </w:rPr>
              <w:t>82,292,274</w:t>
            </w:r>
          </w:p>
        </w:tc>
        <w:tc>
          <w:tcPr>
            <w:tcW w:w="934" w:type="pct"/>
            <w:tcBorders>
              <w:top w:val="single" w:sz="4" w:space="0" w:color="auto"/>
              <w:left w:val="nil"/>
              <w:bottom w:val="single" w:sz="4" w:space="0" w:color="auto"/>
              <w:right w:val="nil"/>
            </w:tcBorders>
            <w:shd w:val="clear" w:color="auto" w:fill="CCECFF"/>
            <w:noWrap/>
          </w:tcPr>
          <w:p w14:paraId="24CF02BC" w14:textId="77777777" w:rsidR="00A8121B" w:rsidRDefault="00463EBD">
            <w:pPr>
              <w:jc w:val="center"/>
              <w:rPr>
                <w:color w:val="000000"/>
              </w:rPr>
            </w:pPr>
            <w:r>
              <w:rPr>
                <w:rFonts w:hint="eastAsia"/>
                <w:color w:val="000000"/>
              </w:rPr>
              <w:t>$</w:t>
            </w:r>
            <w:r>
              <w:rPr>
                <w:color w:val="000000"/>
              </w:rPr>
              <w:t>22,843,892</w:t>
            </w:r>
          </w:p>
        </w:tc>
      </w:tr>
      <w:tr w:rsidR="00A8121B" w14:paraId="78615BD2" w14:textId="77777777">
        <w:trPr>
          <w:trHeight w:val="20"/>
        </w:trPr>
        <w:tc>
          <w:tcPr>
            <w:tcW w:w="3131" w:type="pct"/>
            <w:tcBorders>
              <w:top w:val="nil"/>
              <w:left w:val="nil"/>
              <w:bottom w:val="nil"/>
              <w:right w:val="nil"/>
            </w:tcBorders>
            <w:shd w:val="clear" w:color="auto" w:fill="CCECFF"/>
            <w:noWrap/>
          </w:tcPr>
          <w:p w14:paraId="60C5EDB5" w14:textId="77777777" w:rsidR="00A8121B" w:rsidRDefault="00A8121B">
            <w:pPr>
              <w:rPr>
                <w:b/>
                <w:bCs/>
                <w:color w:val="000000"/>
              </w:rPr>
            </w:pPr>
          </w:p>
        </w:tc>
        <w:tc>
          <w:tcPr>
            <w:tcW w:w="935" w:type="pct"/>
            <w:tcBorders>
              <w:top w:val="single" w:sz="4" w:space="0" w:color="auto"/>
              <w:left w:val="nil"/>
              <w:right w:val="nil"/>
            </w:tcBorders>
            <w:shd w:val="clear" w:color="auto" w:fill="CCECFF"/>
            <w:noWrap/>
          </w:tcPr>
          <w:p w14:paraId="243D276D" w14:textId="77777777" w:rsidR="00A8121B" w:rsidRDefault="00A8121B">
            <w:pPr>
              <w:jc w:val="center"/>
              <w:rPr>
                <w:color w:val="000000"/>
              </w:rPr>
            </w:pPr>
          </w:p>
        </w:tc>
        <w:tc>
          <w:tcPr>
            <w:tcW w:w="934" w:type="pct"/>
            <w:tcBorders>
              <w:top w:val="single" w:sz="4" w:space="0" w:color="auto"/>
              <w:left w:val="nil"/>
              <w:right w:val="nil"/>
            </w:tcBorders>
            <w:shd w:val="clear" w:color="auto" w:fill="CCECFF"/>
            <w:noWrap/>
          </w:tcPr>
          <w:p w14:paraId="591E3EF0" w14:textId="77777777" w:rsidR="00A8121B" w:rsidRDefault="00A8121B">
            <w:pPr>
              <w:jc w:val="center"/>
              <w:rPr>
                <w:color w:val="000000"/>
              </w:rPr>
            </w:pPr>
          </w:p>
        </w:tc>
      </w:tr>
      <w:tr w:rsidR="00A8121B" w:rsidRPr="004346E4" w14:paraId="5329CDD1" w14:textId="77777777">
        <w:trPr>
          <w:trHeight w:val="20"/>
        </w:trPr>
        <w:tc>
          <w:tcPr>
            <w:tcW w:w="3131" w:type="pct"/>
            <w:tcBorders>
              <w:top w:val="nil"/>
              <w:left w:val="nil"/>
              <w:bottom w:val="nil"/>
              <w:right w:val="nil"/>
            </w:tcBorders>
            <w:noWrap/>
          </w:tcPr>
          <w:p w14:paraId="185BFF9E" w14:textId="7C409B17" w:rsidR="00A8121B" w:rsidRPr="004E34D7" w:rsidRDefault="00463EBD">
            <w:pPr>
              <w:rPr>
                <w:b/>
                <w:bCs/>
                <w:color w:val="000000"/>
                <w:lang w:val="en-HK"/>
              </w:rPr>
            </w:pPr>
            <w:r>
              <w:rPr>
                <w:b/>
                <w:bCs/>
                <w:color w:val="000000"/>
                <w:lang w:val="en-HK"/>
              </w:rPr>
              <w:t xml:space="preserve">Reconciliation of </w:t>
            </w:r>
            <w:del w:id="17" w:author="Mellissak" w:date="2026-08-18T22:36:00Z">
              <w:r>
                <w:rPr>
                  <w:b/>
                  <w:bCs/>
                  <w:color w:val="000000"/>
                  <w:lang w:val="en-HK"/>
                </w:rPr>
                <w:delText>non-GAAP net income operations</w:delText>
              </w:r>
            </w:del>
            <w:ins w:id="18" w:author="Mellissak" w:date="2026-08-18T22:36:00Z">
              <w:r>
                <w:rPr>
                  <w:b/>
                  <w:bCs/>
                  <w:color w:val="000000"/>
                  <w:lang w:val="en-HK"/>
                </w:rPr>
                <w:t>Non-GAAP Net Income Operations</w:t>
              </w:r>
            </w:ins>
            <w:r>
              <w:rPr>
                <w:b/>
                <w:bCs/>
                <w:color w:val="000000"/>
                <w:lang w:val="en-HK"/>
              </w:rPr>
              <w:t xml:space="preserve"> </w:t>
            </w:r>
          </w:p>
        </w:tc>
        <w:tc>
          <w:tcPr>
            <w:tcW w:w="935" w:type="pct"/>
            <w:tcBorders>
              <w:left w:val="nil"/>
              <w:right w:val="nil"/>
            </w:tcBorders>
            <w:noWrap/>
          </w:tcPr>
          <w:p w14:paraId="1C6A102A" w14:textId="77777777" w:rsidR="00A8121B" w:rsidRPr="004E34D7" w:rsidRDefault="00A8121B">
            <w:pPr>
              <w:jc w:val="center"/>
              <w:rPr>
                <w:color w:val="000000"/>
                <w:lang w:val="en-HK"/>
              </w:rPr>
            </w:pPr>
          </w:p>
        </w:tc>
        <w:tc>
          <w:tcPr>
            <w:tcW w:w="934" w:type="pct"/>
            <w:tcBorders>
              <w:left w:val="nil"/>
              <w:right w:val="nil"/>
            </w:tcBorders>
            <w:noWrap/>
          </w:tcPr>
          <w:p w14:paraId="2BFAE4D7" w14:textId="77777777" w:rsidR="00A8121B" w:rsidRPr="004E34D7" w:rsidRDefault="00A8121B">
            <w:pPr>
              <w:jc w:val="center"/>
              <w:rPr>
                <w:color w:val="000000"/>
                <w:lang w:val="en-HK"/>
              </w:rPr>
            </w:pPr>
          </w:p>
        </w:tc>
      </w:tr>
      <w:tr w:rsidR="00A8121B" w14:paraId="0CA55B84" w14:textId="77777777">
        <w:trPr>
          <w:trHeight w:val="20"/>
        </w:trPr>
        <w:tc>
          <w:tcPr>
            <w:tcW w:w="3131" w:type="pct"/>
            <w:tcBorders>
              <w:top w:val="nil"/>
              <w:left w:val="nil"/>
              <w:bottom w:val="nil"/>
              <w:right w:val="nil"/>
            </w:tcBorders>
            <w:shd w:val="clear" w:color="auto" w:fill="CCECFF"/>
            <w:noWrap/>
          </w:tcPr>
          <w:p w14:paraId="07CAEE31" w14:textId="77777777" w:rsidR="00A8121B" w:rsidRDefault="00463EBD">
            <w:pPr>
              <w:rPr>
                <w:color w:val="000000"/>
              </w:rPr>
            </w:pPr>
            <w:r>
              <w:rPr>
                <w:color w:val="000000"/>
              </w:rPr>
              <w:t>Net income</w:t>
            </w:r>
          </w:p>
        </w:tc>
        <w:tc>
          <w:tcPr>
            <w:tcW w:w="935" w:type="pct"/>
            <w:tcBorders>
              <w:left w:val="nil"/>
              <w:right w:val="nil"/>
            </w:tcBorders>
            <w:shd w:val="clear" w:color="auto" w:fill="CCECFF"/>
            <w:noWrap/>
          </w:tcPr>
          <w:p w14:paraId="0F208626" w14:textId="77777777" w:rsidR="00A8121B" w:rsidRDefault="00463EBD">
            <w:pPr>
              <w:jc w:val="center"/>
              <w:rPr>
                <w:color w:val="000000"/>
              </w:rPr>
            </w:pPr>
            <w:r>
              <w:rPr>
                <w:rFonts w:hint="eastAsia"/>
                <w:color w:val="000000"/>
              </w:rPr>
              <w:t>$</w:t>
            </w:r>
            <w:r>
              <w:rPr>
                <w:color w:val="000000"/>
              </w:rPr>
              <w:t>45,820,768</w:t>
            </w:r>
          </w:p>
        </w:tc>
        <w:tc>
          <w:tcPr>
            <w:tcW w:w="934" w:type="pct"/>
            <w:tcBorders>
              <w:left w:val="nil"/>
              <w:right w:val="nil"/>
            </w:tcBorders>
            <w:shd w:val="clear" w:color="auto" w:fill="CCECFF"/>
            <w:noWrap/>
          </w:tcPr>
          <w:p w14:paraId="6DC72A0E" w14:textId="77777777" w:rsidR="00A8121B" w:rsidRDefault="00463EBD">
            <w:pPr>
              <w:jc w:val="center"/>
              <w:rPr>
                <w:color w:val="000000"/>
              </w:rPr>
            </w:pPr>
            <w:r>
              <w:rPr>
                <w:rFonts w:hint="eastAsia"/>
                <w:color w:val="000000"/>
              </w:rPr>
              <w:t>$</w:t>
            </w:r>
            <w:r>
              <w:rPr>
                <w:color w:val="000000"/>
              </w:rPr>
              <w:t>2,501,736</w:t>
            </w:r>
          </w:p>
        </w:tc>
      </w:tr>
      <w:tr w:rsidR="00A8121B" w14:paraId="03B1DABB" w14:textId="77777777">
        <w:trPr>
          <w:trHeight w:val="20"/>
        </w:trPr>
        <w:tc>
          <w:tcPr>
            <w:tcW w:w="3131" w:type="pct"/>
            <w:tcBorders>
              <w:top w:val="nil"/>
              <w:left w:val="nil"/>
              <w:bottom w:val="nil"/>
              <w:right w:val="nil"/>
            </w:tcBorders>
            <w:noWrap/>
          </w:tcPr>
          <w:p w14:paraId="098344D0" w14:textId="77777777" w:rsidR="00A8121B" w:rsidRDefault="00463EBD">
            <w:pPr>
              <w:rPr>
                <w:b/>
                <w:bCs/>
                <w:color w:val="000000"/>
              </w:rPr>
            </w:pPr>
            <w:r>
              <w:rPr>
                <w:color w:val="000000"/>
              </w:rPr>
              <w:t>Share-based compensation</w:t>
            </w:r>
          </w:p>
        </w:tc>
        <w:tc>
          <w:tcPr>
            <w:tcW w:w="935" w:type="pct"/>
            <w:tcBorders>
              <w:left w:val="nil"/>
              <w:right w:val="nil"/>
            </w:tcBorders>
            <w:noWrap/>
          </w:tcPr>
          <w:p w14:paraId="0BF397D6" w14:textId="77777777" w:rsidR="00A8121B" w:rsidRDefault="00463EBD">
            <w:pPr>
              <w:jc w:val="center"/>
              <w:rPr>
                <w:color w:val="000000"/>
              </w:rPr>
            </w:pPr>
            <w:r>
              <w:rPr>
                <w:rFonts w:hint="eastAsia"/>
                <w:color w:val="000000"/>
              </w:rPr>
              <w:t>$</w:t>
            </w:r>
            <w:r>
              <w:rPr>
                <w:color w:val="000000"/>
              </w:rPr>
              <w:t>154,900</w:t>
            </w:r>
          </w:p>
        </w:tc>
        <w:tc>
          <w:tcPr>
            <w:tcW w:w="934" w:type="pct"/>
            <w:tcBorders>
              <w:left w:val="nil"/>
              <w:right w:val="nil"/>
            </w:tcBorders>
            <w:noWrap/>
          </w:tcPr>
          <w:p w14:paraId="1B14B008" w14:textId="77777777" w:rsidR="00A8121B" w:rsidRDefault="00463EBD">
            <w:pPr>
              <w:jc w:val="center"/>
              <w:rPr>
                <w:color w:val="000000"/>
              </w:rPr>
            </w:pPr>
            <w:r>
              <w:rPr>
                <w:rFonts w:hint="eastAsia"/>
                <w:color w:val="000000"/>
              </w:rPr>
              <w:t>$</w:t>
            </w:r>
            <w:r>
              <w:rPr>
                <w:color w:val="000000"/>
              </w:rPr>
              <w:t>18,000</w:t>
            </w:r>
          </w:p>
        </w:tc>
      </w:tr>
      <w:tr w:rsidR="00A8121B" w14:paraId="6D5AB5B9" w14:textId="77777777">
        <w:trPr>
          <w:trHeight w:val="20"/>
        </w:trPr>
        <w:tc>
          <w:tcPr>
            <w:tcW w:w="3131" w:type="pct"/>
            <w:tcBorders>
              <w:top w:val="nil"/>
              <w:left w:val="nil"/>
              <w:bottom w:val="nil"/>
              <w:right w:val="nil"/>
            </w:tcBorders>
            <w:shd w:val="clear" w:color="auto" w:fill="CCECFF"/>
            <w:noWrap/>
          </w:tcPr>
          <w:p w14:paraId="77BE02C7" w14:textId="77777777" w:rsidR="00A8121B" w:rsidRPr="004E34D7" w:rsidRDefault="00463EBD">
            <w:pPr>
              <w:rPr>
                <w:b/>
                <w:bCs/>
                <w:color w:val="000000"/>
                <w:lang w:val="en-HK"/>
              </w:rPr>
            </w:pPr>
            <w:r>
              <w:rPr>
                <w:color w:val="000000"/>
                <w:lang w:val="en-HK"/>
              </w:rPr>
              <w:t>Changes in fair value of contingent consideration</w:t>
            </w:r>
          </w:p>
        </w:tc>
        <w:tc>
          <w:tcPr>
            <w:tcW w:w="935" w:type="pct"/>
            <w:tcBorders>
              <w:left w:val="nil"/>
              <w:right w:val="nil"/>
            </w:tcBorders>
            <w:shd w:val="clear" w:color="auto" w:fill="CCECFF"/>
            <w:noWrap/>
          </w:tcPr>
          <w:p w14:paraId="4F7D842D" w14:textId="77777777" w:rsidR="00A8121B" w:rsidRDefault="00463EBD">
            <w:pPr>
              <w:jc w:val="center"/>
              <w:rPr>
                <w:color w:val="000000"/>
              </w:rPr>
            </w:pPr>
            <w:r>
              <w:rPr>
                <w:color w:val="000000"/>
              </w:rPr>
              <w:t>-</w:t>
            </w:r>
          </w:p>
        </w:tc>
        <w:tc>
          <w:tcPr>
            <w:tcW w:w="934" w:type="pct"/>
            <w:tcBorders>
              <w:left w:val="nil"/>
              <w:right w:val="nil"/>
            </w:tcBorders>
            <w:shd w:val="clear" w:color="auto" w:fill="CCECFF"/>
            <w:noWrap/>
          </w:tcPr>
          <w:p w14:paraId="1D44A42B" w14:textId="77777777" w:rsidR="00A8121B" w:rsidRDefault="00463EBD">
            <w:pPr>
              <w:jc w:val="center"/>
              <w:rPr>
                <w:color w:val="000000"/>
              </w:rPr>
            </w:pPr>
            <w:r>
              <w:rPr>
                <w:rFonts w:hint="eastAsia"/>
                <w:color w:val="000000"/>
              </w:rPr>
              <w:t>$</w:t>
            </w:r>
            <w:r>
              <w:rPr>
                <w:color w:val="000000"/>
              </w:rPr>
              <w:t>1,341,794</w:t>
            </w:r>
          </w:p>
        </w:tc>
      </w:tr>
      <w:tr w:rsidR="00A8121B" w14:paraId="32D6524B" w14:textId="77777777">
        <w:trPr>
          <w:trHeight w:val="20"/>
        </w:trPr>
        <w:tc>
          <w:tcPr>
            <w:tcW w:w="3131" w:type="pct"/>
            <w:tcBorders>
              <w:top w:val="nil"/>
              <w:left w:val="nil"/>
              <w:bottom w:val="nil"/>
              <w:right w:val="nil"/>
            </w:tcBorders>
            <w:noWrap/>
          </w:tcPr>
          <w:p w14:paraId="02497230" w14:textId="77777777" w:rsidR="00A8121B" w:rsidRDefault="00A8121B">
            <w:pPr>
              <w:rPr>
                <w:color w:val="000000"/>
              </w:rPr>
            </w:pPr>
          </w:p>
        </w:tc>
        <w:tc>
          <w:tcPr>
            <w:tcW w:w="935" w:type="pct"/>
            <w:tcBorders>
              <w:left w:val="nil"/>
              <w:right w:val="nil"/>
            </w:tcBorders>
            <w:noWrap/>
            <w:vAlign w:val="center"/>
          </w:tcPr>
          <w:p w14:paraId="56AE4FD0" w14:textId="77777777" w:rsidR="00A8121B" w:rsidRDefault="00A8121B">
            <w:pPr>
              <w:jc w:val="center"/>
              <w:rPr>
                <w:color w:val="000000"/>
              </w:rPr>
            </w:pPr>
          </w:p>
        </w:tc>
        <w:tc>
          <w:tcPr>
            <w:tcW w:w="934" w:type="pct"/>
            <w:tcBorders>
              <w:left w:val="nil"/>
              <w:right w:val="nil"/>
            </w:tcBorders>
            <w:noWrap/>
            <w:vAlign w:val="center"/>
          </w:tcPr>
          <w:p w14:paraId="7838B721" w14:textId="77777777" w:rsidR="00A8121B" w:rsidRDefault="00A8121B">
            <w:pPr>
              <w:jc w:val="center"/>
              <w:rPr>
                <w:color w:val="000000"/>
              </w:rPr>
            </w:pPr>
          </w:p>
        </w:tc>
      </w:tr>
      <w:tr w:rsidR="00A8121B" w14:paraId="5FC0A1E6" w14:textId="77777777">
        <w:trPr>
          <w:trHeight w:val="20"/>
        </w:trPr>
        <w:tc>
          <w:tcPr>
            <w:tcW w:w="3131" w:type="pct"/>
            <w:tcBorders>
              <w:top w:val="nil"/>
              <w:left w:val="nil"/>
              <w:bottom w:val="nil"/>
              <w:right w:val="nil"/>
            </w:tcBorders>
            <w:shd w:val="clear" w:color="auto" w:fill="CCECFF"/>
            <w:noWrap/>
          </w:tcPr>
          <w:p w14:paraId="7264253B" w14:textId="77777777" w:rsidR="00A8121B" w:rsidRPr="004E34D7" w:rsidRDefault="00463EBD">
            <w:pPr>
              <w:rPr>
                <w:color w:val="000000"/>
                <w:lang w:val="en-HK"/>
              </w:rPr>
            </w:pPr>
            <w:r>
              <w:rPr>
                <w:rFonts w:hint="eastAsia"/>
                <w:b/>
                <w:bCs/>
                <w:color w:val="000000"/>
                <w:lang w:val="en-HK"/>
              </w:rPr>
              <w:t xml:space="preserve">Adjusted </w:t>
            </w:r>
            <w:r>
              <w:rPr>
                <w:b/>
                <w:bCs/>
                <w:color w:val="000000"/>
                <w:lang w:val="en-HK"/>
              </w:rPr>
              <w:t>Net Income (Non-GAAP)</w:t>
            </w:r>
          </w:p>
        </w:tc>
        <w:tc>
          <w:tcPr>
            <w:tcW w:w="935" w:type="pct"/>
            <w:tcBorders>
              <w:left w:val="nil"/>
              <w:right w:val="nil"/>
            </w:tcBorders>
            <w:shd w:val="clear" w:color="auto" w:fill="CCECFF"/>
            <w:noWrap/>
          </w:tcPr>
          <w:p w14:paraId="06F533F6" w14:textId="77777777" w:rsidR="00A8121B" w:rsidRDefault="00463EBD">
            <w:pPr>
              <w:jc w:val="center"/>
              <w:rPr>
                <w:color w:val="000000"/>
              </w:rPr>
            </w:pPr>
            <w:r>
              <w:rPr>
                <w:rFonts w:hint="eastAsia"/>
                <w:color w:val="000000"/>
              </w:rPr>
              <w:t>$</w:t>
            </w:r>
            <w:r>
              <w:rPr>
                <w:color w:val="000000"/>
              </w:rPr>
              <w:t>45,975,668</w:t>
            </w:r>
          </w:p>
        </w:tc>
        <w:tc>
          <w:tcPr>
            <w:tcW w:w="934" w:type="pct"/>
            <w:tcBorders>
              <w:left w:val="nil"/>
              <w:right w:val="nil"/>
            </w:tcBorders>
            <w:shd w:val="clear" w:color="auto" w:fill="CCECFF"/>
            <w:noWrap/>
          </w:tcPr>
          <w:p w14:paraId="07D70AA9" w14:textId="77777777" w:rsidR="00A8121B" w:rsidRDefault="00463EBD">
            <w:pPr>
              <w:jc w:val="center"/>
              <w:rPr>
                <w:color w:val="000000"/>
              </w:rPr>
            </w:pPr>
            <w:r>
              <w:rPr>
                <w:rFonts w:hint="eastAsia"/>
                <w:color w:val="000000"/>
              </w:rPr>
              <w:t>$</w:t>
            </w:r>
            <w:r>
              <w:rPr>
                <w:color w:val="000000"/>
              </w:rPr>
              <w:t>3,861,530</w:t>
            </w:r>
          </w:p>
        </w:tc>
      </w:tr>
    </w:tbl>
    <w:p w14:paraId="052FE4D8" w14:textId="77777777" w:rsidR="00A8121B" w:rsidRDefault="00A8121B"/>
    <w:p w14:paraId="32574ACF" w14:textId="77777777" w:rsidR="00A8121B" w:rsidRDefault="00A8121B"/>
    <w:p w14:paraId="29DC1E79" w14:textId="77777777" w:rsidR="00A8121B" w:rsidRDefault="00A8121B"/>
    <w:p w14:paraId="4D4CA773" w14:textId="77777777" w:rsidR="00A8121B" w:rsidRDefault="00A8121B">
      <w:pPr>
        <w:spacing w:after="200"/>
      </w:pPr>
    </w:p>
    <w:p w14:paraId="4E4B37D4" w14:textId="77777777" w:rsidR="00A8121B" w:rsidRDefault="00A8121B">
      <w:pPr>
        <w:spacing w:after="200"/>
      </w:pPr>
    </w:p>
    <w:p w14:paraId="2357FA0B" w14:textId="77777777" w:rsidR="00A8121B" w:rsidRDefault="00A8121B">
      <w:pPr>
        <w:spacing w:after="200"/>
      </w:pPr>
    </w:p>
    <w:p w14:paraId="244D99A9" w14:textId="77777777" w:rsidR="00A8121B" w:rsidRDefault="00A8121B">
      <w:pPr>
        <w:spacing w:after="200"/>
      </w:pPr>
    </w:p>
    <w:p w14:paraId="111A70C9" w14:textId="77777777" w:rsidR="00A8121B" w:rsidRDefault="00A8121B">
      <w:pPr>
        <w:spacing w:after="200"/>
      </w:pPr>
    </w:p>
    <w:p w14:paraId="5B00A921" w14:textId="77777777" w:rsidR="00A8121B" w:rsidRDefault="00A8121B">
      <w:pPr>
        <w:spacing w:after="200"/>
      </w:pPr>
    </w:p>
    <w:p w14:paraId="1F2862FF" w14:textId="77777777" w:rsidR="00A8121B" w:rsidRDefault="00A8121B">
      <w:pPr>
        <w:spacing w:after="200"/>
      </w:pPr>
    </w:p>
    <w:p w14:paraId="724F47B4" w14:textId="77777777" w:rsidR="00A8121B" w:rsidRDefault="00A8121B">
      <w:pPr>
        <w:spacing w:after="200"/>
      </w:pPr>
    </w:p>
    <w:p w14:paraId="243DFB86" w14:textId="77777777" w:rsidR="00A8121B" w:rsidRDefault="00A8121B">
      <w:pPr>
        <w:spacing w:after="200"/>
      </w:pPr>
    </w:p>
    <w:p w14:paraId="547B7376" w14:textId="77777777" w:rsidR="00A8121B" w:rsidRDefault="00A8121B">
      <w:pPr>
        <w:spacing w:after="200"/>
      </w:pPr>
    </w:p>
    <w:p w14:paraId="473D36A5" w14:textId="77777777" w:rsidR="00A8121B" w:rsidRDefault="00A8121B">
      <w:pPr>
        <w:spacing w:after="200"/>
      </w:pPr>
    </w:p>
    <w:p w14:paraId="071429FB" w14:textId="77777777" w:rsidR="00A8121B" w:rsidRDefault="00A8121B">
      <w:pPr>
        <w:spacing w:after="200"/>
      </w:pPr>
    </w:p>
    <w:p w14:paraId="71BBD7E8" w14:textId="77777777" w:rsidR="005A485E" w:rsidRDefault="005A485E">
      <w:pPr>
        <w:rPr>
          <w:sz w:val="24"/>
        </w:rPr>
      </w:pPr>
    </w:p>
    <w:p w14:paraId="4E56C81B" w14:textId="77777777" w:rsidR="005A485E" w:rsidRDefault="005A485E">
      <w:pPr>
        <w:rPr>
          <w:sz w:val="24"/>
        </w:rPr>
      </w:pPr>
    </w:p>
    <w:sectPr w:rsidR="005A485E">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Eiger, Ze'-ev D." w:date="2026-08-18T00:04:00Z" w:initials="EZeD">
    <w:p w14:paraId="09683751" w14:textId="77777777" w:rsidR="00A8121B" w:rsidRPr="004E34D7" w:rsidRDefault="004E34D7">
      <w:pPr>
        <w:pStyle w:val="CommentText"/>
        <w:rPr>
          <w:lang w:val="en-HK"/>
        </w:rPr>
      </w:pPr>
      <w:r>
        <w:rPr>
          <w:rStyle w:val="CommentReference"/>
        </w:rPr>
        <w:annotationRef/>
      </w:r>
      <w:r>
        <w:rPr>
          <w:lang w:val="en-HK"/>
        </w:rPr>
        <w:t>Does it make more sense to move this right after the financial highlights and then we don’t have two sets of bullets back to back? It would also read better.</w:t>
      </w:r>
    </w:p>
  </w:comment>
  <w:comment w:id="8" w:author="Eiger, Ze'-ev D." w:date="2026-08-17T23:59:00Z" w:initials="EZeD">
    <w:p w14:paraId="36E24F53" w14:textId="77777777" w:rsidR="00A8121B" w:rsidRPr="004E34D7" w:rsidRDefault="004E34D7">
      <w:pPr>
        <w:pStyle w:val="CommentText"/>
        <w:rPr>
          <w:lang w:val="en-HK"/>
        </w:rPr>
      </w:pPr>
      <w:r>
        <w:rPr>
          <w:rStyle w:val="CommentReference"/>
        </w:rPr>
        <w:annotationRef/>
      </w:r>
      <w:r>
        <w:rPr>
          <w:lang w:val="en-HK"/>
        </w:rPr>
        <w:t>Not provided for Q2 in section above. Any particular reason why?</w:t>
      </w:r>
    </w:p>
  </w:comment>
  <w:comment w:id="9" w:author="Eiger, Ze'-ev D." w:date="2026-08-17T23:59:00Z" w:initials="EZeD">
    <w:p w14:paraId="0281DF50" w14:textId="77777777" w:rsidR="00A8121B" w:rsidRPr="004E34D7" w:rsidRDefault="004E34D7">
      <w:pPr>
        <w:pStyle w:val="CommentText"/>
        <w:rPr>
          <w:lang w:val="en-HK"/>
        </w:rPr>
      </w:pPr>
      <w:r>
        <w:rPr>
          <w:rStyle w:val="CommentReference"/>
        </w:rPr>
        <w:annotationRef/>
      </w:r>
      <w:r>
        <w:rPr>
          <w:lang w:val="en-HK"/>
        </w:rPr>
        <w:t>Not provided for Q2 in section above. Any particular reason why?</w:t>
      </w:r>
    </w:p>
  </w:comment>
  <w:comment w:id="10" w:author="Eiger, Ze'-ev D." w:date="2026-08-18T00:00:00Z" w:initials="EZeD">
    <w:p w14:paraId="379393C9" w14:textId="77777777" w:rsidR="00A8121B" w:rsidRPr="004E34D7" w:rsidRDefault="004E34D7">
      <w:pPr>
        <w:pStyle w:val="CommentText"/>
        <w:rPr>
          <w:lang w:val="en-HK"/>
        </w:rPr>
      </w:pPr>
      <w:r>
        <w:rPr>
          <w:rStyle w:val="CommentReference"/>
        </w:rPr>
        <w:annotationRef/>
      </w:r>
      <w:r>
        <w:rPr>
          <w:lang w:val="en-HK"/>
        </w:rPr>
        <w:t>Not provided for Q2 in section above. Any particular reason why?</w:t>
      </w:r>
    </w:p>
  </w:comment>
  <w:comment w:id="11" w:author="Eiger, Ze'-ev D." w:date="2026-08-18T22:16:00Z" w:initials="EZeD">
    <w:p w14:paraId="6DBCCDA6" w14:textId="2E062328" w:rsidR="00787349" w:rsidRPr="00787349" w:rsidRDefault="00787349">
      <w:pPr>
        <w:pStyle w:val="CommentText"/>
        <w:rPr>
          <w:color w:val="0000FF"/>
          <w:u w:val="single"/>
          <w:lang w:val="en-US"/>
        </w:rPr>
      </w:pPr>
      <w:bookmarkStart w:id="12" w:name="_cp_change_6"/>
      <w:r>
        <w:rPr>
          <w:rStyle w:val="CommentReference"/>
          <w:color w:val="0000FF"/>
          <w:u w:val="single" w:color="0000FF"/>
        </w:rPr>
        <w:annotationRef/>
      </w:r>
      <w:r>
        <w:rPr>
          <w:color w:val="0000FF"/>
          <w:u w:val="single" w:color="0000FF"/>
          <w:lang w:val="en-US"/>
        </w:rPr>
        <w:t>This language is stronger than what is in the script. Does it make more sense to just refer to Q1 2028 as a target?</w:t>
      </w:r>
    </w:p>
    <w:bookmarkEnd w:id="12"/>
  </w:comment>
  <w:comment w:id="16" w:author="Wang, Chenyi" w:date="2026-08-17T21:35:00Z" w:initials="CW">
    <w:p w14:paraId="1E0EE6E7" w14:textId="77777777" w:rsidR="00A8121B" w:rsidRPr="004E34D7" w:rsidRDefault="004E34D7">
      <w:pPr>
        <w:pStyle w:val="CommentText"/>
        <w:rPr>
          <w:lang w:val="en-HK"/>
        </w:rPr>
      </w:pPr>
      <w:r>
        <w:rPr>
          <w:rStyle w:val="CommentReference"/>
        </w:rPr>
        <w:annotationRef/>
      </w:r>
      <w:r>
        <w:rPr>
          <w:lang w:val="en-HK"/>
        </w:rPr>
        <w:t>Company to confirm.  This seems to be Non-GAAP Adjusted EBITDA, not Non-GAAP net income.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683751" w15:done="1"/>
  <w15:commentEx w15:paraId="36E24F53" w15:done="1"/>
  <w15:commentEx w15:paraId="0281DF50" w15:done="1"/>
  <w15:commentEx w15:paraId="379393C9" w15:done="1"/>
  <w15:commentEx w15:paraId="6DBCCDA6" w15:done="0"/>
  <w15:commentEx w15:paraId="1E0EE6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F584C" w16cex:dateUtc="2026-08-19T0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683751" w16cid:durableId="09683751"/>
  <w16cid:commentId w16cid:paraId="36E24F53" w16cid:durableId="36E24F53"/>
  <w16cid:commentId w16cid:paraId="0281DF50" w16cid:durableId="0281DF50"/>
  <w16cid:commentId w16cid:paraId="379393C9" w16cid:durableId="379393C9"/>
  <w16cid:commentId w16cid:paraId="6DBCCDA6" w16cid:durableId="2E2F584C"/>
  <w16cid:commentId w16cid:paraId="1E0EE6E7" w16cid:durableId="1E0EE6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F4F43D" w14:textId="77777777" w:rsidR="00D470AC" w:rsidRDefault="00D470AC" w:rsidP="004E34D7">
      <w:r>
        <w:separator/>
      </w:r>
    </w:p>
  </w:endnote>
  <w:endnote w:type="continuationSeparator" w:id="0">
    <w:p w14:paraId="76CC8106" w14:textId="77777777" w:rsidR="00D470AC" w:rsidRDefault="00D470AC" w:rsidP="004E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4DC597" w14:textId="77777777" w:rsidR="00D470AC" w:rsidRDefault="00D470AC" w:rsidP="004E34D7">
      <w:r>
        <w:separator/>
      </w:r>
    </w:p>
  </w:footnote>
  <w:footnote w:type="continuationSeparator" w:id="0">
    <w:p w14:paraId="53AA88B7" w14:textId="77777777" w:rsidR="00D470AC" w:rsidRDefault="00D470AC" w:rsidP="004E3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26B7"/>
    <w:multiLevelType w:val="multilevel"/>
    <w:tmpl w:val="00D926B7"/>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iger, Ze'-ev D.">
    <w15:presenceInfo w15:providerId="AD" w15:userId="S::zeiger@rc.com::3636ffd6-70f0-4511-a162-9b2922f50465"/>
  </w15:person>
  <w15:person w15:author="Wang, Chenyi">
    <w15:presenceInfo w15:providerId="AD" w15:userId="S::cwang@rc.com::7191e2a3-1165-4a12-9e43-c87c91b937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1EA"/>
    <w:rsid w:val="00044088"/>
    <w:rsid w:val="000E05E4"/>
    <w:rsid w:val="00131035"/>
    <w:rsid w:val="0014438E"/>
    <w:rsid w:val="001516F6"/>
    <w:rsid w:val="00166399"/>
    <w:rsid w:val="001B1C8E"/>
    <w:rsid w:val="001D4135"/>
    <w:rsid w:val="002155D0"/>
    <w:rsid w:val="00216BA8"/>
    <w:rsid w:val="00224A10"/>
    <w:rsid w:val="002440BC"/>
    <w:rsid w:val="002544C7"/>
    <w:rsid w:val="002726E7"/>
    <w:rsid w:val="002B51CA"/>
    <w:rsid w:val="00360671"/>
    <w:rsid w:val="003647A1"/>
    <w:rsid w:val="003B2571"/>
    <w:rsid w:val="00420BE1"/>
    <w:rsid w:val="004346E4"/>
    <w:rsid w:val="00463EBD"/>
    <w:rsid w:val="004719A5"/>
    <w:rsid w:val="00472D8B"/>
    <w:rsid w:val="004A11CB"/>
    <w:rsid w:val="004E34D7"/>
    <w:rsid w:val="005031EA"/>
    <w:rsid w:val="00516F7B"/>
    <w:rsid w:val="0055150B"/>
    <w:rsid w:val="005A485E"/>
    <w:rsid w:val="005E5AF8"/>
    <w:rsid w:val="005F5005"/>
    <w:rsid w:val="00600ECF"/>
    <w:rsid w:val="006158B0"/>
    <w:rsid w:val="00622192"/>
    <w:rsid w:val="006F2265"/>
    <w:rsid w:val="007144F6"/>
    <w:rsid w:val="0074394F"/>
    <w:rsid w:val="00747B2C"/>
    <w:rsid w:val="0075454E"/>
    <w:rsid w:val="00784B0A"/>
    <w:rsid w:val="00787349"/>
    <w:rsid w:val="007D7513"/>
    <w:rsid w:val="00846D03"/>
    <w:rsid w:val="008555A1"/>
    <w:rsid w:val="00934368"/>
    <w:rsid w:val="00996E56"/>
    <w:rsid w:val="009F4889"/>
    <w:rsid w:val="00A450DE"/>
    <w:rsid w:val="00A8121B"/>
    <w:rsid w:val="00AE2E0B"/>
    <w:rsid w:val="00B46193"/>
    <w:rsid w:val="00B730F3"/>
    <w:rsid w:val="00C72F0B"/>
    <w:rsid w:val="00C86E29"/>
    <w:rsid w:val="00CA4508"/>
    <w:rsid w:val="00D470AC"/>
    <w:rsid w:val="00D52806"/>
    <w:rsid w:val="00D55865"/>
    <w:rsid w:val="00DB716C"/>
    <w:rsid w:val="00E67B24"/>
    <w:rsid w:val="00EB2B3F"/>
    <w:rsid w:val="00EB2E85"/>
    <w:rsid w:val="00EE6982"/>
    <w:rsid w:val="00EF2B7E"/>
    <w:rsid w:val="00F61037"/>
    <w:rsid w:val="00FE3841"/>
    <w:rsid w:val="00FF57EF"/>
    <w:rsid w:val="697B7B10"/>
  </w:rsids>
  <m:mathPr>
    <m:mathFont m:val="Cambria Math"/>
    <m:brkBin m:val="before"/>
    <m:brkBinSub m:val="--"/>
    <m:smallFrac m:val="0"/>
    <m:dispDef/>
    <m:lMargin m:val="0"/>
    <m:rMargin m:val="0"/>
    <m:defJc m:val="centerGroup"/>
    <m:wrapIndent m:val="1440"/>
    <m:intLim m:val="subSup"/>
    <m:naryLim m:val="undOvr"/>
  </m:mathPr>
  <w:themeFontLang w:val="zh-C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3E36D"/>
  <w15:docId w15:val="{08C11EC5-E9B1-4A2B-8DB9-50EA2A5E2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HK" w:eastAsia="zh-CN"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zh-CN"/>
    </w:rPr>
  </w:style>
  <w:style w:type="paragraph" w:styleId="Heading1">
    <w:name w:val="heading 1"/>
    <w:uiPriority w:val="9"/>
    <w:qFormat/>
    <w:pPr>
      <w:outlineLvl w:val="0"/>
    </w:pPr>
    <w:rPr>
      <w:color w:val="2E74B5"/>
      <w:sz w:val="32"/>
      <w:szCs w:val="32"/>
      <w:lang w:val="zh-CN"/>
    </w:rPr>
  </w:style>
  <w:style w:type="paragraph" w:styleId="Heading2">
    <w:name w:val="heading 2"/>
    <w:uiPriority w:val="9"/>
    <w:semiHidden/>
    <w:unhideWhenUsed/>
    <w:qFormat/>
    <w:pPr>
      <w:outlineLvl w:val="1"/>
    </w:pPr>
    <w:rPr>
      <w:color w:val="2E74B5"/>
      <w:sz w:val="26"/>
      <w:szCs w:val="26"/>
      <w:lang w:val="zh-CN"/>
    </w:rPr>
  </w:style>
  <w:style w:type="paragraph" w:styleId="Heading3">
    <w:name w:val="heading 3"/>
    <w:uiPriority w:val="9"/>
    <w:semiHidden/>
    <w:unhideWhenUsed/>
    <w:qFormat/>
    <w:pPr>
      <w:outlineLvl w:val="2"/>
    </w:pPr>
    <w:rPr>
      <w:color w:val="1F4D78"/>
      <w:sz w:val="24"/>
      <w:szCs w:val="24"/>
      <w:lang w:val="zh-CN"/>
    </w:rPr>
  </w:style>
  <w:style w:type="paragraph" w:styleId="Heading4">
    <w:name w:val="heading 4"/>
    <w:uiPriority w:val="9"/>
    <w:semiHidden/>
    <w:unhideWhenUsed/>
    <w:qFormat/>
    <w:pPr>
      <w:outlineLvl w:val="3"/>
    </w:pPr>
    <w:rPr>
      <w:i/>
      <w:iCs/>
      <w:color w:val="2E74B5"/>
      <w:lang w:val="zh-CN"/>
    </w:rPr>
  </w:style>
  <w:style w:type="paragraph" w:styleId="Heading5">
    <w:name w:val="heading 5"/>
    <w:uiPriority w:val="9"/>
    <w:semiHidden/>
    <w:unhideWhenUsed/>
    <w:qFormat/>
    <w:pPr>
      <w:outlineLvl w:val="4"/>
    </w:pPr>
    <w:rPr>
      <w:color w:val="2E74B5"/>
      <w:lang w:val="zh-CN"/>
    </w:rPr>
  </w:style>
  <w:style w:type="paragraph" w:styleId="Heading6">
    <w:name w:val="heading 6"/>
    <w:uiPriority w:val="9"/>
    <w:semiHidden/>
    <w:unhideWhenUsed/>
    <w:qFormat/>
    <w:pPr>
      <w:outlineLvl w:val="5"/>
    </w:pPr>
    <w:rPr>
      <w:color w:val="1F4D78"/>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paragraph" w:styleId="CommentText">
    <w:name w:val="annotation text"/>
    <w:basedOn w:val="Normal"/>
    <w:link w:val="CommentTextChar"/>
    <w:uiPriority w:val="99"/>
    <w:unhideWhenUsed/>
    <w:rPr>
      <w:rFonts w:cs="Angsana New"/>
      <w:szCs w:val="25"/>
    </w:rPr>
  </w:style>
  <w:style w:type="paragraph" w:styleId="EndnoteText">
    <w:name w:val="endnote text"/>
    <w:link w:val="EndnoteTextChar"/>
    <w:uiPriority w:val="99"/>
    <w:semiHidden/>
    <w:unhideWhenUsed/>
    <w:rPr>
      <w:lang w:val="zh-CN"/>
    </w:rPr>
  </w:style>
  <w:style w:type="paragraph" w:styleId="BalloonText">
    <w:name w:val="Balloon Text"/>
    <w:basedOn w:val="Normal"/>
    <w:link w:val="BalloonTextChar"/>
    <w:uiPriority w:val="99"/>
    <w:semiHidden/>
    <w:unhideWhenUsed/>
    <w:rPr>
      <w:rFonts w:ascii="Segoe UI" w:hAnsi="Segoe UI" w:cs="Angsana New"/>
      <w:sz w:val="18"/>
      <w:szCs w:val="22"/>
    </w:rPr>
  </w:style>
  <w:style w:type="paragraph" w:styleId="Footer">
    <w:name w:val="footer"/>
    <w:basedOn w:val="Normal"/>
    <w:link w:val="FooterChar"/>
    <w:uiPriority w:val="99"/>
    <w:unhideWhenUsed/>
    <w:pPr>
      <w:tabs>
        <w:tab w:val="center" w:pos="4513"/>
        <w:tab w:val="right" w:pos="9026"/>
      </w:tabs>
    </w:pPr>
    <w:rPr>
      <w:rFonts w:cs="Angsana New"/>
      <w:szCs w:val="25"/>
    </w:rPr>
  </w:style>
  <w:style w:type="paragraph" w:styleId="Header">
    <w:name w:val="header"/>
    <w:basedOn w:val="Normal"/>
    <w:link w:val="HeaderChar"/>
    <w:uiPriority w:val="99"/>
    <w:unhideWhenUsed/>
    <w:pPr>
      <w:tabs>
        <w:tab w:val="center" w:pos="4513"/>
        <w:tab w:val="right" w:pos="9026"/>
      </w:tabs>
    </w:pPr>
    <w:rPr>
      <w:rFonts w:cs="Angsana New"/>
      <w:szCs w:val="25"/>
    </w:rPr>
  </w:style>
  <w:style w:type="paragraph" w:styleId="FootnoteText">
    <w:name w:val="footnote text"/>
    <w:link w:val="FootnoteTextChar"/>
    <w:uiPriority w:val="99"/>
    <w:semiHidden/>
    <w:unhideWhenUsed/>
    <w:rPr>
      <w:lang w:val="zh-CN"/>
    </w:rPr>
  </w:style>
  <w:style w:type="character" w:customStyle="1" w:styleId="BalloonTextChar">
    <w:name w:val="Balloon Text Char"/>
    <w:basedOn w:val="DefaultParagraphFont"/>
    <w:link w:val="BalloonText"/>
    <w:uiPriority w:val="99"/>
    <w:semiHidden/>
    <w:rPr>
      <w:rFonts w:ascii="Segoe UI" w:hAnsi="Segoe UI" w:cs="Angsana New"/>
      <w:sz w:val="18"/>
      <w:szCs w:val="22"/>
    </w:rPr>
  </w:style>
  <w:style w:type="paragraph" w:styleId="Title">
    <w:name w:val="Title"/>
    <w:uiPriority w:val="10"/>
    <w:qFormat/>
    <w:rPr>
      <w:sz w:val="56"/>
      <w:szCs w:val="56"/>
      <w:lang w:val="zh-CN"/>
    </w:rPr>
  </w:style>
  <w:style w:type="paragraph" w:styleId="CommentSubject">
    <w:name w:val="annotation subject"/>
    <w:basedOn w:val="CommentText"/>
    <w:next w:val="CommentText"/>
    <w:link w:val="CommentSubjectChar"/>
    <w:uiPriority w:val="99"/>
    <w:semiHidden/>
    <w:unhideWhenUsed/>
    <w:rPr>
      <w:b/>
      <w:bCs/>
    </w:rPr>
  </w:style>
  <w:style w:type="character" w:styleId="Strong">
    <w:name w:val="Strong"/>
    <w:basedOn w:val="DefaultParagraphFont"/>
    <w:uiPriority w:val="22"/>
    <w:qFormat/>
    <w:rPr>
      <w:b/>
      <w:bCs/>
    </w:rPr>
  </w:style>
  <w:style w:type="paragraph" w:styleId="ListParagraph">
    <w:name w:val="List Paragraph"/>
    <w:qFormat/>
    <w:rPr>
      <w:lang w:val="zh-CN"/>
    </w:rPr>
  </w:style>
  <w:style w:type="character" w:styleId="EndnoteReference">
    <w:name w:val="endnote reference"/>
    <w:uiPriority w:val="99"/>
    <w:semiHidden/>
    <w:unhideWhenUsed/>
    <w:rPr>
      <w:vertAlign w:val="superscript"/>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Pr>
      <w:i/>
      <w:iCs/>
    </w:rPr>
  </w:style>
  <w:style w:type="character" w:styleId="FootnoteReference">
    <w:name w:val="footnote reference"/>
    <w:uiPriority w:val="99"/>
    <w:semiHidden/>
    <w:unhideWhenUsed/>
    <w:rPr>
      <w:vertAlign w:val="superscript"/>
    </w:rPr>
  </w:style>
  <w:style w:type="paragraph" w:customStyle="1" w:styleId="Strong1">
    <w:name w:val="Strong1"/>
    <w:qFormat/>
    <w:rPr>
      <w:b/>
      <w:bCs/>
      <w:lang w:val="zh-CN"/>
    </w:rPr>
  </w:style>
  <w:style w:type="character" w:customStyle="1" w:styleId="FootnoteTextChar">
    <w:name w:val="Footnote Text Char"/>
    <w:link w:val="FootnoteText"/>
    <w:uiPriority w:val="99"/>
    <w:semiHidden/>
    <w:unhideWhenUsed/>
    <w:rPr>
      <w:sz w:val="20"/>
      <w:szCs w:val="20"/>
    </w:rPr>
  </w:style>
  <w:style w:type="paragraph" w:customStyle="1" w:styleId="Revision1">
    <w:name w:val="Revision1"/>
    <w:hidden/>
    <w:uiPriority w:val="99"/>
    <w:semiHidden/>
    <w:rPr>
      <w:rFonts w:cs="Angsana New"/>
      <w:szCs w:val="25"/>
      <w:lang w:val="zh-CN"/>
    </w:rPr>
  </w:style>
  <w:style w:type="character" w:customStyle="1" w:styleId="EndnoteTextChar">
    <w:name w:val="Endnote Text Char"/>
    <w:link w:val="EndnoteText"/>
    <w:uiPriority w:val="99"/>
    <w:semiHidden/>
    <w:unhideWhenUsed/>
    <w:rPr>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rFonts w:cs="Angsana New"/>
      <w:szCs w:val="25"/>
    </w:rPr>
  </w:style>
  <w:style w:type="character" w:customStyle="1" w:styleId="FooterChar">
    <w:name w:val="Footer Char"/>
    <w:basedOn w:val="DefaultParagraphFont"/>
    <w:link w:val="Footer"/>
    <w:uiPriority w:val="99"/>
    <w:rPr>
      <w:rFonts w:cs="Angsana New"/>
      <w:szCs w:val="25"/>
    </w:rPr>
  </w:style>
  <w:style w:type="character" w:customStyle="1" w:styleId="CommentSubjectChar">
    <w:name w:val="Comment Subject Char"/>
    <w:basedOn w:val="CommentTextChar"/>
    <w:link w:val="CommentSubject"/>
    <w:uiPriority w:val="99"/>
    <w:semiHidden/>
    <w:rPr>
      <w:rFonts w:cs="Angsana New"/>
      <w:b/>
      <w:bCs/>
      <w:szCs w:val="25"/>
    </w:rPr>
  </w:style>
  <w:style w:type="paragraph" w:customStyle="1" w:styleId="font-claude-response-body">
    <w:name w:val="font-claude-response-body"/>
    <w:basedOn w:val="Normal"/>
    <w:pPr>
      <w:spacing w:before="100" w:beforeAutospacing="1" w:after="100" w:afterAutospacing="1"/>
    </w:pPr>
    <w:rPr>
      <w:sz w:val="24"/>
      <w:szCs w:val="24"/>
      <w:lang w:val="en-US" w:eastAsia="en-US" w:bidi="ar-SA"/>
    </w:rPr>
  </w:style>
  <w:style w:type="character" w:customStyle="1" w:styleId="CommentTextChar">
    <w:name w:val="Comment Text Char"/>
    <w:basedOn w:val="DefaultParagraphFont"/>
    <w:link w:val="CommentText"/>
    <w:uiPriority w:val="99"/>
    <w:rPr>
      <w:rFonts w:cs="Angsana New"/>
      <w:szCs w:val="25"/>
    </w:rPr>
  </w:style>
  <w:style w:type="paragraph" w:styleId="Revision">
    <w:name w:val="Revision"/>
    <w:hidden/>
    <w:uiPriority w:val="99"/>
    <w:unhideWhenUsed/>
    <w:rsid w:val="00622192"/>
    <w:rPr>
      <w:rFonts w:cs="Angsana New"/>
      <w:szCs w:val="25"/>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vents.q4inc.com/attendee/998298548" TargetMode="External"/><Relationship Id="rId4" Type="http://schemas.openxmlformats.org/officeDocument/2006/relationships/webSettings" Target="webSettings.xml"/><Relationship Id="rId9"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19e8292e-eb8d-461f-9417-beecf1cb49e4}" enabled="0" method="" siteId="{19e8292e-eb8d-461f-9417-beecf1cb49e4}" removed="1"/>
</clbl:labelList>
</file>

<file path=docProps/app.xml><?xml version="1.0" encoding="utf-8"?>
<Properties xmlns="http://schemas.openxmlformats.org/officeDocument/2006/extended-properties" xmlns:vt="http://schemas.openxmlformats.org/officeDocument/2006/docPropsVTypes">
  <Template>Normal</Template>
  <Pages>6</Pages>
  <Words>4180</Words>
  <Characters>24122</Characters>
  <DocSecurity>0</DocSecurity>
  <Lines>2192</Lines>
  <Paragraphs>744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27558</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