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12D90">
      <w:pPr>
        <w:spacing w:after="300"/>
        <w:jc w:val="center"/>
      </w:pPr>
      <w:ins w:id="0" w:author="Guo [2]" w:date="2026-08-23T20:49:43Z">
        <w:r>
          <w:rPr>
            <w:rFonts w:hint="default"/>
            <w:b/>
            <w:bCs/>
            <w:sz w:val="30"/>
            <w:szCs w:val="30"/>
            <w:lang w:val="en-US"/>
          </w:rPr>
          <w:t>新·</w:t>
        </w:r>
      </w:ins>
      <w:ins w:id="1" w:author="Guo [2]" w:date="2026-08-23T20:49:43Z">
        <w:r>
          <w:rPr>
            <w:rFonts w:hint="eastAsia"/>
            <w:b/>
            <w:bCs/>
            <w:sz w:val="30"/>
            <w:szCs w:val="30"/>
            <w:lang w:val="en-US" w:eastAsia="zh-CN"/>
          </w:rPr>
          <w:t>新·</w:t>
        </w:r>
      </w:ins>
      <w:bookmarkStart w:id="0" w:name="_GoBack"/>
      <w:bookmarkEnd w:id="0"/>
      <w:r>
        <w:rPr>
          <w:b/>
          <w:bCs/>
          <w:sz w:val="30"/>
          <w:szCs w:val="30"/>
        </w:rPr>
        <w:t>TOYO Co., Ltd 公布 2026 年第二季度及上半年未经审计</w:t>
      </w:r>
      <w:del w:id="2" w:author="Guo" w:date="2026-08-19T10:45:00Z">
        <w:r>
          <w:rPr>
            <w:b/>
            <w:bCs/>
            <w:sz w:val="30"/>
            <w:szCs w:val="30"/>
          </w:rPr>
          <w:delText>、未经审阅</w:delText>
        </w:r>
      </w:del>
      <w:r>
        <w:rPr>
          <w:b/>
          <w:bCs/>
          <w:sz w:val="30"/>
          <w:szCs w:val="30"/>
        </w:rPr>
        <w:t>财务业绩</w:t>
      </w:r>
    </w:p>
    <w:p w14:paraId="7F5B5841">
      <w:pPr>
        <w:spacing w:after="200"/>
      </w:pPr>
      <w:r>
        <w:rPr>
          <w:b/>
          <w:bCs/>
        </w:rPr>
        <w:t>日本东京，2026 年 8 月 19 日</w:t>
      </w:r>
      <w:r>
        <w:t xml:space="preserve"> —— TOYO Co., Ltd（纳斯达克代码：TOYO；OTC 代码：TOYWF）（以下简称</w:t>
      </w:r>
      <w:del w:id="3" w:author="Guo" w:date="2026-08-19T10:45:00Z">
        <w:r>
          <w:rPr/>
          <w:delText>“TOYO”或“公司”</w:delText>
        </w:r>
      </w:del>
      <w:ins w:id="4" w:author="Guo" w:date="2026-08-19T10:45:00Z">
        <w:r>
          <w:rPr/>
          <w:t>“TOYO”、“我们”或“公司”</w:t>
        </w:r>
      </w:ins>
      <w:r>
        <w:t>），一家太阳能解决方案公司，今日公布截至 2026 年 6 月 30 日止第二季度及六个月期间的未经审计</w:t>
      </w:r>
      <w:del w:id="5" w:author="Guo" w:date="2026-08-19T10:45:00Z">
        <w:r>
          <w:rPr/>
          <w:delText>、未经审阅</w:delText>
        </w:r>
      </w:del>
      <w:r>
        <w:t>财务业绩。</w:t>
      </w:r>
    </w:p>
    <w:p w14:paraId="434A0291">
      <w:pPr>
        <w:keepNext/>
        <w:spacing w:before="300" w:after="150"/>
      </w:pPr>
      <w:r>
        <w:rPr>
          <w:b/>
          <w:bCs/>
          <w:color w:val="1A3D6F"/>
          <w:sz w:val="24"/>
          <w:szCs w:val="24"/>
        </w:rPr>
        <w:t>2026 年上半年财务亮点</w:t>
      </w:r>
    </w:p>
    <w:p w14:paraId="698108A6">
      <w:pPr>
        <w:pStyle w:val="25"/>
        <w:numPr>
          <w:ilvl w:val="0"/>
          <w:numId w:val="1"/>
        </w:numPr>
        <w:spacing w:after="90"/>
      </w:pPr>
      <w:del w:id="6" w:author="Guo" w:date="2026-08-18T00:00:00Z">
        <w:r>
          <w:rPr/>
          <w:delText>交付太阳能电池 2.2 GW</w:delText>
        </w:r>
      </w:del>
      <w:ins w:id="7" w:author="Guo" w:date="2026-08-18T00:00:00Z">
        <w:r>
          <w:rPr/>
          <w:t>交付太阳能电池 2.6 GW，同比增长 62.5%</w:t>
        </w:r>
      </w:ins>
    </w:p>
    <w:p w14:paraId="5E23EF3C">
      <w:pPr>
        <w:pStyle w:val="25"/>
        <w:numPr>
          <w:ilvl w:val="0"/>
          <w:numId w:val="1"/>
        </w:numPr>
        <w:spacing w:after="90"/>
      </w:pPr>
      <w:del w:id="8" w:author="Guo" w:date="2026-08-18T00:00:00Z">
        <w:r>
          <w:rPr/>
          <w:delText>交付太阳能组件 191.5 MW</w:delText>
        </w:r>
      </w:del>
      <w:ins w:id="9" w:author="Guo" w:date="2026-08-18T00:00:00Z">
        <w:r>
          <w:rPr/>
          <w:t>交付太阳能组件 191.5 MW；2025 年上半年组件产能尚未释放</w:t>
        </w:r>
      </w:ins>
    </w:p>
    <w:p w14:paraId="1611744A">
      <w:pPr>
        <w:pStyle w:val="25"/>
        <w:numPr>
          <w:ilvl w:val="0"/>
          <w:numId w:val="1"/>
        </w:numPr>
        <w:spacing w:after="90"/>
      </w:pPr>
      <w:r>
        <w:t>营业收入 2.610 亿美元，同比增长 87.6%</w:t>
      </w:r>
    </w:p>
    <w:p w14:paraId="2423D4E6">
      <w:pPr>
        <w:pStyle w:val="25"/>
        <w:numPr>
          <w:ilvl w:val="0"/>
          <w:numId w:val="1"/>
        </w:numPr>
        <w:spacing w:after="90"/>
      </w:pPr>
      <w:del w:id="10" w:author="Guo" w:date="2026-08-18T00:00:00Z">
        <w:r>
          <w:rPr/>
          <w:delText>净利润 4,580 万美元，2025 年上半年为 250 万美元</w:delText>
        </w:r>
      </w:del>
      <w:ins w:id="11" w:author="Guo" w:date="2026-08-18T00:00:00Z">
        <w:r>
          <w:rPr/>
          <w:t>净利润 4,580 万美元，2025 年上半年为 250 万美元，同比增长 1,731.6%</w:t>
        </w:r>
      </w:ins>
    </w:p>
    <w:p w14:paraId="4E1C0F6D">
      <w:pPr>
        <w:pStyle w:val="25"/>
        <w:numPr>
          <w:ilvl w:val="0"/>
          <w:numId w:val="1"/>
        </w:numPr>
        <w:spacing w:after="90"/>
      </w:pPr>
      <w:del w:id="12" w:author="Guo" w:date="2026-08-18T00:00:00Z">
        <w:r>
          <w:rPr/>
          <w:delText>EBITDA（非公认会计准则）8,210 万美元，2025 年上半年为 2,150 万美元</w:delText>
        </w:r>
      </w:del>
      <w:ins w:id="13" w:author="Guo" w:date="2026-08-18T00:00:00Z">
        <w:r>
          <w:rPr/>
          <w:t>EBITDA（非公认会计准则）8,210 万美元，2025 年上半年为 2,150 万美元，同比增长 282.3%</w:t>
        </w:r>
      </w:ins>
    </w:p>
    <w:p w14:paraId="331B179E">
      <w:pPr>
        <w:pStyle w:val="25"/>
        <w:numPr>
          <w:ilvl w:val="0"/>
          <w:numId w:val="1"/>
        </w:numPr>
        <w:spacing w:after="90"/>
      </w:pPr>
      <w:del w:id="14" w:author="Guo" w:date="2026-08-18T00:00:00Z">
        <w:r>
          <w:rPr/>
          <w:delText>调整后 EBITDA（非公认会计准则）8,230 万美元，2025 年上半年为 2,280 万美元</w:delText>
        </w:r>
      </w:del>
      <w:ins w:id="15" w:author="Guo" w:date="2026-08-18T00:00:00Z">
        <w:r>
          <w:rPr/>
          <w:t>调整后 EBITDA（非公认会计准则）8,230 万美元，2025 年上半年为 2,280 万美元，同比增长 260.2%</w:t>
        </w:r>
      </w:ins>
    </w:p>
    <w:p w14:paraId="10439924">
      <w:pPr>
        <w:pStyle w:val="25"/>
        <w:numPr>
          <w:ilvl w:val="0"/>
          <w:numId w:val="1"/>
        </w:numPr>
        <w:spacing w:after="90"/>
      </w:pPr>
      <w:del w:id="16" w:author="Guo" w:date="2026-08-18T00:00:00Z">
        <w:r>
          <w:rPr/>
          <w:delText>调整后净利润（非公认会计准则）4,600 万美元，2025 年上半年为 390 万美元</w:delText>
        </w:r>
      </w:del>
      <w:ins w:id="17" w:author="Guo" w:date="2026-08-18T00:00:00Z">
        <w:r>
          <w:rPr/>
          <w:t>调整后净利润（非公认会计准则）4,600 万美元，2025 年上半年为 390 万美元，同比增长 1,090.6%</w:t>
        </w:r>
      </w:ins>
    </w:p>
    <w:p w14:paraId="225B8EBD">
      <w:pPr>
        <w:pStyle w:val="25"/>
        <w:numPr>
          <w:ilvl w:val="0"/>
          <w:numId w:val="1"/>
        </w:numPr>
        <w:spacing w:after="90"/>
      </w:pPr>
      <w:r>
        <w:t>基本及摊薄每股收益分别为 1.21 美元和 1.20 美元，2025 年上半年为 0.08 美元</w:t>
      </w:r>
    </w:p>
    <w:p w14:paraId="195BE0AB">
      <w:pPr>
        <w:pStyle w:val="25"/>
        <w:numPr>
          <w:ilvl w:val="0"/>
          <w:numId w:val="1"/>
        </w:numPr>
        <w:spacing w:after="90"/>
      </w:pPr>
      <w:r>
        <w:t>2026 年上半年通过注册直接发行及市价发行（ATM）合计募集净额约 5,260 万美元</w:t>
      </w:r>
    </w:p>
    <w:p w14:paraId="1412EF89">
      <w:pPr>
        <w:spacing w:before="200" w:after="200"/>
      </w:pPr>
      <w:r>
        <w:t>TOYO 董事长兼首席执行官小野塚恭彦（Takahiko Onozuka）表示：“我们对 2026 年上半年业绩感到非常满意，这反映出公司全球制造平台的持续实力，以及我们在各市场所看到的需求增长。在近期针对多晶硅及其衍生品作出的 232 条款裁定之后，我们确实预计下半年业绩将受到影响，但影响幅度尚不确定，目前我们正与美国商务部就有助于应对这一问题的框架进行沟通。待情况进一步明朗后，我们将提供更多信息。”</w:t>
      </w:r>
    </w:p>
    <w:p w14:paraId="285591CF">
      <w:pPr>
        <w:spacing w:after="200"/>
      </w:pPr>
      <w:r>
        <w:t>TOYO 首席战略官 Rhone Resch 表示：“TOYO 支持构建安全、具竞争力的美国太阳能供应链，并正为此投入资本。</w:t>
      </w:r>
      <w:del w:id="18" w:author="Guo" w:date="2026-08-18T00:00:00Z">
        <w:r>
          <w:rPr/>
          <w:delText>这包括我们位于休斯顿的 2 GW 太阳能组件工厂，以及在德克萨斯州 Humble 新建先进 HJT 太阳能电池工厂的 3.57 亿美元投资。</w:delText>
        </w:r>
      </w:del>
      <w:ins w:id="19" w:author="Guo" w:date="2026-08-18T00:00:00Z">
        <w:r>
          <w:rPr/>
          <w:t>这包括我们位于大休斯顿地区德克萨斯州 Humble 的一体化太阳能生产基地，包括 2 GW 的太阳能组件工厂及新建的 1.5 GW</w:t>
        </w:r>
      </w:ins>
      <w:del w:id="20" w:author="Guo" w:date="2026-08-19T10:45:00Z">
        <w:r>
          <w:rPr/>
          <w:delText>HJT</w:delText>
        </w:r>
      </w:del>
      <w:ins w:id="21" w:author="Guo" w:date="2026-08-19T10:45:00Z">
        <w:r>
          <w:rPr/>
          <w:t>先进异质结（HJT） 电池工厂。</w:t>
        </w:r>
      </w:ins>
      <w:r>
        <w:t>我们正与商务部就一项投资抵扣安排展开沟通，该安排将支持上述产能建设，同时保持对美国太阳能组件制造商的电池供应。TOYO 将继续致力于发展美国太阳能制造业、支持美国就业，并构建安全的非 FEOC（受关注外国实体）供应链。”</w:t>
      </w:r>
    </w:p>
    <w:p w14:paraId="77D4FD26">
      <w:pPr>
        <w:keepNext/>
        <w:spacing w:before="300" w:after="150"/>
      </w:pPr>
      <w:r>
        <w:rPr>
          <w:b/>
          <w:bCs/>
          <w:color w:val="1A3D6F"/>
          <w:sz w:val="24"/>
          <w:szCs w:val="24"/>
        </w:rPr>
        <w:t>近期进展</w:t>
      </w:r>
    </w:p>
    <w:p w14:paraId="127F1C5B">
      <w:pPr>
        <w:pStyle w:val="25"/>
        <w:numPr>
          <w:ilvl w:val="0"/>
          <w:numId w:val="1"/>
        </w:numPr>
        <w:spacing w:after="90"/>
      </w:pPr>
      <w:r>
        <w:rPr>
          <w:b/>
          <w:bCs/>
        </w:rPr>
        <w:t>注册直接发行：</w:t>
      </w:r>
      <w:r>
        <w:t>2026 年 6 月 25 日，公司完成面向若干机构投资者的注册直接发行，募集资金总额 5,000 万美元，净额约 4,710 万美元。</w:t>
      </w:r>
    </w:p>
    <w:p w14:paraId="73FDE893">
      <w:pPr>
        <w:pStyle w:val="25"/>
        <w:numPr>
          <w:ilvl w:val="0"/>
          <w:numId w:val="1"/>
        </w:numPr>
        <w:spacing w:after="90"/>
      </w:pPr>
      <w:r>
        <w:rPr>
          <w:b/>
          <w:bCs/>
        </w:rPr>
        <w:t>市价发行（ATM）：</w:t>
      </w:r>
      <w:r>
        <w:t>截至 2026 年 6 月 30 日，公司通过与 Roth Capital Partners, LLC 及 H.C. Wainwright &amp; Co., LLC 设立的 ATM 股权计划募集净额约 550 万美元。</w:t>
      </w:r>
    </w:p>
    <w:p w14:paraId="5630E7E6">
      <w:pPr>
        <w:pStyle w:val="25"/>
        <w:numPr>
          <w:ilvl w:val="0"/>
          <w:numId w:val="1"/>
        </w:numPr>
        <w:spacing w:after="90"/>
      </w:pPr>
      <w:r>
        <w:rPr>
          <w:b/>
          <w:bCs/>
        </w:rPr>
        <w:t>纳入罗素指数：</w:t>
      </w:r>
      <w:r>
        <w:t>2026 年 6 月年度成分调整生效后，TOYO 被纳入罗素 3000® 指数及罗素微型股（Microcap®）指数。</w:t>
      </w:r>
    </w:p>
    <w:p w14:paraId="6C602F51">
      <w:pPr>
        <w:pStyle w:val="25"/>
        <w:numPr>
          <w:ilvl w:val="0"/>
          <w:numId w:val="1"/>
        </w:numPr>
        <w:spacing w:after="90"/>
      </w:pPr>
      <w:r>
        <w:rPr>
          <w:b/>
          <w:bCs/>
        </w:rPr>
        <w:t>首席财务官变更：</w:t>
      </w:r>
      <w:r>
        <w:t>自 2026 年 7 月 1 日起，原田康成（Yasunari Harada）获任命为首席财务官，接替于 2026 年 6 月 30 日辞任的郑泰佑（Taewoo “Raymond” Chung）。</w:t>
      </w:r>
    </w:p>
    <w:p w14:paraId="39EDF531">
      <w:pPr>
        <w:pStyle w:val="25"/>
        <w:numPr>
          <w:ilvl w:val="0"/>
          <w:numId w:val="1"/>
        </w:numPr>
        <w:spacing w:after="90"/>
      </w:pPr>
      <w:r>
        <w:rPr>
          <w:b/>
          <w:bCs/>
        </w:rPr>
        <w:t>45X 条款税收抵免资格：</w:t>
      </w:r>
      <w:r>
        <w:t>根据 2026 年 7 月 21 日公布的第三方税务合规分析，Toyo Solar Texas LLC 预计将符合 2025 纳税年度 45X 条款先进制造生产抵免资格。</w:t>
      </w:r>
    </w:p>
    <w:p w14:paraId="65D8DE10">
      <w:pPr>
        <w:pStyle w:val="25"/>
        <w:numPr>
          <w:ilvl w:val="0"/>
          <w:numId w:val="1"/>
        </w:numPr>
        <w:spacing w:after="90"/>
      </w:pPr>
      <w:del w:id="22" w:author="Guo" w:date="2026-08-18T00:00:00Z">
        <w:r>
          <w:rPr>
            <w:b/>
            <w:bCs/>
          </w:rPr>
          <w:delText>休斯顿组件产能扩张：</w:delText>
        </w:r>
      </w:del>
      <w:ins w:id="23" w:author="Guo" w:date="2026-08-18T00:00:00Z">
        <w:r>
          <w:rPr>
            <w:b/>
            <w:bCs/>
          </w:rPr>
          <w:t>大休斯顿地区组件产能扩张：</w:t>
        </w:r>
      </w:ins>
      <w:del w:id="24" w:author="Guo" w:date="2026-08-18T00:00:00Z">
        <w:r>
          <w:rPr/>
          <w:delText>公司位于德克萨斯州休斯顿工厂的第二条 1 GW 太阳能组件生产线即将建成，预计于 2026 年 9 月投产。投产后，TOYO 休斯顿组件制造总产能将达到约 2 GW。</w:delText>
        </w:r>
      </w:del>
      <w:ins w:id="25" w:author="Guo" w:date="2026-08-18T00:00:00Z">
        <w:r>
          <w:rPr/>
          <w:t>公司位于大休斯顿地区德克萨斯州 Humble 园区的第二条 1 GW 太阳能组件生产线即将建成，预计于 2026 年 9 月投产。投产后，该园区组件制造总产能将达到约 2 GW。</w:t>
        </w:r>
      </w:ins>
    </w:p>
    <w:p w14:paraId="08BB7A0A">
      <w:pPr>
        <w:pStyle w:val="25"/>
        <w:numPr>
          <w:ilvl w:val="0"/>
          <w:numId w:val="1"/>
        </w:numPr>
        <w:spacing w:after="90"/>
      </w:pPr>
      <w:r>
        <w:rPr>
          <w:b/>
          <w:bCs/>
        </w:rPr>
        <w:t>HJT 电池生产线：</w:t>
      </w:r>
      <w:del w:id="26" w:author="Guo" w:date="2026-08-18T00:00:00Z">
        <w:r>
          <w:rPr/>
          <w:delText>TOYO 此前公布的位于德克萨斯州 Humble 的 1.5 GW 先进异质结（HJT）太阳能电池生产线（投资额 3.57 亿美元），目标于 2027 年底或 2028 年初进入试产。</w:delText>
        </w:r>
      </w:del>
      <w:ins w:id="27" w:author="Guo" w:date="2026-08-18T00:00:00Z">
        <w:r>
          <w:rPr/>
          <w:t>TOYO 此前公布的 1.5 GW 先进</w:t>
        </w:r>
      </w:ins>
      <w:del w:id="28" w:author="Guo" w:date="2026-08-19T10:45:00Z">
        <w:r>
          <w:rPr/>
          <w:delText>异质结（HJT）</w:delText>
        </w:r>
      </w:del>
      <w:ins w:id="29" w:author="Guo" w:date="2026-08-19T10:45:00Z">
        <w:r>
          <w:rPr/>
          <w:t>HJT太阳能电池生产线（投资额 3.57 亿美元）与公司太阳能组件工厂同处德克萨斯州 Humble 的同一园区。项目按照正常进度推进，公司重申该产线将不晚于 2028 年第一季度进入试产。</w:t>
        </w:r>
      </w:ins>
    </w:p>
    <w:p w14:paraId="459B1E7F">
      <w:pPr>
        <w:pStyle w:val="25"/>
        <w:numPr>
          <w:ilvl w:val="0"/>
          <w:numId w:val="1"/>
        </w:numPr>
        <w:spacing w:after="90"/>
      </w:pPr>
      <w:r>
        <w:rPr>
          <w:b/>
          <w:bCs/>
        </w:rPr>
        <w:t>232 条款多晶硅裁定：</w:t>
      </w:r>
      <w:r>
        <w:t>TOYO 对特朗普政府就多晶硅作出的 232 条款裁定表示欢迎，并重申其在德克萨斯州 Humble 的 3.57 亿美元 HJT 工厂投资。</w:t>
      </w:r>
    </w:p>
    <w:p w14:paraId="1387E7CA">
      <w:pPr>
        <w:keepNext/>
        <w:spacing w:before="300" w:after="150"/>
      </w:pPr>
      <w:r>
        <w:rPr>
          <w:b/>
          <w:bCs/>
          <w:color w:val="1A3D6F"/>
          <w:sz w:val="24"/>
          <w:szCs w:val="24"/>
        </w:rPr>
        <w:t>2026 年第二季度未经审计业绩</w:t>
      </w:r>
    </w:p>
    <w:p w14:paraId="1B2294D8">
      <w:pPr>
        <w:spacing w:after="200"/>
      </w:pPr>
      <w:del w:id="30" w:author="Guo" w:date="2026-08-18T00:00:00Z">
        <w:r>
          <w:rPr/>
          <w:delText>2026 年第二季度营业收入约为 1.182 亿美元，较 2025 年同期的 8,760 万美元增长 35.0%。增长主要来自约 3,170 万美元的太阳能组件收入及约 2,510 万美元的 OEM 服务收入，部分被太阳能电池收入约 2,620 万美元的下降所抵销。</w:delText>
        </w:r>
      </w:del>
      <w:ins w:id="31" w:author="Guo" w:date="2026-08-18T00:00:00Z">
        <w:r>
          <w:rPr/>
          <w:t>2026 年第二季度营业收入约为 1.182 亿美元，较 2025 年同期的 8,760 万美元增长 35.0%，主要系新增的美国德州组件工厂业务于二季度贡献太阳能组件销售收入 3,170 万美元。</w:t>
        </w:r>
      </w:ins>
    </w:p>
    <w:p w14:paraId="0DAE45D6">
      <w:pPr>
        <w:spacing w:after="200"/>
      </w:pPr>
      <w:r>
        <w:t>2026 年第二季度营业成本约为 8,120 万美元，2025 年同期为 6,930 万美元。</w:t>
      </w:r>
    </w:p>
    <w:p w14:paraId="4DB6834F">
      <w:pPr>
        <w:spacing w:after="200"/>
      </w:pPr>
      <w:r>
        <w:t>2026 年第二季度毛利润约为 3,700 万美元，较 2025 年同期的 1,830 万美元增长 102.2%。毛利率由 2025 年第二季度的 20.9% 提升至 2026 年第二季度的 31.3%。</w:t>
      </w:r>
    </w:p>
    <w:p w14:paraId="6016C234">
      <w:pPr>
        <w:spacing w:after="200"/>
      </w:pPr>
      <w:r>
        <w:t>2026 年第二季度总营业费用增至约 1,440 万美元，2025 年同期为 730 万美元。</w:t>
      </w:r>
    </w:p>
    <w:p w14:paraId="617B429D">
      <w:pPr>
        <w:pStyle w:val="25"/>
        <w:numPr>
          <w:ilvl w:val="0"/>
          <w:numId w:val="1"/>
        </w:numPr>
        <w:spacing w:after="90"/>
      </w:pPr>
      <w:r>
        <w:t>2026 年第二季度销售及市场费用为 160 万美元，2025 年同期为 210 万美元。</w:t>
      </w:r>
    </w:p>
    <w:p w14:paraId="56071501">
      <w:pPr>
        <w:pStyle w:val="25"/>
        <w:numPr>
          <w:ilvl w:val="0"/>
          <w:numId w:val="1"/>
        </w:numPr>
        <w:spacing w:after="90"/>
      </w:pPr>
      <w:r>
        <w:t>2026 年第二季度一般及行政费用为 1,280 万美元，2025 年同期为 530 万美元。</w:t>
      </w:r>
    </w:p>
    <w:p w14:paraId="03B4B009">
      <w:pPr>
        <w:spacing w:before="200" w:after="200"/>
      </w:pPr>
      <w:r>
        <w:t>2026 年第二季度营业利润约为 2,260 万美元，2025 年同期为 1,090 万美元。</w:t>
      </w:r>
    </w:p>
    <w:p w14:paraId="1AD4017F">
      <w:pPr>
        <w:spacing w:before="200" w:after="200"/>
      </w:pPr>
      <w:r>
        <w:t>2026 年第二季度净利润约为 1,740 万美元，2025 年同期为 620 万美元。</w:t>
      </w:r>
    </w:p>
    <w:p w14:paraId="4CA42E29">
      <w:pPr>
        <w:spacing w:before="200" w:after="200"/>
      </w:pPr>
      <w:r>
        <w:t>2026 年第二季度归属于 TOYO 股东的净利润为 1,740 万美元，2025 年同期为 670 万美元。</w:t>
      </w:r>
    </w:p>
    <w:p w14:paraId="45B21BE6">
      <w:pPr>
        <w:spacing w:before="200" w:after="200"/>
      </w:pPr>
      <w:r>
        <w:t>2026 年第二季度基本及摊薄每股收益分别为 0.46 美元和 0.45 美元，2025 年同期基本及摊薄每股收益均为 0.16 美元。</w:t>
      </w:r>
    </w:p>
    <w:p w14:paraId="72F592D7">
      <w:pPr>
        <w:keepNext/>
        <w:spacing w:before="300" w:after="150"/>
      </w:pPr>
      <w:r>
        <w:rPr>
          <w:b/>
          <w:bCs/>
          <w:color w:val="1A3D6F"/>
          <w:sz w:val="24"/>
          <w:szCs w:val="24"/>
        </w:rPr>
        <w:t>2026 年上半年未经审计业绩</w:t>
      </w:r>
    </w:p>
    <w:p w14:paraId="40F69BB6">
      <w:pPr>
        <w:spacing w:after="200"/>
      </w:pPr>
      <w:r>
        <w:t>截至 2026 年 6 月 30 日止六个月营业收入约为 2.610 亿美元，较 2025 年同期的 1.391 亿美元增长 87.6%。增长主要来自太阳能电池及组件收入的提升，</w:t>
      </w:r>
      <w:del w:id="32" w:author="Guo" w:date="2026-08-18T00:00:00Z">
        <w:r>
          <w:rPr/>
          <w:delText>其中对美国客户销售额增长 153.9%</w:delText>
        </w:r>
      </w:del>
      <w:ins w:id="33" w:author="Guo" w:date="2026-08-18T00:00:00Z">
        <w:r>
          <w:rPr/>
          <w:t>其中对美国终端客户销售额增长 153.9%</w:t>
        </w:r>
      </w:ins>
      <w:r>
        <w:t>，达到 2.105 亿美元，约占上半年收入的 80.7%。</w:t>
      </w:r>
    </w:p>
    <w:p w14:paraId="1293959B">
      <w:pPr>
        <w:spacing w:after="200"/>
      </w:pPr>
      <w:r>
        <w:t>2026 年上半年营业成本约为 1.762 亿美元，2025 年同期为 1.160 亿美元。</w:t>
      </w:r>
    </w:p>
    <w:p w14:paraId="77C7A5BE">
      <w:pPr>
        <w:spacing w:after="200"/>
      </w:pPr>
      <w:r>
        <w:t>2026 年上半年毛利润约为 8,470 万美元，较 2025 年同期的 2,310 万美元增长 267.0%。毛利率由 2025 年上半年的 16.6% 提升至 2026 年上半年的 32.5%，主要反映产能扩张、生产效率提升</w:t>
      </w:r>
      <w:del w:id="34" w:author="Guo" w:date="2026-08-18T00:00:00Z">
        <w:r>
          <w:rPr/>
          <w:delText>，以及平均售价较高的美国销售占比上升</w:delText>
        </w:r>
      </w:del>
      <w:r>
        <w:t>。</w:t>
      </w:r>
    </w:p>
    <w:p w14:paraId="0707F420">
      <w:pPr>
        <w:spacing w:after="200"/>
      </w:pPr>
      <w:r>
        <w:t>2026 年上半年总营业费用增至约 2,590 万美元，2025 年同期为 1,340 万美元。</w:t>
      </w:r>
    </w:p>
    <w:p w14:paraId="55601F4C">
      <w:pPr>
        <w:pStyle w:val="25"/>
        <w:numPr>
          <w:ilvl w:val="0"/>
          <w:numId w:val="1"/>
        </w:numPr>
        <w:spacing w:after="90"/>
      </w:pPr>
      <w:r>
        <w:t>2026 年上半年销售及市场费用为 360 万美元，2025 年同期为 250 万美元。</w:t>
      </w:r>
    </w:p>
    <w:p w14:paraId="4695D111">
      <w:pPr>
        <w:pStyle w:val="25"/>
        <w:numPr>
          <w:ilvl w:val="0"/>
          <w:numId w:val="1"/>
        </w:numPr>
        <w:spacing w:after="90"/>
      </w:pPr>
      <w:r>
        <w:t>2026 年上半年一般及行政费用为 2,230 万美元，2025 年同期为 1,090 万美元，主要反映公司休斯顿组件工厂运营规模扩大以及为支持增长而增加的人员数量。</w:t>
      </w:r>
    </w:p>
    <w:p w14:paraId="1B7C21B9">
      <w:pPr>
        <w:spacing w:before="200" w:after="200"/>
      </w:pPr>
      <w:r>
        <w:t>2026 年上半年营业利润约为 5,880 万美元，较 2025 年同期的 970 万美元增长 507.9%。</w:t>
      </w:r>
    </w:p>
    <w:p w14:paraId="2807B071">
      <w:pPr>
        <w:spacing w:before="200" w:after="200"/>
      </w:pPr>
      <w:r>
        <w:t>2026 年上半年净利润约为 4,580 万美元，2025 年同期为 250 万美元。</w:t>
      </w:r>
    </w:p>
    <w:p w14:paraId="4037C428">
      <w:pPr>
        <w:spacing w:before="200" w:after="200"/>
      </w:pPr>
      <w:r>
        <w:t>2026 年上半年归属于 TOYO 股东的净利润为 4,580 万美元，2025 年同期为 350 万美元。</w:t>
      </w:r>
    </w:p>
    <w:p w14:paraId="70BD64FF">
      <w:pPr>
        <w:spacing w:before="200" w:after="200"/>
      </w:pPr>
      <w:r>
        <w:t>基本及摊薄每股收益分别为 1.21 美元和 1.20 美元，2025 年上半年为 0.08 美元。</w:t>
      </w:r>
    </w:p>
    <w:p w14:paraId="63241682">
      <w:pPr>
        <w:spacing w:before="200" w:after="200"/>
      </w:pPr>
      <w:r>
        <w:t>截至 2026 年 6 月 30 日止六个月，公司经营活动产生现金 6,140 万美元，资本性支出 2,780 万美元</w:t>
      </w:r>
      <w:del w:id="35" w:author="Guo" w:date="2026-08-18T00:00:00Z">
        <w:r>
          <w:rPr/>
          <w:delText>，其中基本涵盖了将组件产能由 1 GW 提升至 2 GW 所需的全部投资。</w:delText>
        </w:r>
      </w:del>
      <w:ins w:id="36" w:author="Guo" w:date="2026-08-18T00:00:00Z">
        <w:r>
          <w:rPr/>
          <w:t>。</w:t>
        </w:r>
      </w:ins>
    </w:p>
    <w:p w14:paraId="7A998A5E">
      <w:pPr>
        <w:spacing w:before="200" w:after="200"/>
      </w:pPr>
      <w:r>
        <w:t>截至 2026 年 6 月 30 日，公司持有现金及受限制现金（含非流动受限制现金）1.234 亿美元，2025 年 12 月 31 日为 5,890 万美元。截至 2026 年 6 月 30 日，现金及现金等价物为 1.035 亿美元，流动受限制现金 660 万美元，非流动受限制现金 1,340 万美元，主要用于担保信用证及银行授信。</w:t>
      </w:r>
    </w:p>
    <w:p w14:paraId="73060FDA">
      <w:pPr>
        <w:keepNext/>
        <w:spacing w:before="300" w:after="150"/>
      </w:pPr>
      <w:r>
        <w:rPr>
          <w:b/>
          <w:bCs/>
          <w:color w:val="1A3D6F"/>
          <w:sz w:val="24"/>
          <w:szCs w:val="24"/>
        </w:rPr>
        <w:t>业务展望</w:t>
      </w:r>
    </w:p>
    <w:p w14:paraId="6E285F81">
      <w:pPr>
        <w:spacing w:after="200"/>
      </w:pPr>
      <w:r>
        <w:t>TOYO 董事长兼首席执行官小野塚恭彦表示：“我们对业务的内在实力保持信心，并继续推进美国制造战略。</w:t>
      </w:r>
      <w:del w:id="37" w:author="Guo" w:date="2026-08-18T00:00:00Z">
        <w:r>
          <w:rPr/>
          <w:delText>休斯顿第二条组件生产线按计划将于 9 月投产，使当地总产能达到约 2 GW；位于德克萨斯州 Humble 的 1.5 GW HJT 电池工厂正朝着 2027 年底或 2028 年初试产推进。</w:delText>
        </w:r>
      </w:del>
      <w:ins w:id="38" w:author="Guo" w:date="2026-08-18T00:00:00Z">
        <w:r>
          <w:rPr/>
          <w:t>位于大休斯顿地区德克萨斯州 Humble 园区的第二条组件生产线按计划将于 9 月投产，使该园区组件总产能达到约 2 GW；同一园区内的 1.5 GW HJT 电池工厂按正常进度推进，我们重申其将不晚于 2028 年第一季度进入试产。</w:t>
        </w:r>
      </w:ins>
      <w:r>
        <w:t>这些投资共同标志着我们在打造规模更大、一体化程度不断提升的美国制造平台方面取得了切实进展，以满足对高性能太阳能产品日益增长的需求。”</w:t>
      </w:r>
    </w:p>
    <w:p w14:paraId="5E6F8483">
      <w:pPr>
        <w:spacing w:after="200"/>
      </w:pPr>
      <w:r>
        <w:t>TOYO 首席战略官 Rhone Resch 表示：“近期的 232 条款公告进一步印证了该战略的重要性。我们认为，TOYO 的组件业务、规划中的 HJT 产能、对美国多晶硅的使用，以及更广泛的非 FEOC 供应链，与特朗普政府的本土化目标高度契合。尽管短期实施细节仍不确定，我们认为政策方向对 TOYO 在美国市场的长期地位是有利的。”</w:t>
      </w:r>
    </w:p>
    <w:p w14:paraId="0669FC41">
      <w:pPr>
        <w:spacing w:after="200"/>
      </w:pPr>
      <w:r>
        <w:t>TOYO 董事长兼首席执行官小野塚恭彦表示：</w:t>
      </w:r>
      <w:del w:id="39" w:author="Guo" w:date="2026-08-18T00:00:00Z">
        <w:r>
          <w:rPr/>
          <w:delText>“我们不调整全年调整后净利润指引。我们正与商务部就 232 条款框架进行建设性沟通，并乐观地认为有利的结果将限制对业绩的影响 —— 但在沟通结束之前，我们无法确知最终条款。”</w:delText>
        </w:r>
      </w:del>
      <w:ins w:id="40" w:author="Guo" w:date="2026-08-18T00:00:00Z">
        <w:r>
          <w:rPr/>
          <w:t>“</w:t>
        </w:r>
      </w:ins>
      <w:del w:id="41" w:author="Guo [2]" w:date="2026-08-19T09:31:23Z">
        <w:r>
          <w:rPr>
            <w:rFonts w:hint="default"/>
            <w:lang w:val="en-US"/>
          </w:rPr>
          <w:delText>we are not adjusting our full year guidanc</w:delText>
        </w:r>
      </w:del>
      <w:ins w:id="42" w:author="Guo [2]" w:date="2026-08-19T09:31:27Z">
        <w:r>
          <w:rPr>
            <w:rFonts w:hint="eastAsia"/>
            <w:lang w:val="en-US" w:eastAsia="zh-CN"/>
          </w:rPr>
          <w:t>我们</w:t>
        </w:r>
      </w:ins>
      <w:ins w:id="43" w:author="Guo [2]" w:date="2026-08-19T09:31:29Z">
        <w:r>
          <w:rPr>
            <w:rFonts w:hint="eastAsia"/>
            <w:lang w:val="en-US" w:eastAsia="zh-CN"/>
          </w:rPr>
          <w:t>不调整</w:t>
        </w:r>
      </w:ins>
      <w:ins w:id="44" w:author="Guo [2]" w:date="2026-08-19T09:31:31Z">
        <w:r>
          <w:rPr>
            <w:rFonts w:hint="eastAsia"/>
            <w:lang w:val="en-US" w:eastAsia="zh-CN"/>
          </w:rPr>
          <w:t>全年</w:t>
        </w:r>
      </w:ins>
      <w:ins w:id="45" w:author="Guo [2]" w:date="2026-08-19T09:31:34Z">
        <w:r>
          <w:rPr>
            <w:rFonts w:hint="eastAsia"/>
            <w:lang w:val="en-US" w:eastAsia="zh-CN"/>
          </w:rPr>
          <w:t>指引，</w:t>
        </w:r>
      </w:ins>
      <w:del w:id="46" w:author="Guo [2]" w:date="2026-08-19T09:31:25Z">
        <w:r>
          <w:rPr>
            <w:rFonts w:hint="default"/>
            <w:lang w:val="en-US"/>
          </w:rPr>
          <w:delText>e</w:delText>
        </w:r>
      </w:del>
      <w:r>
        <w:rPr>
          <w:rFonts w:hint="default"/>
          <w:lang w:val="en-US"/>
        </w:rPr>
        <w:t xml:space="preserve"> </w:t>
      </w:r>
      <w:ins w:id="47" w:author="Guo" w:date="2026-08-18T00:00:00Z">
        <w:r>
          <w:rPr/>
          <w:t>当前动态变化的政策环境为公司经营带来挑战，也带来机遇。我们正与商务部就 232 条款框架进行建设性沟通，并乐观地认为有利的结果将限制对业绩的影响 —— 但在沟通结束之前，我们无法确知最终条款。我们目前尚无法确定这些变化将对公司的业绩指引产生怎样的调整；待我们形成更清晰的判断后，将及时与市场沟通。”</w:t>
        </w:r>
      </w:ins>
    </w:p>
    <w:p w14:paraId="4F99F85D">
      <w:pPr>
        <w:keepNext/>
        <w:spacing w:before="300" w:after="150"/>
      </w:pPr>
      <w:r>
        <w:rPr>
          <w:b/>
          <w:bCs/>
          <w:color w:val="1A3D6F"/>
          <w:sz w:val="24"/>
          <w:szCs w:val="24"/>
        </w:rPr>
        <w:t>电话会议</w:t>
      </w:r>
    </w:p>
    <w:p w14:paraId="3530D2AE">
      <w:pPr>
        <w:spacing w:after="200"/>
      </w:pPr>
      <w:r>
        <w:t>TOYO 将于美国东部时间 8 月 19 日上午 8:30 举行网络直播及电话会议，讨论 2026 年第二季度及上半年业绩。直播及演示材料将在 TOYO 投资者关系网站 investors.toyo-solar.com 的“Events”栏目提供。</w:t>
      </w:r>
    </w:p>
    <w:p w14:paraId="1D4109DC">
      <w:pPr>
        <w:spacing w:after="200"/>
      </w:pPr>
      <w:r>
        <w:t>电话会议拨入号码预计如下：</w:t>
      </w:r>
    </w:p>
    <w:p w14:paraId="6DDFA630">
      <w:pPr>
        <w:pStyle w:val="25"/>
        <w:numPr>
          <w:ilvl w:val="0"/>
          <w:numId w:val="1"/>
        </w:numPr>
        <w:spacing w:after="90"/>
      </w:pPr>
      <w:r>
        <w:t>参会者免费拨入号码：(800) 715-9871</w:t>
      </w:r>
    </w:p>
    <w:p w14:paraId="387DB275">
      <w:pPr>
        <w:pStyle w:val="25"/>
        <w:numPr>
          <w:ilvl w:val="0"/>
          <w:numId w:val="1"/>
        </w:numPr>
        <w:spacing w:after="90"/>
      </w:pPr>
      <w:r>
        <w:t>参会者付费拨入号码：+1 (646) 307-1963</w:t>
      </w:r>
    </w:p>
    <w:p w14:paraId="52175219">
      <w:pPr>
        <w:pStyle w:val="25"/>
        <w:numPr>
          <w:ilvl w:val="0"/>
          <w:numId w:val="1"/>
        </w:numPr>
        <w:spacing w:after="90"/>
      </w:pPr>
      <w:r>
        <w:t>日本 — 东京：+81.3.4578.9081</w:t>
      </w:r>
    </w:p>
    <w:p w14:paraId="08C014A2">
      <w:pPr>
        <w:pStyle w:val="25"/>
        <w:numPr>
          <w:ilvl w:val="0"/>
          <w:numId w:val="1"/>
        </w:numPr>
        <w:spacing w:after="90"/>
      </w:pPr>
      <w:r>
        <w:t>会议 ID：4590776</w:t>
      </w:r>
    </w:p>
    <w:p w14:paraId="5D07ADF3">
      <w:pPr>
        <w:spacing w:before="200" w:after="200"/>
      </w:pPr>
      <w:r>
        <w:t>网络直播：https://events.q4inc.com/attendee/998298548</w:t>
      </w:r>
    </w:p>
    <w:p w14:paraId="5C591AAE">
      <w:pPr>
        <w:keepNext/>
        <w:spacing w:before="300" w:after="150"/>
      </w:pPr>
      <w:r>
        <w:rPr>
          <w:b/>
          <w:bCs/>
          <w:color w:val="1A3D6F"/>
          <w:sz w:val="24"/>
          <w:szCs w:val="24"/>
        </w:rPr>
        <w:t>汇率信息</w:t>
      </w:r>
    </w:p>
    <w:p w14:paraId="74E2CB64">
      <w:pPr>
        <w:spacing w:after="200"/>
      </w:pPr>
      <w:r>
        <w:t>本公告中部分越南盾（“VND”）金额折算为美元，仅为方便读者阅读。资产负债表项目（权益类科目除外）采用的越南盾汇率为 1 美元兑 26,311 越南盾，即 2026 年 6 月 30 日的汇率。损益及综合收益表、现金流量表相关项目的越南盾兑美元折算采用 1 美元兑 26,250 越南盾，即截至 2026 年 6 月 30 日止六个月的平均汇率。公司不就所述越南盾或美元金额能否按任何特定汇率或根本能否兑换为美元或越南盾作出任何声明。</w:t>
      </w:r>
    </w:p>
    <w:p w14:paraId="3487E47B">
      <w:pPr>
        <w:keepNext/>
        <w:spacing w:before="300" w:after="150"/>
      </w:pPr>
      <w:r>
        <w:rPr>
          <w:b/>
          <w:bCs/>
          <w:color w:val="1A3D6F"/>
          <w:sz w:val="24"/>
          <w:szCs w:val="24"/>
        </w:rPr>
        <w:t>关于 TOYO Co., Ltd.</w:t>
      </w:r>
    </w:p>
    <w:p w14:paraId="6C5A85F0">
      <w:pPr>
        <w:spacing w:after="200"/>
      </w:pPr>
      <w:r>
        <w:t>TOYO 是一家太阳能解决方案公司，致力于成为全球市场的全方位太阳能解决方案供应商，整合上游硅料及硅片生产、中游太阳能电池生产、下游光伏组件生产，并可能延伸至太阳能供应链的其他环节。TOYO 具备以有竞争力的规模和成本生产高质量太阳能电池的良好条件。</w:t>
      </w:r>
    </w:p>
    <w:p w14:paraId="236B8754">
      <w:pPr>
        <w:keepNext/>
        <w:spacing w:before="300" w:after="150"/>
      </w:pPr>
      <w:r>
        <w:rPr>
          <w:b/>
          <w:bCs/>
          <w:color w:val="1A3D6F"/>
          <w:sz w:val="24"/>
          <w:szCs w:val="24"/>
        </w:rPr>
        <w:t>前瞻性陈述</w:t>
      </w:r>
    </w:p>
    <w:p w14:paraId="21DA8BE7">
      <w:pPr>
        <w:spacing w:after="200"/>
      </w:pPr>
      <w:r>
        <w:t>本新闻稿包含美国 1995 年《私人证券诉讼改革法》“安全港”条款所定义的“前瞻性陈述”。前瞻性陈述可通过“估计”“计划”“项目”“预测”“打算”“将”“预期”“预计”“相信”“寻求”“目标”等类似表述加以识别，这些表述预测或指示未来事件或趋势，或并非对历史事项的陈述。这些前瞻性陈述包括但不限于有关 TOYO 预期增长、预期订单交付、制造设施建设计划以及在美国构建一体化价值链战略的陈述。上述陈述基于各种假设（无论是否在本新闻稿中列明）以及 TOYO 管理层的当前预期，并非对实际业绩的预测。</w:t>
      </w:r>
    </w:p>
    <w:p w14:paraId="72B29B6D">
      <w:pPr>
        <w:spacing w:after="200"/>
      </w:pPr>
      <w:r>
        <w:t>这些陈述涉及风险、不确定性及其他因素，可能导致实际结果、活动水平、业绩或成就与前瞻性陈述所明示或暗示的内容存在重大差异。尽管 TOYO 认为本新闻稿所含每项前瞻性陈述均有合理依据，但 TOYO 提醒您，这些陈述基于目前已知的事实与因素以及对未来的预测，而后者本质上具有不确定性。此外，TOYO 不时向美国证券交易委员会（“SEC”）提交的文件中也载有相关风险与不确定性描述。该等文件可能识别并说明其他可能导致实际事件与结果与前瞻性陈述存在重大差异的重要风险与不确定性。</w:t>
      </w:r>
    </w:p>
    <w:p w14:paraId="3D9FA4E3">
      <w:pPr>
        <w:spacing w:after="200"/>
      </w:pPr>
      <w:r>
        <w:t>TOYO 无法向您保证本新闻稿中的前瞻性陈述将被证明是准确的。这些前瞻性陈述受多项风险与不确定性影响，包括但不限于任何潜在诉讼、政府或监管程序的结果、TOYO 的销售表现，以及 TOYO 向 SEC 提交文件中“风险因素”项下所列的其他风险与不确定性。可能还存在 TOYO 目前尚不知晓或目前认为不重大的其他风险，同样可能导致实际结果与前瞻性陈述存在差异。鉴于这些前瞻性陈述中存在重大不确定性，本新闻稿中的任何内容均不应被视为任何人对本文所载前瞻性陈述将会实现或该等前瞻性陈述所设想的任何结果将会实现的声明。本新闻稿中的前瞻性陈述代表 TOYO 截至本新闻稿日期的观点。后续事件与发展可能导致这些观点发生变化。然而，尽管 TOYO 未来可能更新这些前瞻性陈述，但除适用法律要求外，目前并无更新的意图。因此，您不应将这些前瞻性陈述视为代表 TOYO 在本新闻稿日期之后任何日期的观点。除法律可能要求外，TOYO 不承担更新这些前瞻性陈述的任何义务。</w:t>
      </w:r>
    </w:p>
    <w:p w14:paraId="720FBF2B">
      <w:pPr>
        <w:keepNext/>
        <w:spacing w:before="300" w:after="150"/>
      </w:pPr>
      <w:r>
        <w:rPr>
          <w:b/>
          <w:bCs/>
          <w:color w:val="1A3D6F"/>
          <w:sz w:val="24"/>
          <w:szCs w:val="24"/>
        </w:rPr>
        <w:t>联系方式</w:t>
      </w:r>
    </w:p>
    <w:p w14:paraId="28B91724">
      <w:pPr>
        <w:spacing w:after="0"/>
      </w:pPr>
      <w:r>
        <w:t>TOYO Co., Ltd.</w:t>
      </w:r>
    </w:p>
    <w:p w14:paraId="22167FB6">
      <w:pPr>
        <w:spacing w:after="200"/>
      </w:pPr>
      <w:r>
        <w:t>IR@toyo-solar.com</w:t>
      </w:r>
    </w:p>
    <w:p w14:paraId="688898C2">
      <w:pPr>
        <w:spacing w:after="0"/>
      </w:pPr>
      <w:r>
        <w:t>Crocker Coulson</w:t>
      </w:r>
    </w:p>
    <w:p w14:paraId="54A3CACA">
      <w:pPr>
        <w:spacing w:after="0"/>
      </w:pPr>
      <w:r>
        <w:t>邮箱：crocker.coulson@aumadvisors.com</w:t>
      </w:r>
    </w:p>
    <w:p w14:paraId="41141295">
      <w:pPr>
        <w:spacing w:after="200"/>
      </w:pPr>
      <w:r>
        <w:t>电话：(646) 652-7185</w:t>
      </w:r>
    </w:p>
    <w:p w14:paraId="5E8F7355">
      <w:pPr>
        <w:keepNext/>
        <w:spacing w:before="300" w:after="150"/>
      </w:pPr>
      <w:r>
        <w:rPr>
          <w:b/>
          <w:bCs/>
          <w:color w:val="1A3D6F"/>
          <w:sz w:val="24"/>
          <w:szCs w:val="24"/>
        </w:rPr>
        <w:t>非公认会计准则指标</w:t>
      </w:r>
    </w:p>
    <w:p w14:paraId="761F4D26">
      <w:pPr>
        <w:spacing w:after="200"/>
      </w:pPr>
      <w:r>
        <w:t>本新闻稿所含部分财务信息与数据，例如 EBITDA、调整后 EBITDA 及调整后净利润，并非依据美国公认会计准则（“GAAP”）编制。TOYO 认为，这些非公认会计准则财务指标能够为管理层与投资者提供有关 TOYO 财务状况与经营成果的若干财务与业务趋势的有用信息。TOYO 管理层将这些非公认会计准则指标用于趋势分析以及预算与规划目的。TOYO 认为，使用这些非公认会计准则指标为投资者评估预计经营成果与趋势提供了额外工具，并有助于将 TOYO 的财务指标与其他同类公司（其中许多同样向投资者列示类似的非公认会计准则财务指标）进行比较。</w:t>
      </w:r>
    </w:p>
    <w:p w14:paraId="62F11296">
      <w:pPr>
        <w:spacing w:after="200"/>
      </w:pPr>
      <w:r>
        <w:t>TOYO 管理层不会孤立地看待这些非公认会计准则指标，也不会将其作为依据 GAAP 确定的财务指标的替代。这些非公认会计准则财务指标的主要局限在于，它们剔除了 GAAP 要求在 TOYO 财务报表中记录的重大费用（如股份支付费用、或有对价公允价值变动）及收益。此外，由于管理层需就哪些费用与收益应被剔除或包含行使判断，这些指标本身也存在固有局限。您应查阅 TOYO 向 SEC 提交的经审计及未经审计财务报表，不应依赖任何单一财务指标来评估 TOYO 的业务、经营成果与财务状况。</w:t>
      </w:r>
    </w:p>
    <w:p w14:paraId="05A1C12B">
      <w:pPr>
        <w:spacing w:after="200"/>
      </w:pPr>
    </w:p>
    <w:p w14:paraId="04DBCB26">
      <w:pPr>
        <w:keepNext/>
        <w:spacing w:after="100"/>
        <w:jc w:val="center"/>
      </w:pPr>
      <w:r>
        <w:rPr>
          <w:b/>
          <w:bCs/>
        </w:rPr>
        <w:t>TOYO Co., Ltd</w:t>
      </w:r>
      <w:r>
        <w:rPr>
          <w:b/>
          <w:bCs/>
        </w:rPr>
        <w:br w:type="textWrapping"/>
      </w:r>
      <w:r>
        <w:rPr>
          <w:b/>
          <w:bCs/>
        </w:rPr>
        <w:t>未经审计简明合并利润表及综合收益表</w:t>
      </w:r>
      <w:r>
        <w:rPr>
          <w:b/>
          <w:bCs/>
        </w:rPr>
        <w:br w:type="textWrapping"/>
      </w:r>
      <w:r>
        <w:rPr>
          <w:b/>
          <w:bCs/>
        </w:rPr>
        <w:t>（金额以美元（“US$”）列示，股份数除外）</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3400"/>
        <w:gridCol w:w="1670"/>
        <w:gridCol w:w="1670"/>
        <w:gridCol w:w="1670"/>
        <w:gridCol w:w="1670"/>
      </w:tblGrid>
      <w:tr w14:paraId="1498F137">
        <w:tc>
          <w:tcPr>
            <w:tcW w:w="3400" w:type="dxa"/>
            <w:tcBorders>
              <w:bottom w:val="single" w:color="000000" w:sz="8" w:space="0"/>
            </w:tcBorders>
            <w:vAlign w:val="bottom"/>
          </w:tcPr>
          <w:p w14:paraId="4AE9363D">
            <w:pPr>
              <w:spacing w:before="20" w:after="20"/>
            </w:pPr>
          </w:p>
        </w:tc>
        <w:tc>
          <w:tcPr>
            <w:tcW w:w="3340" w:type="dxa"/>
            <w:gridSpan w:val="2"/>
            <w:tcBorders>
              <w:bottom w:val="single" w:color="000000" w:sz="8" w:space="0"/>
            </w:tcBorders>
            <w:vAlign w:val="bottom"/>
          </w:tcPr>
          <w:p w14:paraId="458FB77E">
            <w:pPr>
              <w:spacing w:before="20" w:after="20"/>
              <w:jc w:val="center"/>
            </w:pPr>
            <w:r>
              <w:rPr>
                <w:b/>
                <w:bCs/>
                <w:sz w:val="18"/>
                <w:szCs w:val="18"/>
              </w:rPr>
              <w:t>截至 6 月 30 日止三个月</w:t>
            </w:r>
          </w:p>
        </w:tc>
        <w:tc>
          <w:tcPr>
            <w:tcW w:w="3340" w:type="dxa"/>
            <w:gridSpan w:val="2"/>
            <w:tcBorders>
              <w:bottom w:val="single" w:color="000000" w:sz="8" w:space="0"/>
            </w:tcBorders>
            <w:vAlign w:val="bottom"/>
          </w:tcPr>
          <w:p w14:paraId="52A63968">
            <w:pPr>
              <w:spacing w:before="20" w:after="20"/>
              <w:jc w:val="center"/>
            </w:pPr>
            <w:r>
              <w:rPr>
                <w:b/>
                <w:bCs/>
                <w:sz w:val="18"/>
                <w:szCs w:val="18"/>
              </w:rPr>
              <w:t>截至 6 月 30 日止六个月</w:t>
            </w:r>
          </w:p>
        </w:tc>
      </w:tr>
      <w:tr w14:paraId="4C3904E1">
        <w:tc>
          <w:tcPr>
            <w:tcW w:w="3400" w:type="dxa"/>
            <w:tcBorders>
              <w:bottom w:val="single" w:color="000000" w:sz="8" w:space="0"/>
            </w:tcBorders>
            <w:vAlign w:val="bottom"/>
          </w:tcPr>
          <w:p w14:paraId="7F0CE6E7">
            <w:pPr>
              <w:spacing w:before="20" w:after="20"/>
            </w:pPr>
          </w:p>
        </w:tc>
        <w:tc>
          <w:tcPr>
            <w:tcW w:w="1670" w:type="dxa"/>
            <w:tcBorders>
              <w:bottom w:val="single" w:color="000000" w:sz="8" w:space="0"/>
            </w:tcBorders>
            <w:vAlign w:val="bottom"/>
          </w:tcPr>
          <w:p w14:paraId="17C1608E">
            <w:pPr>
              <w:spacing w:before="20" w:after="20"/>
              <w:jc w:val="center"/>
            </w:pPr>
            <w:r>
              <w:rPr>
                <w:b/>
                <w:bCs/>
                <w:sz w:val="18"/>
                <w:szCs w:val="18"/>
              </w:rPr>
              <w:t>2026 年</w:t>
            </w:r>
          </w:p>
        </w:tc>
        <w:tc>
          <w:tcPr>
            <w:tcW w:w="1670" w:type="dxa"/>
            <w:tcBorders>
              <w:bottom w:val="single" w:color="000000" w:sz="8" w:space="0"/>
            </w:tcBorders>
            <w:vAlign w:val="bottom"/>
          </w:tcPr>
          <w:p w14:paraId="36FD6D1A">
            <w:pPr>
              <w:spacing w:before="20" w:after="20"/>
              <w:jc w:val="center"/>
            </w:pPr>
            <w:r>
              <w:rPr>
                <w:b/>
                <w:bCs/>
                <w:sz w:val="18"/>
                <w:szCs w:val="18"/>
              </w:rPr>
              <w:t>2025 年</w:t>
            </w:r>
          </w:p>
        </w:tc>
        <w:tc>
          <w:tcPr>
            <w:tcW w:w="1670" w:type="dxa"/>
            <w:tcBorders>
              <w:bottom w:val="single" w:color="000000" w:sz="8" w:space="0"/>
            </w:tcBorders>
            <w:vAlign w:val="bottom"/>
          </w:tcPr>
          <w:p w14:paraId="31173C7F">
            <w:pPr>
              <w:spacing w:before="20" w:after="20"/>
              <w:jc w:val="center"/>
            </w:pPr>
            <w:r>
              <w:rPr>
                <w:b/>
                <w:bCs/>
                <w:sz w:val="18"/>
                <w:szCs w:val="18"/>
              </w:rPr>
              <w:t>2026 年</w:t>
            </w:r>
          </w:p>
        </w:tc>
        <w:tc>
          <w:tcPr>
            <w:tcW w:w="1670" w:type="dxa"/>
            <w:tcBorders>
              <w:bottom w:val="single" w:color="000000" w:sz="8" w:space="0"/>
            </w:tcBorders>
            <w:vAlign w:val="bottom"/>
          </w:tcPr>
          <w:p w14:paraId="60F70C98">
            <w:pPr>
              <w:spacing w:before="20" w:after="20"/>
              <w:jc w:val="center"/>
            </w:pPr>
            <w:r>
              <w:rPr>
                <w:b/>
                <w:bCs/>
                <w:sz w:val="18"/>
                <w:szCs w:val="18"/>
              </w:rPr>
              <w:t>2025 年</w:t>
            </w:r>
          </w:p>
        </w:tc>
      </w:tr>
      <w:tr w14:paraId="2B38B5C6">
        <w:tc>
          <w:tcPr>
            <w:tcW w:w="3400" w:type="dxa"/>
            <w:vAlign w:val="bottom"/>
          </w:tcPr>
          <w:p w14:paraId="32A581B9">
            <w:pPr>
              <w:spacing w:before="20" w:after="20"/>
            </w:pPr>
            <w:r>
              <w:rPr>
                <w:sz w:val="18"/>
                <w:szCs w:val="18"/>
              </w:rPr>
              <w:t>来自关联方的收入</w:t>
            </w:r>
          </w:p>
        </w:tc>
        <w:tc>
          <w:tcPr>
            <w:tcW w:w="1670" w:type="dxa"/>
            <w:vAlign w:val="bottom"/>
          </w:tcPr>
          <w:p w14:paraId="7859C7D7">
            <w:pPr>
              <w:spacing w:before="20" w:after="20"/>
              <w:jc w:val="right"/>
            </w:pPr>
            <w:r>
              <w:rPr>
                <w:sz w:val="18"/>
                <w:szCs w:val="18"/>
              </w:rPr>
              <w:t>$21,536,529</w:t>
            </w:r>
          </w:p>
        </w:tc>
        <w:tc>
          <w:tcPr>
            <w:tcW w:w="1670" w:type="dxa"/>
            <w:vAlign w:val="bottom"/>
          </w:tcPr>
          <w:p w14:paraId="2BCF3EC6">
            <w:pPr>
              <w:spacing w:before="20" w:after="20"/>
              <w:jc w:val="right"/>
            </w:pPr>
            <w:r>
              <w:rPr>
                <w:sz w:val="18"/>
                <w:szCs w:val="18"/>
              </w:rPr>
              <w:t>$14,566,338</w:t>
            </w:r>
          </w:p>
        </w:tc>
        <w:tc>
          <w:tcPr>
            <w:tcW w:w="1670" w:type="dxa"/>
            <w:vAlign w:val="bottom"/>
          </w:tcPr>
          <w:p w14:paraId="1CC9CBC7">
            <w:pPr>
              <w:spacing w:before="20" w:after="20"/>
              <w:jc w:val="right"/>
            </w:pPr>
            <w:r>
              <w:rPr>
                <w:sz w:val="18"/>
                <w:szCs w:val="18"/>
              </w:rPr>
              <w:t>$57,494,243</w:t>
            </w:r>
          </w:p>
        </w:tc>
        <w:tc>
          <w:tcPr>
            <w:tcW w:w="1670" w:type="dxa"/>
            <w:vAlign w:val="bottom"/>
          </w:tcPr>
          <w:p w14:paraId="4414331E">
            <w:pPr>
              <w:spacing w:before="20" w:after="20"/>
              <w:jc w:val="right"/>
            </w:pPr>
            <w:r>
              <w:rPr>
                <w:sz w:val="18"/>
                <w:szCs w:val="18"/>
              </w:rPr>
              <w:t>$25,087,488</w:t>
            </w:r>
          </w:p>
        </w:tc>
      </w:tr>
      <w:tr w14:paraId="4FC44574">
        <w:tc>
          <w:tcPr>
            <w:tcW w:w="3400" w:type="dxa"/>
            <w:vAlign w:val="bottom"/>
          </w:tcPr>
          <w:p w14:paraId="395080DE">
            <w:pPr>
              <w:spacing w:before="20" w:after="20"/>
            </w:pPr>
            <w:r>
              <w:rPr>
                <w:sz w:val="18"/>
                <w:szCs w:val="18"/>
              </w:rPr>
              <w:t>来自第三方的收入</w:t>
            </w:r>
          </w:p>
        </w:tc>
        <w:tc>
          <w:tcPr>
            <w:tcW w:w="1670" w:type="dxa"/>
            <w:vAlign w:val="bottom"/>
          </w:tcPr>
          <w:p w14:paraId="1BEB2EC5">
            <w:pPr>
              <w:spacing w:before="20" w:after="20"/>
              <w:jc w:val="right"/>
            </w:pPr>
            <w:r>
              <w:rPr>
                <w:sz w:val="18"/>
                <w:szCs w:val="18"/>
              </w:rPr>
              <w:t>96,648,366</w:t>
            </w:r>
          </w:p>
        </w:tc>
        <w:tc>
          <w:tcPr>
            <w:tcW w:w="1670" w:type="dxa"/>
            <w:vAlign w:val="bottom"/>
          </w:tcPr>
          <w:p w14:paraId="701A8499">
            <w:pPr>
              <w:spacing w:before="20" w:after="20"/>
              <w:jc w:val="right"/>
            </w:pPr>
            <w:r>
              <w:rPr>
                <w:sz w:val="18"/>
                <w:szCs w:val="18"/>
              </w:rPr>
              <w:t>72,996,313</w:t>
            </w:r>
          </w:p>
        </w:tc>
        <w:tc>
          <w:tcPr>
            <w:tcW w:w="1670" w:type="dxa"/>
            <w:vAlign w:val="bottom"/>
          </w:tcPr>
          <w:p w14:paraId="4AE5CBF6">
            <w:pPr>
              <w:spacing w:before="20" w:after="20"/>
              <w:jc w:val="right"/>
            </w:pPr>
            <w:r>
              <w:rPr>
                <w:sz w:val="18"/>
                <w:szCs w:val="18"/>
              </w:rPr>
              <w:t>203,464,110</w:t>
            </w:r>
          </w:p>
        </w:tc>
        <w:tc>
          <w:tcPr>
            <w:tcW w:w="1670" w:type="dxa"/>
            <w:vAlign w:val="bottom"/>
          </w:tcPr>
          <w:p w14:paraId="191AB764">
            <w:pPr>
              <w:spacing w:before="20" w:after="20"/>
              <w:jc w:val="right"/>
            </w:pPr>
            <w:r>
              <w:rPr>
                <w:sz w:val="18"/>
                <w:szCs w:val="18"/>
              </w:rPr>
              <w:t>114,019,674</w:t>
            </w:r>
          </w:p>
        </w:tc>
      </w:tr>
      <w:tr w14:paraId="645BEA69">
        <w:tc>
          <w:tcPr>
            <w:tcW w:w="3400" w:type="dxa"/>
            <w:vAlign w:val="bottom"/>
          </w:tcPr>
          <w:p w14:paraId="7C0F45D3">
            <w:pPr>
              <w:spacing w:before="20" w:after="20"/>
            </w:pPr>
            <w:r>
              <w:rPr>
                <w:b/>
                <w:bCs/>
                <w:sz w:val="18"/>
                <w:szCs w:val="18"/>
              </w:rPr>
              <w:t>营业收入</w:t>
            </w:r>
          </w:p>
        </w:tc>
        <w:tc>
          <w:tcPr>
            <w:tcW w:w="1670" w:type="dxa"/>
            <w:vAlign w:val="bottom"/>
          </w:tcPr>
          <w:p w14:paraId="0A82F8ED">
            <w:pPr>
              <w:spacing w:before="20" w:after="20"/>
              <w:jc w:val="right"/>
            </w:pPr>
            <w:r>
              <w:rPr>
                <w:b/>
                <w:bCs/>
                <w:sz w:val="18"/>
                <w:szCs w:val="18"/>
              </w:rPr>
              <w:t>118,184,895</w:t>
            </w:r>
          </w:p>
        </w:tc>
        <w:tc>
          <w:tcPr>
            <w:tcW w:w="1670" w:type="dxa"/>
            <w:vAlign w:val="bottom"/>
          </w:tcPr>
          <w:p w14:paraId="08EE37EF">
            <w:pPr>
              <w:spacing w:before="20" w:after="20"/>
              <w:jc w:val="right"/>
            </w:pPr>
            <w:r>
              <w:rPr>
                <w:b/>
                <w:bCs/>
                <w:sz w:val="18"/>
                <w:szCs w:val="18"/>
              </w:rPr>
              <w:t>87,562,651</w:t>
            </w:r>
          </w:p>
        </w:tc>
        <w:tc>
          <w:tcPr>
            <w:tcW w:w="1670" w:type="dxa"/>
            <w:vAlign w:val="bottom"/>
          </w:tcPr>
          <w:p w14:paraId="44401325">
            <w:pPr>
              <w:spacing w:before="20" w:after="20"/>
              <w:jc w:val="right"/>
            </w:pPr>
            <w:r>
              <w:rPr>
                <w:b/>
                <w:bCs/>
                <w:sz w:val="18"/>
                <w:szCs w:val="18"/>
              </w:rPr>
              <w:t>260,958,353</w:t>
            </w:r>
          </w:p>
        </w:tc>
        <w:tc>
          <w:tcPr>
            <w:tcW w:w="1670" w:type="dxa"/>
            <w:vAlign w:val="bottom"/>
          </w:tcPr>
          <w:p w14:paraId="3DFB526C">
            <w:pPr>
              <w:spacing w:before="20" w:after="20"/>
              <w:jc w:val="right"/>
            </w:pPr>
            <w:r>
              <w:rPr>
                <w:b/>
                <w:bCs/>
                <w:sz w:val="18"/>
                <w:szCs w:val="18"/>
              </w:rPr>
              <w:t>139,107,162</w:t>
            </w:r>
          </w:p>
        </w:tc>
      </w:tr>
      <w:tr w14:paraId="69C3AA66">
        <w:tc>
          <w:tcPr>
            <w:tcW w:w="3400" w:type="dxa"/>
            <w:vAlign w:val="bottom"/>
          </w:tcPr>
          <w:p w14:paraId="661238CE">
            <w:pPr>
              <w:spacing w:before="20" w:after="20"/>
            </w:pPr>
            <w:r>
              <w:rPr>
                <w:sz w:val="18"/>
                <w:szCs w:val="18"/>
              </w:rPr>
              <w:t>营业成本 — 关联方</w:t>
            </w:r>
          </w:p>
        </w:tc>
        <w:tc>
          <w:tcPr>
            <w:tcW w:w="1670" w:type="dxa"/>
            <w:vAlign w:val="bottom"/>
          </w:tcPr>
          <w:p w14:paraId="21C66E6D">
            <w:pPr>
              <w:spacing w:before="20" w:after="20"/>
              <w:jc w:val="right"/>
            </w:pPr>
            <w:r>
              <w:rPr>
                <w:sz w:val="18"/>
                <w:szCs w:val="18"/>
              </w:rPr>
              <w:t>(20,885,274)</w:t>
            </w:r>
          </w:p>
        </w:tc>
        <w:tc>
          <w:tcPr>
            <w:tcW w:w="1670" w:type="dxa"/>
            <w:vAlign w:val="bottom"/>
          </w:tcPr>
          <w:p w14:paraId="3DD2CB2F">
            <w:pPr>
              <w:spacing w:before="20" w:after="20"/>
              <w:jc w:val="right"/>
            </w:pPr>
            <w:r>
              <w:rPr>
                <w:sz w:val="18"/>
                <w:szCs w:val="18"/>
              </w:rPr>
              <w:t>(9,126,165)</w:t>
            </w:r>
          </w:p>
        </w:tc>
        <w:tc>
          <w:tcPr>
            <w:tcW w:w="1670" w:type="dxa"/>
            <w:vAlign w:val="bottom"/>
          </w:tcPr>
          <w:p w14:paraId="62BFAFD0">
            <w:pPr>
              <w:spacing w:before="20" w:after="20"/>
              <w:jc w:val="right"/>
            </w:pPr>
            <w:r>
              <w:rPr>
                <w:sz w:val="18"/>
                <w:szCs w:val="18"/>
              </w:rPr>
              <w:t>(49,360,863)</w:t>
            </w:r>
          </w:p>
        </w:tc>
        <w:tc>
          <w:tcPr>
            <w:tcW w:w="1670" w:type="dxa"/>
            <w:vAlign w:val="bottom"/>
          </w:tcPr>
          <w:p w14:paraId="31C1CA6D">
            <w:pPr>
              <w:spacing w:before="20" w:after="20"/>
              <w:jc w:val="right"/>
            </w:pPr>
            <w:r>
              <w:rPr>
                <w:sz w:val="18"/>
                <w:szCs w:val="18"/>
              </w:rPr>
              <w:t>(17,983,523)</w:t>
            </w:r>
          </w:p>
        </w:tc>
      </w:tr>
      <w:tr w14:paraId="56E3B434">
        <w:tc>
          <w:tcPr>
            <w:tcW w:w="3400" w:type="dxa"/>
            <w:vAlign w:val="bottom"/>
          </w:tcPr>
          <w:p w14:paraId="6882B82F">
            <w:pPr>
              <w:spacing w:before="20" w:after="20"/>
            </w:pPr>
            <w:r>
              <w:rPr>
                <w:sz w:val="18"/>
                <w:szCs w:val="18"/>
              </w:rPr>
              <w:t>营业成本 — 第三方</w:t>
            </w:r>
          </w:p>
        </w:tc>
        <w:tc>
          <w:tcPr>
            <w:tcW w:w="1670" w:type="dxa"/>
            <w:vAlign w:val="bottom"/>
          </w:tcPr>
          <w:p w14:paraId="7677F45D">
            <w:pPr>
              <w:spacing w:before="20" w:after="20"/>
              <w:jc w:val="right"/>
            </w:pPr>
            <w:r>
              <w:rPr>
                <w:sz w:val="18"/>
                <w:szCs w:val="18"/>
              </w:rPr>
              <w:t>(60,333,330)</w:t>
            </w:r>
          </w:p>
        </w:tc>
        <w:tc>
          <w:tcPr>
            <w:tcW w:w="1670" w:type="dxa"/>
            <w:vAlign w:val="bottom"/>
          </w:tcPr>
          <w:p w14:paraId="644968B5">
            <w:pPr>
              <w:spacing w:before="20" w:after="20"/>
              <w:jc w:val="right"/>
            </w:pPr>
            <w:r>
              <w:rPr>
                <w:sz w:val="18"/>
                <w:szCs w:val="18"/>
              </w:rPr>
              <w:t>(60,151,456)</w:t>
            </w:r>
          </w:p>
        </w:tc>
        <w:tc>
          <w:tcPr>
            <w:tcW w:w="1670" w:type="dxa"/>
            <w:vAlign w:val="bottom"/>
          </w:tcPr>
          <w:p w14:paraId="0E7628F0">
            <w:pPr>
              <w:spacing w:before="20" w:after="20"/>
              <w:jc w:val="right"/>
            </w:pPr>
            <w:r>
              <w:rPr>
                <w:sz w:val="18"/>
                <w:szCs w:val="18"/>
              </w:rPr>
              <w:t>(126,870,001)</w:t>
            </w:r>
          </w:p>
        </w:tc>
        <w:tc>
          <w:tcPr>
            <w:tcW w:w="1670" w:type="dxa"/>
            <w:vAlign w:val="bottom"/>
          </w:tcPr>
          <w:p w14:paraId="5C910F65">
            <w:pPr>
              <w:spacing w:before="20" w:after="20"/>
              <w:jc w:val="right"/>
            </w:pPr>
            <w:r>
              <w:rPr>
                <w:sz w:val="18"/>
                <w:szCs w:val="18"/>
              </w:rPr>
              <w:t>(98,037,375)</w:t>
            </w:r>
          </w:p>
        </w:tc>
      </w:tr>
      <w:tr w14:paraId="3698AE94">
        <w:tc>
          <w:tcPr>
            <w:tcW w:w="3400" w:type="dxa"/>
            <w:vAlign w:val="bottom"/>
          </w:tcPr>
          <w:p w14:paraId="7D0C8649">
            <w:pPr>
              <w:spacing w:before="20" w:after="20"/>
            </w:pPr>
            <w:r>
              <w:rPr>
                <w:b/>
                <w:bCs/>
                <w:sz w:val="18"/>
                <w:szCs w:val="18"/>
              </w:rPr>
              <w:t>营业成本</w:t>
            </w:r>
          </w:p>
        </w:tc>
        <w:tc>
          <w:tcPr>
            <w:tcW w:w="1670" w:type="dxa"/>
            <w:vAlign w:val="bottom"/>
          </w:tcPr>
          <w:p w14:paraId="6CEE76B1">
            <w:pPr>
              <w:spacing w:before="20" w:after="20"/>
              <w:jc w:val="right"/>
            </w:pPr>
            <w:r>
              <w:rPr>
                <w:b/>
                <w:bCs/>
                <w:sz w:val="18"/>
                <w:szCs w:val="18"/>
              </w:rPr>
              <w:t>(81,218,604)</w:t>
            </w:r>
          </w:p>
        </w:tc>
        <w:tc>
          <w:tcPr>
            <w:tcW w:w="1670" w:type="dxa"/>
            <w:vAlign w:val="bottom"/>
          </w:tcPr>
          <w:p w14:paraId="45F53C6B">
            <w:pPr>
              <w:spacing w:before="20" w:after="20"/>
              <w:jc w:val="right"/>
            </w:pPr>
            <w:r>
              <w:rPr>
                <w:b/>
                <w:bCs/>
                <w:sz w:val="18"/>
                <w:szCs w:val="18"/>
              </w:rPr>
              <w:t>(69,277,621)</w:t>
            </w:r>
          </w:p>
        </w:tc>
        <w:tc>
          <w:tcPr>
            <w:tcW w:w="1670" w:type="dxa"/>
            <w:vAlign w:val="bottom"/>
          </w:tcPr>
          <w:p w14:paraId="2F9E6C34">
            <w:pPr>
              <w:spacing w:before="20" w:after="20"/>
              <w:jc w:val="right"/>
            </w:pPr>
            <w:r>
              <w:rPr>
                <w:b/>
                <w:bCs/>
                <w:sz w:val="18"/>
                <w:szCs w:val="18"/>
              </w:rPr>
              <w:t>(176,230,864)</w:t>
            </w:r>
          </w:p>
        </w:tc>
        <w:tc>
          <w:tcPr>
            <w:tcW w:w="1670" w:type="dxa"/>
            <w:vAlign w:val="bottom"/>
          </w:tcPr>
          <w:p w14:paraId="414FEE6D">
            <w:pPr>
              <w:spacing w:before="20" w:after="20"/>
              <w:jc w:val="right"/>
            </w:pPr>
            <w:r>
              <w:rPr>
                <w:b/>
                <w:bCs/>
                <w:sz w:val="18"/>
                <w:szCs w:val="18"/>
              </w:rPr>
              <w:t>(116,020,898)</w:t>
            </w:r>
          </w:p>
        </w:tc>
      </w:tr>
      <w:tr w14:paraId="4DF1C644">
        <w:tc>
          <w:tcPr>
            <w:tcW w:w="3400" w:type="dxa"/>
            <w:vAlign w:val="bottom"/>
          </w:tcPr>
          <w:p w14:paraId="3F2DFDF0">
            <w:pPr>
              <w:spacing w:before="20" w:after="20"/>
            </w:pPr>
            <w:r>
              <w:rPr>
                <w:b/>
                <w:bCs/>
                <w:sz w:val="18"/>
                <w:szCs w:val="18"/>
              </w:rPr>
              <w:t>毛利润</w:t>
            </w:r>
          </w:p>
        </w:tc>
        <w:tc>
          <w:tcPr>
            <w:tcW w:w="1670" w:type="dxa"/>
            <w:vAlign w:val="bottom"/>
          </w:tcPr>
          <w:p w14:paraId="234215E8">
            <w:pPr>
              <w:spacing w:before="20" w:after="20"/>
              <w:jc w:val="right"/>
            </w:pPr>
            <w:r>
              <w:rPr>
                <w:b/>
                <w:bCs/>
                <w:sz w:val="18"/>
                <w:szCs w:val="18"/>
              </w:rPr>
              <w:t>36,966,291</w:t>
            </w:r>
          </w:p>
        </w:tc>
        <w:tc>
          <w:tcPr>
            <w:tcW w:w="1670" w:type="dxa"/>
            <w:vAlign w:val="bottom"/>
          </w:tcPr>
          <w:p w14:paraId="2BDD073D">
            <w:pPr>
              <w:spacing w:before="20" w:after="20"/>
              <w:jc w:val="right"/>
            </w:pPr>
            <w:r>
              <w:rPr>
                <w:b/>
                <w:bCs/>
                <w:sz w:val="18"/>
                <w:szCs w:val="18"/>
              </w:rPr>
              <w:t>18,285,030</w:t>
            </w:r>
          </w:p>
        </w:tc>
        <w:tc>
          <w:tcPr>
            <w:tcW w:w="1670" w:type="dxa"/>
            <w:vAlign w:val="bottom"/>
          </w:tcPr>
          <w:p w14:paraId="175091C7">
            <w:pPr>
              <w:spacing w:before="20" w:after="20"/>
              <w:jc w:val="right"/>
            </w:pPr>
            <w:r>
              <w:rPr>
                <w:b/>
                <w:bCs/>
                <w:sz w:val="18"/>
                <w:szCs w:val="18"/>
              </w:rPr>
              <w:t>84,727,489</w:t>
            </w:r>
          </w:p>
        </w:tc>
        <w:tc>
          <w:tcPr>
            <w:tcW w:w="1670" w:type="dxa"/>
            <w:vAlign w:val="bottom"/>
          </w:tcPr>
          <w:p w14:paraId="0DCC0501">
            <w:pPr>
              <w:spacing w:before="20" w:after="20"/>
              <w:jc w:val="right"/>
            </w:pPr>
            <w:r>
              <w:rPr>
                <w:b/>
                <w:bCs/>
                <w:sz w:val="18"/>
                <w:szCs w:val="18"/>
              </w:rPr>
              <w:t>23,086,264</w:t>
            </w:r>
          </w:p>
        </w:tc>
      </w:tr>
      <w:tr w14:paraId="2AEDCD90">
        <w:tc>
          <w:tcPr>
            <w:tcW w:w="3400" w:type="dxa"/>
            <w:vAlign w:val="bottom"/>
          </w:tcPr>
          <w:p w14:paraId="723D90CB">
            <w:pPr>
              <w:spacing w:before="20" w:after="20"/>
            </w:pPr>
            <w:r>
              <w:rPr>
                <w:b/>
                <w:bCs/>
                <w:sz w:val="18"/>
                <w:szCs w:val="18"/>
              </w:rPr>
              <w:t>营业费用</w:t>
            </w:r>
          </w:p>
        </w:tc>
        <w:tc>
          <w:tcPr>
            <w:tcW w:w="1670" w:type="dxa"/>
            <w:vAlign w:val="bottom"/>
          </w:tcPr>
          <w:p w14:paraId="7A988358">
            <w:pPr>
              <w:spacing w:before="20" w:after="20"/>
              <w:jc w:val="right"/>
            </w:pPr>
          </w:p>
        </w:tc>
        <w:tc>
          <w:tcPr>
            <w:tcW w:w="1670" w:type="dxa"/>
            <w:vAlign w:val="bottom"/>
          </w:tcPr>
          <w:p w14:paraId="2E5ABE22">
            <w:pPr>
              <w:spacing w:before="20" w:after="20"/>
              <w:jc w:val="right"/>
            </w:pPr>
          </w:p>
        </w:tc>
        <w:tc>
          <w:tcPr>
            <w:tcW w:w="1670" w:type="dxa"/>
            <w:vAlign w:val="bottom"/>
          </w:tcPr>
          <w:p w14:paraId="434D7542">
            <w:pPr>
              <w:spacing w:before="20" w:after="20"/>
              <w:jc w:val="right"/>
            </w:pPr>
          </w:p>
        </w:tc>
        <w:tc>
          <w:tcPr>
            <w:tcW w:w="1670" w:type="dxa"/>
            <w:vAlign w:val="bottom"/>
          </w:tcPr>
          <w:p w14:paraId="10E8F677">
            <w:pPr>
              <w:spacing w:before="20" w:after="20"/>
              <w:jc w:val="right"/>
            </w:pPr>
          </w:p>
        </w:tc>
      </w:tr>
      <w:tr w14:paraId="2F45FF5E">
        <w:tc>
          <w:tcPr>
            <w:tcW w:w="3400" w:type="dxa"/>
            <w:vAlign w:val="bottom"/>
          </w:tcPr>
          <w:p w14:paraId="70520472">
            <w:pPr>
              <w:spacing w:before="20" w:after="20"/>
              <w:ind w:left="120"/>
            </w:pPr>
            <w:r>
              <w:rPr>
                <w:sz w:val="18"/>
                <w:szCs w:val="18"/>
              </w:rPr>
              <w:t>销售及市场费用</w:t>
            </w:r>
          </w:p>
        </w:tc>
        <w:tc>
          <w:tcPr>
            <w:tcW w:w="1670" w:type="dxa"/>
            <w:vAlign w:val="bottom"/>
          </w:tcPr>
          <w:p w14:paraId="71257E6A">
            <w:pPr>
              <w:spacing w:before="20" w:after="20"/>
              <w:jc w:val="right"/>
            </w:pPr>
            <w:r>
              <w:rPr>
                <w:sz w:val="18"/>
                <w:szCs w:val="18"/>
              </w:rPr>
              <w:t>(1,564,629)</w:t>
            </w:r>
          </w:p>
        </w:tc>
        <w:tc>
          <w:tcPr>
            <w:tcW w:w="1670" w:type="dxa"/>
            <w:vAlign w:val="bottom"/>
          </w:tcPr>
          <w:p w14:paraId="3A9EFCB3">
            <w:pPr>
              <w:spacing w:before="20" w:after="20"/>
              <w:jc w:val="right"/>
            </w:pPr>
            <w:r>
              <w:rPr>
                <w:sz w:val="18"/>
                <w:szCs w:val="18"/>
              </w:rPr>
              <w:t>(2,074,792)</w:t>
            </w:r>
          </w:p>
        </w:tc>
        <w:tc>
          <w:tcPr>
            <w:tcW w:w="1670" w:type="dxa"/>
            <w:vAlign w:val="bottom"/>
          </w:tcPr>
          <w:p w14:paraId="5AD3B579">
            <w:pPr>
              <w:spacing w:before="20" w:after="20"/>
              <w:jc w:val="right"/>
            </w:pPr>
            <w:r>
              <w:rPr>
                <w:sz w:val="18"/>
                <w:szCs w:val="18"/>
              </w:rPr>
              <w:t>(3,572,021)</w:t>
            </w:r>
          </w:p>
        </w:tc>
        <w:tc>
          <w:tcPr>
            <w:tcW w:w="1670" w:type="dxa"/>
            <w:vAlign w:val="bottom"/>
          </w:tcPr>
          <w:p w14:paraId="3FD16C17">
            <w:pPr>
              <w:spacing w:before="20" w:after="20"/>
              <w:jc w:val="right"/>
            </w:pPr>
            <w:r>
              <w:rPr>
                <w:sz w:val="18"/>
                <w:szCs w:val="18"/>
              </w:rPr>
              <w:t>(2,530,879)</w:t>
            </w:r>
          </w:p>
        </w:tc>
      </w:tr>
      <w:tr w14:paraId="2EED9E13">
        <w:tc>
          <w:tcPr>
            <w:tcW w:w="3400" w:type="dxa"/>
            <w:vAlign w:val="bottom"/>
          </w:tcPr>
          <w:p w14:paraId="1740486B">
            <w:pPr>
              <w:spacing w:before="20" w:after="20"/>
              <w:ind w:left="120"/>
            </w:pPr>
            <w:r>
              <w:rPr>
                <w:sz w:val="18"/>
                <w:szCs w:val="18"/>
              </w:rPr>
              <w:t>一般及行政费用</w:t>
            </w:r>
          </w:p>
        </w:tc>
        <w:tc>
          <w:tcPr>
            <w:tcW w:w="1670" w:type="dxa"/>
            <w:vAlign w:val="bottom"/>
          </w:tcPr>
          <w:p w14:paraId="5FD101A0">
            <w:pPr>
              <w:spacing w:before="20" w:after="20"/>
              <w:jc w:val="right"/>
            </w:pPr>
            <w:r>
              <w:rPr>
                <w:sz w:val="18"/>
                <w:szCs w:val="18"/>
              </w:rPr>
              <w:t>(12,846,480)</w:t>
            </w:r>
          </w:p>
        </w:tc>
        <w:tc>
          <w:tcPr>
            <w:tcW w:w="1670" w:type="dxa"/>
            <w:vAlign w:val="bottom"/>
          </w:tcPr>
          <w:p w14:paraId="06D01E91">
            <w:pPr>
              <w:spacing w:before="20" w:after="20"/>
              <w:jc w:val="right"/>
            </w:pPr>
            <w:r>
              <w:rPr>
                <w:sz w:val="18"/>
                <w:szCs w:val="18"/>
              </w:rPr>
              <w:t>(5,268,587)</w:t>
            </w:r>
          </w:p>
        </w:tc>
        <w:tc>
          <w:tcPr>
            <w:tcW w:w="1670" w:type="dxa"/>
            <w:vAlign w:val="bottom"/>
          </w:tcPr>
          <w:p w14:paraId="22F92365">
            <w:pPr>
              <w:spacing w:before="20" w:after="20"/>
              <w:jc w:val="right"/>
            </w:pPr>
            <w:r>
              <w:rPr>
                <w:sz w:val="18"/>
                <w:szCs w:val="18"/>
              </w:rPr>
              <w:t>(22,330,242)</w:t>
            </w:r>
          </w:p>
        </w:tc>
        <w:tc>
          <w:tcPr>
            <w:tcW w:w="1670" w:type="dxa"/>
            <w:vAlign w:val="bottom"/>
          </w:tcPr>
          <w:p w14:paraId="6833BA64">
            <w:pPr>
              <w:spacing w:before="20" w:after="20"/>
              <w:jc w:val="right"/>
            </w:pPr>
            <w:r>
              <w:rPr>
                <w:sz w:val="18"/>
                <w:szCs w:val="18"/>
              </w:rPr>
              <w:t>(10,878,506)</w:t>
            </w:r>
          </w:p>
        </w:tc>
      </w:tr>
      <w:tr w14:paraId="4C6199C3">
        <w:tc>
          <w:tcPr>
            <w:tcW w:w="3400" w:type="dxa"/>
            <w:vAlign w:val="bottom"/>
          </w:tcPr>
          <w:p w14:paraId="0052C44E">
            <w:pPr>
              <w:spacing w:before="20" w:after="20"/>
            </w:pPr>
            <w:r>
              <w:rPr>
                <w:b/>
                <w:bCs/>
                <w:sz w:val="18"/>
                <w:szCs w:val="18"/>
              </w:rPr>
              <w:t>总营业费用</w:t>
            </w:r>
          </w:p>
        </w:tc>
        <w:tc>
          <w:tcPr>
            <w:tcW w:w="1670" w:type="dxa"/>
            <w:vAlign w:val="bottom"/>
          </w:tcPr>
          <w:p w14:paraId="098DE3D8">
            <w:pPr>
              <w:spacing w:before="20" w:after="20"/>
              <w:jc w:val="right"/>
            </w:pPr>
            <w:r>
              <w:rPr>
                <w:b/>
                <w:bCs/>
                <w:sz w:val="18"/>
                <w:szCs w:val="18"/>
              </w:rPr>
              <w:t>(14,411,109)</w:t>
            </w:r>
          </w:p>
        </w:tc>
        <w:tc>
          <w:tcPr>
            <w:tcW w:w="1670" w:type="dxa"/>
            <w:vAlign w:val="bottom"/>
          </w:tcPr>
          <w:p w14:paraId="13656F2B">
            <w:pPr>
              <w:spacing w:before="20" w:after="20"/>
              <w:jc w:val="right"/>
            </w:pPr>
            <w:r>
              <w:rPr>
                <w:b/>
                <w:bCs/>
                <w:sz w:val="18"/>
                <w:szCs w:val="18"/>
              </w:rPr>
              <w:t>(7,343,379)</w:t>
            </w:r>
          </w:p>
        </w:tc>
        <w:tc>
          <w:tcPr>
            <w:tcW w:w="1670" w:type="dxa"/>
            <w:vAlign w:val="bottom"/>
          </w:tcPr>
          <w:p w14:paraId="32ED6857">
            <w:pPr>
              <w:spacing w:before="20" w:after="20"/>
              <w:jc w:val="right"/>
            </w:pPr>
            <w:r>
              <w:rPr>
                <w:b/>
                <w:bCs/>
                <w:sz w:val="18"/>
                <w:szCs w:val="18"/>
              </w:rPr>
              <w:t>(25,902,263)</w:t>
            </w:r>
          </w:p>
        </w:tc>
        <w:tc>
          <w:tcPr>
            <w:tcW w:w="1670" w:type="dxa"/>
            <w:vAlign w:val="bottom"/>
          </w:tcPr>
          <w:p w14:paraId="457CE733">
            <w:pPr>
              <w:spacing w:before="20" w:after="20"/>
              <w:jc w:val="right"/>
            </w:pPr>
            <w:r>
              <w:rPr>
                <w:b/>
                <w:bCs/>
                <w:sz w:val="18"/>
                <w:szCs w:val="18"/>
              </w:rPr>
              <w:t>(13,409,385)</w:t>
            </w:r>
          </w:p>
        </w:tc>
      </w:tr>
      <w:tr w14:paraId="1FC32C17">
        <w:tc>
          <w:tcPr>
            <w:tcW w:w="3400" w:type="dxa"/>
            <w:vAlign w:val="bottom"/>
          </w:tcPr>
          <w:p w14:paraId="36435867">
            <w:pPr>
              <w:spacing w:before="20" w:after="20"/>
            </w:pPr>
            <w:r>
              <w:rPr>
                <w:b/>
                <w:bCs/>
                <w:sz w:val="18"/>
                <w:szCs w:val="18"/>
              </w:rPr>
              <w:t>营业利润</w:t>
            </w:r>
          </w:p>
        </w:tc>
        <w:tc>
          <w:tcPr>
            <w:tcW w:w="1670" w:type="dxa"/>
            <w:vAlign w:val="bottom"/>
          </w:tcPr>
          <w:p w14:paraId="41546490">
            <w:pPr>
              <w:spacing w:before="20" w:after="20"/>
              <w:jc w:val="right"/>
            </w:pPr>
            <w:r>
              <w:rPr>
                <w:b/>
                <w:bCs/>
                <w:sz w:val="18"/>
                <w:szCs w:val="18"/>
              </w:rPr>
              <w:t>22,555,182</w:t>
            </w:r>
          </w:p>
        </w:tc>
        <w:tc>
          <w:tcPr>
            <w:tcW w:w="1670" w:type="dxa"/>
            <w:vAlign w:val="bottom"/>
          </w:tcPr>
          <w:p w14:paraId="72833E30">
            <w:pPr>
              <w:spacing w:before="20" w:after="20"/>
              <w:jc w:val="right"/>
            </w:pPr>
            <w:r>
              <w:rPr>
                <w:b/>
                <w:bCs/>
                <w:sz w:val="18"/>
                <w:szCs w:val="18"/>
              </w:rPr>
              <w:t>10,941,651</w:t>
            </w:r>
          </w:p>
        </w:tc>
        <w:tc>
          <w:tcPr>
            <w:tcW w:w="1670" w:type="dxa"/>
            <w:vAlign w:val="bottom"/>
          </w:tcPr>
          <w:p w14:paraId="25EAAE20">
            <w:pPr>
              <w:spacing w:before="20" w:after="20"/>
              <w:jc w:val="right"/>
            </w:pPr>
            <w:r>
              <w:rPr>
                <w:b/>
                <w:bCs/>
                <w:sz w:val="18"/>
                <w:szCs w:val="18"/>
              </w:rPr>
              <w:t>58,825,226</w:t>
            </w:r>
          </w:p>
        </w:tc>
        <w:tc>
          <w:tcPr>
            <w:tcW w:w="1670" w:type="dxa"/>
            <w:vAlign w:val="bottom"/>
          </w:tcPr>
          <w:p w14:paraId="6B0ADF9F">
            <w:pPr>
              <w:spacing w:before="20" w:after="20"/>
              <w:jc w:val="right"/>
            </w:pPr>
            <w:r>
              <w:rPr>
                <w:b/>
                <w:bCs/>
                <w:sz w:val="18"/>
                <w:szCs w:val="18"/>
              </w:rPr>
              <w:t>9,676,879</w:t>
            </w:r>
          </w:p>
        </w:tc>
      </w:tr>
      <w:tr w14:paraId="60566605">
        <w:tc>
          <w:tcPr>
            <w:tcW w:w="3400" w:type="dxa"/>
            <w:vAlign w:val="bottom"/>
          </w:tcPr>
          <w:p w14:paraId="3A4E6FC0">
            <w:pPr>
              <w:spacing w:before="20" w:after="20"/>
            </w:pPr>
            <w:r>
              <w:rPr>
                <w:b/>
                <w:bCs/>
                <w:sz w:val="18"/>
                <w:szCs w:val="18"/>
              </w:rPr>
              <w:t>其他费用</w:t>
            </w:r>
          </w:p>
        </w:tc>
        <w:tc>
          <w:tcPr>
            <w:tcW w:w="1670" w:type="dxa"/>
            <w:vAlign w:val="bottom"/>
          </w:tcPr>
          <w:p w14:paraId="11EA91E3">
            <w:pPr>
              <w:spacing w:before="20" w:after="20"/>
              <w:jc w:val="right"/>
            </w:pPr>
          </w:p>
        </w:tc>
        <w:tc>
          <w:tcPr>
            <w:tcW w:w="1670" w:type="dxa"/>
            <w:vAlign w:val="bottom"/>
          </w:tcPr>
          <w:p w14:paraId="34C43350">
            <w:pPr>
              <w:spacing w:before="20" w:after="20"/>
              <w:jc w:val="right"/>
            </w:pPr>
          </w:p>
        </w:tc>
        <w:tc>
          <w:tcPr>
            <w:tcW w:w="1670" w:type="dxa"/>
            <w:vAlign w:val="bottom"/>
          </w:tcPr>
          <w:p w14:paraId="48EA046D">
            <w:pPr>
              <w:spacing w:before="20" w:after="20"/>
              <w:jc w:val="right"/>
            </w:pPr>
          </w:p>
        </w:tc>
        <w:tc>
          <w:tcPr>
            <w:tcW w:w="1670" w:type="dxa"/>
            <w:vAlign w:val="bottom"/>
          </w:tcPr>
          <w:p w14:paraId="6B8CC240">
            <w:pPr>
              <w:spacing w:before="20" w:after="20"/>
              <w:jc w:val="right"/>
            </w:pPr>
          </w:p>
        </w:tc>
      </w:tr>
      <w:tr w14:paraId="5E0A687E">
        <w:tc>
          <w:tcPr>
            <w:tcW w:w="3400" w:type="dxa"/>
            <w:vAlign w:val="bottom"/>
          </w:tcPr>
          <w:p w14:paraId="01DB20C4">
            <w:pPr>
              <w:spacing w:before="20" w:after="20"/>
              <w:ind w:left="120"/>
            </w:pPr>
            <w:r>
              <w:rPr>
                <w:sz w:val="18"/>
                <w:szCs w:val="18"/>
              </w:rPr>
              <w:t>利息收入（费用）净额</w:t>
            </w:r>
          </w:p>
        </w:tc>
        <w:tc>
          <w:tcPr>
            <w:tcW w:w="1670" w:type="dxa"/>
            <w:vAlign w:val="bottom"/>
          </w:tcPr>
          <w:p w14:paraId="001DCBD0">
            <w:pPr>
              <w:spacing w:before="20" w:after="20"/>
              <w:jc w:val="right"/>
            </w:pPr>
            <w:r>
              <w:rPr>
                <w:sz w:val="18"/>
                <w:szCs w:val="18"/>
              </w:rPr>
              <w:t>278,102</w:t>
            </w:r>
          </w:p>
        </w:tc>
        <w:tc>
          <w:tcPr>
            <w:tcW w:w="1670" w:type="dxa"/>
            <w:vAlign w:val="bottom"/>
          </w:tcPr>
          <w:p w14:paraId="51620D04">
            <w:pPr>
              <w:spacing w:before="20" w:after="20"/>
              <w:jc w:val="right"/>
            </w:pPr>
            <w:r>
              <w:rPr>
                <w:sz w:val="18"/>
                <w:szCs w:val="18"/>
              </w:rPr>
              <w:t>(1,197,987)</w:t>
            </w:r>
          </w:p>
        </w:tc>
        <w:tc>
          <w:tcPr>
            <w:tcW w:w="1670" w:type="dxa"/>
            <w:vAlign w:val="bottom"/>
          </w:tcPr>
          <w:p w14:paraId="7E3020C6">
            <w:pPr>
              <w:spacing w:before="20" w:after="20"/>
              <w:jc w:val="right"/>
            </w:pPr>
            <w:r>
              <w:rPr>
                <w:sz w:val="18"/>
                <w:szCs w:val="18"/>
              </w:rPr>
              <w:t>(507,158)</w:t>
            </w:r>
          </w:p>
        </w:tc>
        <w:tc>
          <w:tcPr>
            <w:tcW w:w="1670" w:type="dxa"/>
            <w:vAlign w:val="bottom"/>
          </w:tcPr>
          <w:p w14:paraId="5E5651E7">
            <w:pPr>
              <w:spacing w:before="20" w:after="20"/>
              <w:jc w:val="right"/>
            </w:pPr>
            <w:r>
              <w:rPr>
                <w:sz w:val="18"/>
                <w:szCs w:val="18"/>
              </w:rPr>
              <w:t>(1,777,036)</w:t>
            </w:r>
          </w:p>
        </w:tc>
      </w:tr>
      <w:tr w14:paraId="6E4218E7">
        <w:tc>
          <w:tcPr>
            <w:tcW w:w="3400" w:type="dxa"/>
            <w:vAlign w:val="bottom"/>
          </w:tcPr>
          <w:p w14:paraId="2E166591">
            <w:pPr>
              <w:spacing w:before="20" w:after="20"/>
              <w:ind w:left="120"/>
            </w:pPr>
            <w:r>
              <w:rPr>
                <w:sz w:val="18"/>
                <w:szCs w:val="18"/>
              </w:rPr>
              <w:t>其他费用净额</w:t>
            </w:r>
          </w:p>
        </w:tc>
        <w:tc>
          <w:tcPr>
            <w:tcW w:w="1670" w:type="dxa"/>
            <w:vAlign w:val="bottom"/>
          </w:tcPr>
          <w:p w14:paraId="3AC74EA2">
            <w:pPr>
              <w:spacing w:before="20" w:after="20"/>
              <w:jc w:val="right"/>
            </w:pPr>
            <w:r>
              <w:rPr>
                <w:sz w:val="18"/>
                <w:szCs w:val="18"/>
              </w:rPr>
              <w:t>(1,392,802)</w:t>
            </w:r>
          </w:p>
        </w:tc>
        <w:tc>
          <w:tcPr>
            <w:tcW w:w="1670" w:type="dxa"/>
            <w:vAlign w:val="bottom"/>
          </w:tcPr>
          <w:p w14:paraId="5DA6C39D">
            <w:pPr>
              <w:spacing w:before="20" w:after="20"/>
              <w:jc w:val="right"/>
            </w:pPr>
            <w:r>
              <w:rPr>
                <w:sz w:val="18"/>
                <w:szCs w:val="18"/>
              </w:rPr>
              <w:t>(392,200)</w:t>
            </w:r>
          </w:p>
        </w:tc>
        <w:tc>
          <w:tcPr>
            <w:tcW w:w="1670" w:type="dxa"/>
            <w:vAlign w:val="bottom"/>
          </w:tcPr>
          <w:p w14:paraId="33B28DB7">
            <w:pPr>
              <w:spacing w:before="20" w:after="20"/>
              <w:jc w:val="right"/>
            </w:pPr>
            <w:r>
              <w:rPr>
                <w:sz w:val="18"/>
                <w:szCs w:val="18"/>
              </w:rPr>
              <w:t>(2,932,052)</w:t>
            </w:r>
          </w:p>
        </w:tc>
        <w:tc>
          <w:tcPr>
            <w:tcW w:w="1670" w:type="dxa"/>
            <w:vAlign w:val="bottom"/>
          </w:tcPr>
          <w:p w14:paraId="02F491D2">
            <w:pPr>
              <w:spacing w:before="20" w:after="20"/>
              <w:jc w:val="right"/>
            </w:pPr>
            <w:r>
              <w:rPr>
                <w:sz w:val="18"/>
                <w:szCs w:val="18"/>
              </w:rPr>
              <w:t>(759,865)</w:t>
            </w:r>
          </w:p>
        </w:tc>
      </w:tr>
      <w:tr w14:paraId="1C54FEC6">
        <w:tc>
          <w:tcPr>
            <w:tcW w:w="3400" w:type="dxa"/>
            <w:vAlign w:val="bottom"/>
          </w:tcPr>
          <w:p w14:paraId="1381AE07">
            <w:pPr>
              <w:spacing w:before="20" w:after="20"/>
              <w:ind w:left="120"/>
            </w:pPr>
            <w:r>
              <w:rPr>
                <w:sz w:val="18"/>
                <w:szCs w:val="18"/>
              </w:rPr>
              <w:t>应付或有对价公允价值变动</w:t>
            </w:r>
          </w:p>
        </w:tc>
        <w:tc>
          <w:tcPr>
            <w:tcW w:w="1670" w:type="dxa"/>
            <w:vAlign w:val="bottom"/>
          </w:tcPr>
          <w:p w14:paraId="1A1E96C9">
            <w:pPr>
              <w:spacing w:before="20" w:after="20"/>
              <w:jc w:val="right"/>
            </w:pPr>
            <w:r>
              <w:rPr>
                <w:sz w:val="18"/>
                <w:szCs w:val="18"/>
              </w:rPr>
              <w:t>—</w:t>
            </w:r>
          </w:p>
        </w:tc>
        <w:tc>
          <w:tcPr>
            <w:tcW w:w="1670" w:type="dxa"/>
            <w:vAlign w:val="bottom"/>
          </w:tcPr>
          <w:p w14:paraId="74E08AF2">
            <w:pPr>
              <w:spacing w:before="20" w:after="20"/>
              <w:jc w:val="right"/>
            </w:pPr>
            <w:r>
              <w:rPr>
                <w:sz w:val="18"/>
                <w:szCs w:val="18"/>
              </w:rPr>
              <w:t>(941,764)</w:t>
            </w:r>
          </w:p>
        </w:tc>
        <w:tc>
          <w:tcPr>
            <w:tcW w:w="1670" w:type="dxa"/>
            <w:vAlign w:val="bottom"/>
          </w:tcPr>
          <w:p w14:paraId="19D72718">
            <w:pPr>
              <w:spacing w:before="20" w:after="20"/>
              <w:jc w:val="right"/>
            </w:pPr>
            <w:r>
              <w:rPr>
                <w:sz w:val="18"/>
                <w:szCs w:val="18"/>
              </w:rPr>
              <w:t>—</w:t>
            </w:r>
          </w:p>
        </w:tc>
        <w:tc>
          <w:tcPr>
            <w:tcW w:w="1670" w:type="dxa"/>
            <w:vAlign w:val="bottom"/>
          </w:tcPr>
          <w:p w14:paraId="085559F3">
            <w:pPr>
              <w:spacing w:before="20" w:after="20"/>
              <w:jc w:val="right"/>
            </w:pPr>
            <w:r>
              <w:rPr>
                <w:sz w:val="18"/>
                <w:szCs w:val="18"/>
              </w:rPr>
              <w:t>(1,341,794)</w:t>
            </w:r>
          </w:p>
        </w:tc>
      </w:tr>
      <w:tr w14:paraId="0A36AD1F">
        <w:tc>
          <w:tcPr>
            <w:tcW w:w="3400" w:type="dxa"/>
            <w:vAlign w:val="bottom"/>
          </w:tcPr>
          <w:p w14:paraId="1AFDA6CD">
            <w:pPr>
              <w:spacing w:before="20" w:after="20"/>
            </w:pPr>
            <w:r>
              <w:rPr>
                <w:b/>
                <w:bCs/>
                <w:sz w:val="18"/>
                <w:szCs w:val="18"/>
              </w:rPr>
              <w:t>其他费用净额合计</w:t>
            </w:r>
          </w:p>
        </w:tc>
        <w:tc>
          <w:tcPr>
            <w:tcW w:w="1670" w:type="dxa"/>
            <w:vAlign w:val="bottom"/>
          </w:tcPr>
          <w:p w14:paraId="797FFA4D">
            <w:pPr>
              <w:spacing w:before="20" w:after="20"/>
              <w:jc w:val="right"/>
            </w:pPr>
            <w:r>
              <w:rPr>
                <w:b/>
                <w:bCs/>
                <w:sz w:val="18"/>
                <w:szCs w:val="18"/>
              </w:rPr>
              <w:t>(1,114,700)</w:t>
            </w:r>
          </w:p>
        </w:tc>
        <w:tc>
          <w:tcPr>
            <w:tcW w:w="1670" w:type="dxa"/>
            <w:vAlign w:val="bottom"/>
          </w:tcPr>
          <w:p w14:paraId="12093991">
            <w:pPr>
              <w:spacing w:before="20" w:after="20"/>
              <w:jc w:val="right"/>
            </w:pPr>
            <w:r>
              <w:rPr>
                <w:b/>
                <w:bCs/>
                <w:sz w:val="18"/>
                <w:szCs w:val="18"/>
              </w:rPr>
              <w:t>(2,531,951)</w:t>
            </w:r>
          </w:p>
        </w:tc>
        <w:tc>
          <w:tcPr>
            <w:tcW w:w="1670" w:type="dxa"/>
            <w:vAlign w:val="bottom"/>
          </w:tcPr>
          <w:p w14:paraId="348A7D4F">
            <w:pPr>
              <w:spacing w:before="20" w:after="20"/>
              <w:jc w:val="right"/>
            </w:pPr>
            <w:r>
              <w:rPr>
                <w:b/>
                <w:bCs/>
                <w:sz w:val="18"/>
                <w:szCs w:val="18"/>
              </w:rPr>
              <w:t>(3,439,210)</w:t>
            </w:r>
          </w:p>
        </w:tc>
        <w:tc>
          <w:tcPr>
            <w:tcW w:w="1670" w:type="dxa"/>
            <w:vAlign w:val="bottom"/>
          </w:tcPr>
          <w:p w14:paraId="48FC1838">
            <w:pPr>
              <w:spacing w:before="20" w:after="20"/>
              <w:jc w:val="right"/>
            </w:pPr>
            <w:r>
              <w:rPr>
                <w:b/>
                <w:bCs/>
                <w:sz w:val="18"/>
                <w:szCs w:val="18"/>
              </w:rPr>
              <w:t>(3,878,695)</w:t>
            </w:r>
          </w:p>
        </w:tc>
      </w:tr>
      <w:tr w14:paraId="088014E3">
        <w:tc>
          <w:tcPr>
            <w:tcW w:w="3400" w:type="dxa"/>
            <w:vAlign w:val="bottom"/>
          </w:tcPr>
          <w:p w14:paraId="30588BB8">
            <w:pPr>
              <w:spacing w:before="20" w:after="20"/>
            </w:pPr>
            <w:r>
              <w:rPr>
                <w:b/>
                <w:bCs/>
                <w:sz w:val="18"/>
                <w:szCs w:val="18"/>
              </w:rPr>
              <w:t>所得税前利润</w:t>
            </w:r>
          </w:p>
        </w:tc>
        <w:tc>
          <w:tcPr>
            <w:tcW w:w="1670" w:type="dxa"/>
            <w:vAlign w:val="bottom"/>
          </w:tcPr>
          <w:p w14:paraId="5E31B8E0">
            <w:pPr>
              <w:spacing w:before="20" w:after="20"/>
              <w:jc w:val="right"/>
            </w:pPr>
            <w:r>
              <w:rPr>
                <w:b/>
                <w:bCs/>
                <w:sz w:val="18"/>
                <w:szCs w:val="18"/>
              </w:rPr>
              <w:t>21,440,482</w:t>
            </w:r>
          </w:p>
        </w:tc>
        <w:tc>
          <w:tcPr>
            <w:tcW w:w="1670" w:type="dxa"/>
            <w:vAlign w:val="bottom"/>
          </w:tcPr>
          <w:p w14:paraId="65E877CF">
            <w:pPr>
              <w:spacing w:before="20" w:after="20"/>
              <w:jc w:val="right"/>
            </w:pPr>
            <w:r>
              <w:rPr>
                <w:b/>
                <w:bCs/>
                <w:sz w:val="18"/>
                <w:szCs w:val="18"/>
              </w:rPr>
              <w:t>8,409,700</w:t>
            </w:r>
          </w:p>
        </w:tc>
        <w:tc>
          <w:tcPr>
            <w:tcW w:w="1670" w:type="dxa"/>
            <w:vAlign w:val="bottom"/>
          </w:tcPr>
          <w:p w14:paraId="05F4D4C2">
            <w:pPr>
              <w:spacing w:before="20" w:after="20"/>
              <w:jc w:val="right"/>
            </w:pPr>
            <w:r>
              <w:rPr>
                <w:b/>
                <w:bCs/>
                <w:sz w:val="18"/>
                <w:szCs w:val="18"/>
              </w:rPr>
              <w:t>55,386,016</w:t>
            </w:r>
          </w:p>
        </w:tc>
        <w:tc>
          <w:tcPr>
            <w:tcW w:w="1670" w:type="dxa"/>
            <w:vAlign w:val="bottom"/>
          </w:tcPr>
          <w:p w14:paraId="3A1892C6">
            <w:pPr>
              <w:spacing w:before="20" w:after="20"/>
              <w:jc w:val="right"/>
            </w:pPr>
            <w:r>
              <w:rPr>
                <w:b/>
                <w:bCs/>
                <w:sz w:val="18"/>
                <w:szCs w:val="18"/>
              </w:rPr>
              <w:t>5,798,184</w:t>
            </w:r>
          </w:p>
        </w:tc>
      </w:tr>
      <w:tr w14:paraId="5DA4FF42">
        <w:tc>
          <w:tcPr>
            <w:tcW w:w="3400" w:type="dxa"/>
            <w:vAlign w:val="bottom"/>
          </w:tcPr>
          <w:p w14:paraId="4D5DF128">
            <w:pPr>
              <w:spacing w:before="20" w:after="20"/>
            </w:pPr>
            <w:r>
              <w:rPr>
                <w:sz w:val="18"/>
                <w:szCs w:val="18"/>
              </w:rPr>
              <w:t>所得税费用</w:t>
            </w:r>
          </w:p>
        </w:tc>
        <w:tc>
          <w:tcPr>
            <w:tcW w:w="1670" w:type="dxa"/>
            <w:vAlign w:val="bottom"/>
          </w:tcPr>
          <w:p w14:paraId="1CA7EADB">
            <w:pPr>
              <w:spacing w:before="20" w:after="20"/>
              <w:jc w:val="right"/>
            </w:pPr>
            <w:r>
              <w:rPr>
                <w:sz w:val="18"/>
                <w:szCs w:val="18"/>
              </w:rPr>
              <w:t>(4,030,918)</w:t>
            </w:r>
          </w:p>
        </w:tc>
        <w:tc>
          <w:tcPr>
            <w:tcW w:w="1670" w:type="dxa"/>
            <w:vAlign w:val="bottom"/>
          </w:tcPr>
          <w:p w14:paraId="7519A35C">
            <w:pPr>
              <w:spacing w:before="20" w:after="20"/>
              <w:jc w:val="right"/>
            </w:pPr>
            <w:r>
              <w:rPr>
                <w:sz w:val="18"/>
                <w:szCs w:val="18"/>
              </w:rPr>
              <w:t>(2,191,989)</w:t>
            </w:r>
          </w:p>
        </w:tc>
        <w:tc>
          <w:tcPr>
            <w:tcW w:w="1670" w:type="dxa"/>
            <w:vAlign w:val="bottom"/>
          </w:tcPr>
          <w:p w14:paraId="7CB9732F">
            <w:pPr>
              <w:spacing w:before="20" w:after="20"/>
              <w:jc w:val="right"/>
            </w:pPr>
            <w:r>
              <w:rPr>
                <w:sz w:val="18"/>
                <w:szCs w:val="18"/>
              </w:rPr>
              <w:t>(9,565,248)</w:t>
            </w:r>
          </w:p>
        </w:tc>
        <w:tc>
          <w:tcPr>
            <w:tcW w:w="1670" w:type="dxa"/>
            <w:vAlign w:val="bottom"/>
          </w:tcPr>
          <w:p w14:paraId="0EB5C4FB">
            <w:pPr>
              <w:spacing w:before="20" w:after="20"/>
              <w:jc w:val="right"/>
            </w:pPr>
            <w:r>
              <w:rPr>
                <w:sz w:val="18"/>
                <w:szCs w:val="18"/>
              </w:rPr>
              <w:t>(3,296,448)</w:t>
            </w:r>
          </w:p>
        </w:tc>
      </w:tr>
      <w:tr w14:paraId="342DB5DD">
        <w:tc>
          <w:tcPr>
            <w:tcW w:w="3400" w:type="dxa"/>
            <w:vAlign w:val="bottom"/>
          </w:tcPr>
          <w:p w14:paraId="31E4C74C">
            <w:pPr>
              <w:spacing w:before="20" w:after="20"/>
            </w:pPr>
            <w:r>
              <w:rPr>
                <w:b/>
                <w:bCs/>
                <w:sz w:val="18"/>
                <w:szCs w:val="18"/>
              </w:rPr>
              <w:t>净利润</w:t>
            </w:r>
          </w:p>
        </w:tc>
        <w:tc>
          <w:tcPr>
            <w:tcW w:w="1670" w:type="dxa"/>
            <w:vAlign w:val="bottom"/>
          </w:tcPr>
          <w:p w14:paraId="2BF6F820">
            <w:pPr>
              <w:spacing w:before="20" w:after="20"/>
              <w:jc w:val="right"/>
            </w:pPr>
            <w:r>
              <w:rPr>
                <w:b/>
                <w:bCs/>
                <w:sz w:val="18"/>
                <w:szCs w:val="18"/>
              </w:rPr>
              <w:t>17,409,564</w:t>
            </w:r>
          </w:p>
        </w:tc>
        <w:tc>
          <w:tcPr>
            <w:tcW w:w="1670" w:type="dxa"/>
            <w:vAlign w:val="bottom"/>
          </w:tcPr>
          <w:p w14:paraId="363858E3">
            <w:pPr>
              <w:spacing w:before="20" w:after="20"/>
              <w:jc w:val="right"/>
            </w:pPr>
            <w:r>
              <w:rPr>
                <w:b/>
                <w:bCs/>
                <w:sz w:val="18"/>
                <w:szCs w:val="18"/>
              </w:rPr>
              <w:t>6,217,711</w:t>
            </w:r>
          </w:p>
        </w:tc>
        <w:tc>
          <w:tcPr>
            <w:tcW w:w="1670" w:type="dxa"/>
            <w:vAlign w:val="bottom"/>
          </w:tcPr>
          <w:p w14:paraId="216E651C">
            <w:pPr>
              <w:spacing w:before="20" w:after="20"/>
              <w:jc w:val="right"/>
            </w:pPr>
            <w:r>
              <w:rPr>
                <w:b/>
                <w:bCs/>
                <w:sz w:val="18"/>
                <w:szCs w:val="18"/>
              </w:rPr>
              <w:t>45,820,768</w:t>
            </w:r>
          </w:p>
        </w:tc>
        <w:tc>
          <w:tcPr>
            <w:tcW w:w="1670" w:type="dxa"/>
            <w:vAlign w:val="bottom"/>
          </w:tcPr>
          <w:p w14:paraId="1A46F89C">
            <w:pPr>
              <w:spacing w:before="20" w:after="20"/>
              <w:jc w:val="right"/>
            </w:pPr>
            <w:r>
              <w:rPr>
                <w:b/>
                <w:bCs/>
                <w:sz w:val="18"/>
                <w:szCs w:val="18"/>
              </w:rPr>
              <w:t>2,501,736</w:t>
            </w:r>
          </w:p>
        </w:tc>
      </w:tr>
      <w:tr w14:paraId="2716B9E6">
        <w:tc>
          <w:tcPr>
            <w:tcW w:w="3400" w:type="dxa"/>
            <w:vAlign w:val="bottom"/>
          </w:tcPr>
          <w:p w14:paraId="5B8BFF9E">
            <w:pPr>
              <w:spacing w:before="20" w:after="20"/>
            </w:pPr>
            <w:r>
              <w:rPr>
                <w:sz w:val="18"/>
                <w:szCs w:val="18"/>
              </w:rPr>
              <w:t>减：归属于非控股权益的净亏损</w:t>
            </w:r>
          </w:p>
        </w:tc>
        <w:tc>
          <w:tcPr>
            <w:tcW w:w="1670" w:type="dxa"/>
            <w:vAlign w:val="bottom"/>
          </w:tcPr>
          <w:p w14:paraId="780A399A">
            <w:pPr>
              <w:spacing w:before="20" w:after="20"/>
              <w:jc w:val="right"/>
            </w:pPr>
            <w:r>
              <w:rPr>
                <w:sz w:val="18"/>
                <w:szCs w:val="18"/>
              </w:rPr>
              <w:t>—</w:t>
            </w:r>
          </w:p>
        </w:tc>
        <w:tc>
          <w:tcPr>
            <w:tcW w:w="1670" w:type="dxa"/>
            <w:vAlign w:val="bottom"/>
          </w:tcPr>
          <w:p w14:paraId="388981BC">
            <w:pPr>
              <w:spacing w:before="20" w:after="20"/>
              <w:jc w:val="right"/>
            </w:pPr>
            <w:r>
              <w:rPr>
                <w:sz w:val="18"/>
                <w:szCs w:val="18"/>
              </w:rPr>
              <w:t>(502,522)</w:t>
            </w:r>
          </w:p>
        </w:tc>
        <w:tc>
          <w:tcPr>
            <w:tcW w:w="1670" w:type="dxa"/>
            <w:vAlign w:val="bottom"/>
          </w:tcPr>
          <w:p w14:paraId="03D622F4">
            <w:pPr>
              <w:spacing w:before="20" w:after="20"/>
              <w:jc w:val="right"/>
            </w:pPr>
            <w:r>
              <w:rPr>
                <w:sz w:val="18"/>
                <w:szCs w:val="18"/>
              </w:rPr>
              <w:t>—</w:t>
            </w:r>
          </w:p>
        </w:tc>
        <w:tc>
          <w:tcPr>
            <w:tcW w:w="1670" w:type="dxa"/>
            <w:vAlign w:val="bottom"/>
          </w:tcPr>
          <w:p w14:paraId="5F45204E">
            <w:pPr>
              <w:spacing w:before="20" w:after="20"/>
              <w:jc w:val="right"/>
            </w:pPr>
            <w:r>
              <w:rPr>
                <w:sz w:val="18"/>
                <w:szCs w:val="18"/>
              </w:rPr>
              <w:t>(965,275)</w:t>
            </w:r>
          </w:p>
        </w:tc>
      </w:tr>
      <w:tr w14:paraId="5CD85EFF">
        <w:tc>
          <w:tcPr>
            <w:tcW w:w="3400" w:type="dxa"/>
            <w:vAlign w:val="bottom"/>
          </w:tcPr>
          <w:p w14:paraId="065AF0A8">
            <w:pPr>
              <w:spacing w:before="20" w:after="20"/>
            </w:pPr>
            <w:r>
              <w:rPr>
                <w:b/>
                <w:bCs/>
                <w:sz w:val="18"/>
                <w:szCs w:val="18"/>
              </w:rPr>
              <w:t>归属于 TOYO Co., Ltd. 股东的净利润</w:t>
            </w:r>
          </w:p>
        </w:tc>
        <w:tc>
          <w:tcPr>
            <w:tcW w:w="1670" w:type="dxa"/>
            <w:vAlign w:val="bottom"/>
          </w:tcPr>
          <w:p w14:paraId="4B8F0688">
            <w:pPr>
              <w:spacing w:before="20" w:after="20"/>
              <w:jc w:val="right"/>
            </w:pPr>
            <w:r>
              <w:rPr>
                <w:b/>
                <w:bCs/>
                <w:sz w:val="18"/>
                <w:szCs w:val="18"/>
              </w:rPr>
              <w:t>$17,409,564</w:t>
            </w:r>
          </w:p>
        </w:tc>
        <w:tc>
          <w:tcPr>
            <w:tcW w:w="1670" w:type="dxa"/>
            <w:vAlign w:val="bottom"/>
          </w:tcPr>
          <w:p w14:paraId="4103F094">
            <w:pPr>
              <w:spacing w:before="20" w:after="20"/>
              <w:jc w:val="right"/>
            </w:pPr>
            <w:r>
              <w:rPr>
                <w:b/>
                <w:bCs/>
                <w:sz w:val="18"/>
                <w:szCs w:val="18"/>
              </w:rPr>
              <w:t>$6,720,233</w:t>
            </w:r>
          </w:p>
        </w:tc>
        <w:tc>
          <w:tcPr>
            <w:tcW w:w="1670" w:type="dxa"/>
            <w:vAlign w:val="bottom"/>
          </w:tcPr>
          <w:p w14:paraId="7841AEB7">
            <w:pPr>
              <w:spacing w:before="20" w:after="20"/>
              <w:jc w:val="right"/>
            </w:pPr>
            <w:r>
              <w:rPr>
                <w:b/>
                <w:bCs/>
                <w:sz w:val="18"/>
                <w:szCs w:val="18"/>
              </w:rPr>
              <w:t>$45,820,768</w:t>
            </w:r>
          </w:p>
        </w:tc>
        <w:tc>
          <w:tcPr>
            <w:tcW w:w="1670" w:type="dxa"/>
            <w:vAlign w:val="bottom"/>
          </w:tcPr>
          <w:p w14:paraId="1173C69F">
            <w:pPr>
              <w:spacing w:before="20" w:after="20"/>
              <w:jc w:val="right"/>
            </w:pPr>
            <w:r>
              <w:rPr>
                <w:b/>
                <w:bCs/>
                <w:sz w:val="18"/>
                <w:szCs w:val="18"/>
              </w:rPr>
              <w:t>$3,467,011</w:t>
            </w:r>
          </w:p>
        </w:tc>
      </w:tr>
      <w:tr w14:paraId="61793E09">
        <w:tc>
          <w:tcPr>
            <w:tcW w:w="3400" w:type="dxa"/>
            <w:vAlign w:val="bottom"/>
          </w:tcPr>
          <w:p w14:paraId="31C2CC06">
            <w:pPr>
              <w:spacing w:before="20" w:after="20"/>
            </w:pPr>
            <w:r>
              <w:rPr>
                <w:b/>
                <w:bCs/>
                <w:sz w:val="18"/>
                <w:szCs w:val="18"/>
              </w:rPr>
              <w:t>其他综合亏损</w:t>
            </w:r>
          </w:p>
        </w:tc>
        <w:tc>
          <w:tcPr>
            <w:tcW w:w="1670" w:type="dxa"/>
            <w:vAlign w:val="bottom"/>
          </w:tcPr>
          <w:p w14:paraId="48972BAA">
            <w:pPr>
              <w:spacing w:before="20" w:after="20"/>
              <w:jc w:val="right"/>
            </w:pPr>
          </w:p>
        </w:tc>
        <w:tc>
          <w:tcPr>
            <w:tcW w:w="1670" w:type="dxa"/>
            <w:vAlign w:val="bottom"/>
          </w:tcPr>
          <w:p w14:paraId="26D9FA14">
            <w:pPr>
              <w:spacing w:before="20" w:after="20"/>
              <w:jc w:val="right"/>
            </w:pPr>
          </w:p>
        </w:tc>
        <w:tc>
          <w:tcPr>
            <w:tcW w:w="1670" w:type="dxa"/>
            <w:vAlign w:val="bottom"/>
          </w:tcPr>
          <w:p w14:paraId="60D80C8D">
            <w:pPr>
              <w:spacing w:before="20" w:after="20"/>
              <w:jc w:val="right"/>
            </w:pPr>
          </w:p>
        </w:tc>
        <w:tc>
          <w:tcPr>
            <w:tcW w:w="1670" w:type="dxa"/>
            <w:vAlign w:val="bottom"/>
          </w:tcPr>
          <w:p w14:paraId="3743CD62">
            <w:pPr>
              <w:spacing w:before="20" w:after="20"/>
              <w:jc w:val="right"/>
            </w:pPr>
          </w:p>
        </w:tc>
      </w:tr>
      <w:tr w14:paraId="352C6581">
        <w:tc>
          <w:tcPr>
            <w:tcW w:w="3400" w:type="dxa"/>
            <w:vAlign w:val="bottom"/>
          </w:tcPr>
          <w:p w14:paraId="00AA24DC">
            <w:pPr>
              <w:spacing w:before="20" w:after="20"/>
              <w:ind w:left="120"/>
            </w:pPr>
            <w:r>
              <w:rPr>
                <w:sz w:val="18"/>
                <w:szCs w:val="18"/>
              </w:rPr>
              <w:t>外币折算调整</w:t>
            </w:r>
          </w:p>
        </w:tc>
        <w:tc>
          <w:tcPr>
            <w:tcW w:w="1670" w:type="dxa"/>
            <w:vAlign w:val="bottom"/>
          </w:tcPr>
          <w:p w14:paraId="002981FB">
            <w:pPr>
              <w:spacing w:before="20" w:after="20"/>
              <w:jc w:val="right"/>
            </w:pPr>
            <w:r>
              <w:rPr>
                <w:sz w:val="18"/>
                <w:szCs w:val="18"/>
              </w:rPr>
              <w:t>(15,395)</w:t>
            </w:r>
          </w:p>
        </w:tc>
        <w:tc>
          <w:tcPr>
            <w:tcW w:w="1670" w:type="dxa"/>
            <w:vAlign w:val="bottom"/>
          </w:tcPr>
          <w:p w14:paraId="77B9E60B">
            <w:pPr>
              <w:spacing w:before="20" w:after="20"/>
              <w:jc w:val="right"/>
            </w:pPr>
            <w:r>
              <w:rPr>
                <w:sz w:val="18"/>
                <w:szCs w:val="18"/>
              </w:rPr>
              <w:t>(1,195,959)</w:t>
            </w:r>
          </w:p>
        </w:tc>
        <w:tc>
          <w:tcPr>
            <w:tcW w:w="1670" w:type="dxa"/>
            <w:vAlign w:val="bottom"/>
          </w:tcPr>
          <w:p w14:paraId="6B7C913C">
            <w:pPr>
              <w:spacing w:before="20" w:after="20"/>
              <w:jc w:val="right"/>
            </w:pPr>
            <w:r>
              <w:rPr>
                <w:sz w:val="18"/>
                <w:szCs w:val="18"/>
              </w:rPr>
              <w:t>(45,244)</w:t>
            </w:r>
          </w:p>
        </w:tc>
        <w:tc>
          <w:tcPr>
            <w:tcW w:w="1670" w:type="dxa"/>
            <w:vAlign w:val="bottom"/>
          </w:tcPr>
          <w:p w14:paraId="35BC6CB6">
            <w:pPr>
              <w:spacing w:before="20" w:after="20"/>
              <w:jc w:val="right"/>
            </w:pPr>
            <w:r>
              <w:rPr>
                <w:sz w:val="18"/>
                <w:szCs w:val="18"/>
              </w:rPr>
              <w:t>(1,675,148)</w:t>
            </w:r>
          </w:p>
        </w:tc>
      </w:tr>
      <w:tr w14:paraId="53A02D4B">
        <w:tc>
          <w:tcPr>
            <w:tcW w:w="3400" w:type="dxa"/>
            <w:vAlign w:val="bottom"/>
          </w:tcPr>
          <w:p w14:paraId="0359F73D">
            <w:pPr>
              <w:spacing w:before="20" w:after="20"/>
            </w:pPr>
            <w:r>
              <w:rPr>
                <w:b/>
                <w:bCs/>
                <w:sz w:val="18"/>
                <w:szCs w:val="18"/>
              </w:rPr>
              <w:t>综合收益</w:t>
            </w:r>
          </w:p>
        </w:tc>
        <w:tc>
          <w:tcPr>
            <w:tcW w:w="1670" w:type="dxa"/>
            <w:vAlign w:val="bottom"/>
          </w:tcPr>
          <w:p w14:paraId="38DCBCFC">
            <w:pPr>
              <w:spacing w:before="20" w:after="20"/>
              <w:jc w:val="right"/>
            </w:pPr>
            <w:r>
              <w:rPr>
                <w:b/>
                <w:bCs/>
                <w:sz w:val="18"/>
                <w:szCs w:val="18"/>
              </w:rPr>
              <w:t>$17,394,169</w:t>
            </w:r>
          </w:p>
        </w:tc>
        <w:tc>
          <w:tcPr>
            <w:tcW w:w="1670" w:type="dxa"/>
            <w:vAlign w:val="bottom"/>
          </w:tcPr>
          <w:p w14:paraId="27A941F5">
            <w:pPr>
              <w:spacing w:before="20" w:after="20"/>
              <w:jc w:val="right"/>
            </w:pPr>
            <w:r>
              <w:rPr>
                <w:b/>
                <w:bCs/>
                <w:sz w:val="18"/>
                <w:szCs w:val="18"/>
              </w:rPr>
              <w:t>$5,021,752</w:t>
            </w:r>
          </w:p>
        </w:tc>
        <w:tc>
          <w:tcPr>
            <w:tcW w:w="1670" w:type="dxa"/>
            <w:vAlign w:val="bottom"/>
          </w:tcPr>
          <w:p w14:paraId="2F24A952">
            <w:pPr>
              <w:spacing w:before="20" w:after="20"/>
              <w:jc w:val="right"/>
            </w:pPr>
            <w:r>
              <w:rPr>
                <w:b/>
                <w:bCs/>
                <w:sz w:val="18"/>
                <w:szCs w:val="18"/>
              </w:rPr>
              <w:t>45,775,524</w:t>
            </w:r>
          </w:p>
        </w:tc>
        <w:tc>
          <w:tcPr>
            <w:tcW w:w="1670" w:type="dxa"/>
            <w:vAlign w:val="bottom"/>
          </w:tcPr>
          <w:p w14:paraId="7BFC963F">
            <w:pPr>
              <w:spacing w:before="20" w:after="20"/>
              <w:jc w:val="right"/>
            </w:pPr>
            <w:r>
              <w:rPr>
                <w:b/>
                <w:bCs/>
                <w:sz w:val="18"/>
                <w:szCs w:val="18"/>
              </w:rPr>
              <w:t>826,588</w:t>
            </w:r>
          </w:p>
        </w:tc>
      </w:tr>
      <w:tr w14:paraId="0907F73B">
        <w:tc>
          <w:tcPr>
            <w:tcW w:w="3400" w:type="dxa"/>
            <w:vAlign w:val="bottom"/>
          </w:tcPr>
          <w:p w14:paraId="58163E3D">
            <w:pPr>
              <w:spacing w:before="20" w:after="20"/>
            </w:pPr>
            <w:r>
              <w:rPr>
                <w:sz w:val="18"/>
                <w:szCs w:val="18"/>
              </w:rPr>
              <w:t>减：归属于非控股权益的净亏损</w:t>
            </w:r>
          </w:p>
        </w:tc>
        <w:tc>
          <w:tcPr>
            <w:tcW w:w="1670" w:type="dxa"/>
            <w:vAlign w:val="bottom"/>
          </w:tcPr>
          <w:p w14:paraId="579F8A9D">
            <w:pPr>
              <w:spacing w:before="20" w:after="20"/>
              <w:jc w:val="right"/>
            </w:pPr>
            <w:r>
              <w:rPr>
                <w:sz w:val="18"/>
                <w:szCs w:val="18"/>
              </w:rPr>
              <w:t>—</w:t>
            </w:r>
          </w:p>
        </w:tc>
        <w:tc>
          <w:tcPr>
            <w:tcW w:w="1670" w:type="dxa"/>
            <w:vAlign w:val="bottom"/>
          </w:tcPr>
          <w:p w14:paraId="2EB9D9F9">
            <w:pPr>
              <w:spacing w:before="20" w:after="20"/>
              <w:jc w:val="right"/>
            </w:pPr>
            <w:r>
              <w:rPr>
                <w:sz w:val="18"/>
                <w:szCs w:val="18"/>
              </w:rPr>
              <w:t>(502,522)</w:t>
            </w:r>
          </w:p>
        </w:tc>
        <w:tc>
          <w:tcPr>
            <w:tcW w:w="1670" w:type="dxa"/>
            <w:vAlign w:val="bottom"/>
          </w:tcPr>
          <w:p w14:paraId="02CC3244">
            <w:pPr>
              <w:spacing w:before="20" w:after="20"/>
              <w:jc w:val="right"/>
            </w:pPr>
            <w:r>
              <w:rPr>
                <w:sz w:val="18"/>
                <w:szCs w:val="18"/>
              </w:rPr>
              <w:t>—</w:t>
            </w:r>
          </w:p>
        </w:tc>
        <w:tc>
          <w:tcPr>
            <w:tcW w:w="1670" w:type="dxa"/>
            <w:vAlign w:val="bottom"/>
          </w:tcPr>
          <w:p w14:paraId="6C3E14DE">
            <w:pPr>
              <w:spacing w:before="20" w:after="20"/>
              <w:jc w:val="right"/>
            </w:pPr>
            <w:r>
              <w:rPr>
                <w:sz w:val="18"/>
                <w:szCs w:val="18"/>
              </w:rPr>
              <w:t>(965,275)</w:t>
            </w:r>
          </w:p>
        </w:tc>
      </w:tr>
      <w:tr w14:paraId="0256135C">
        <w:tc>
          <w:tcPr>
            <w:tcW w:w="3400" w:type="dxa"/>
            <w:vAlign w:val="bottom"/>
          </w:tcPr>
          <w:p w14:paraId="6D09C9A5">
            <w:pPr>
              <w:spacing w:before="20" w:after="20"/>
            </w:pPr>
            <w:r>
              <w:rPr>
                <w:b/>
                <w:bCs/>
                <w:sz w:val="18"/>
                <w:szCs w:val="18"/>
              </w:rPr>
              <w:t>归属于 TOYO Co., Ltd. 股东的综合收益</w:t>
            </w:r>
          </w:p>
        </w:tc>
        <w:tc>
          <w:tcPr>
            <w:tcW w:w="1670" w:type="dxa"/>
            <w:vAlign w:val="bottom"/>
          </w:tcPr>
          <w:p w14:paraId="2ED584CC">
            <w:pPr>
              <w:spacing w:before="20" w:after="20"/>
              <w:jc w:val="right"/>
            </w:pPr>
            <w:r>
              <w:rPr>
                <w:b/>
                <w:bCs/>
                <w:sz w:val="18"/>
                <w:szCs w:val="18"/>
              </w:rPr>
              <w:t>$17,073,392</w:t>
            </w:r>
          </w:p>
        </w:tc>
        <w:tc>
          <w:tcPr>
            <w:tcW w:w="1670" w:type="dxa"/>
            <w:vAlign w:val="bottom"/>
          </w:tcPr>
          <w:p w14:paraId="37662170">
            <w:pPr>
              <w:spacing w:before="20" w:after="20"/>
              <w:jc w:val="right"/>
            </w:pPr>
            <w:r>
              <w:rPr>
                <w:b/>
                <w:bCs/>
                <w:sz w:val="18"/>
                <w:szCs w:val="18"/>
              </w:rPr>
              <w:t>$5,524,274</w:t>
            </w:r>
          </w:p>
        </w:tc>
        <w:tc>
          <w:tcPr>
            <w:tcW w:w="1670" w:type="dxa"/>
            <w:vAlign w:val="bottom"/>
          </w:tcPr>
          <w:p w14:paraId="7077A129">
            <w:pPr>
              <w:spacing w:before="20" w:after="20"/>
              <w:jc w:val="right"/>
            </w:pPr>
            <w:r>
              <w:rPr>
                <w:b/>
                <w:bCs/>
                <w:sz w:val="18"/>
                <w:szCs w:val="18"/>
              </w:rPr>
              <w:t>45,775,524</w:t>
            </w:r>
          </w:p>
        </w:tc>
        <w:tc>
          <w:tcPr>
            <w:tcW w:w="1670" w:type="dxa"/>
            <w:vAlign w:val="bottom"/>
          </w:tcPr>
          <w:p w14:paraId="6F1FE4C1">
            <w:pPr>
              <w:spacing w:before="20" w:after="20"/>
              <w:jc w:val="right"/>
            </w:pPr>
            <w:r>
              <w:rPr>
                <w:b/>
                <w:bCs/>
                <w:sz w:val="18"/>
                <w:szCs w:val="18"/>
              </w:rPr>
              <w:t>1,791,863</w:t>
            </w:r>
          </w:p>
        </w:tc>
      </w:tr>
      <w:tr w14:paraId="671C11ED">
        <w:tc>
          <w:tcPr>
            <w:tcW w:w="3400" w:type="dxa"/>
            <w:vAlign w:val="bottom"/>
          </w:tcPr>
          <w:p w14:paraId="1141A6E6">
            <w:pPr>
              <w:spacing w:before="20" w:after="20"/>
            </w:pPr>
            <w:r>
              <w:rPr>
                <w:sz w:val="18"/>
                <w:szCs w:val="18"/>
              </w:rPr>
              <w:t>加权平均普通股数 — 基本</w:t>
            </w:r>
          </w:p>
        </w:tc>
        <w:tc>
          <w:tcPr>
            <w:tcW w:w="1670" w:type="dxa"/>
            <w:vAlign w:val="bottom"/>
          </w:tcPr>
          <w:p w14:paraId="16F206EE">
            <w:pPr>
              <w:spacing w:before="20" w:after="20"/>
              <w:jc w:val="right"/>
            </w:pPr>
            <w:r>
              <w:rPr>
                <w:sz w:val="18"/>
                <w:szCs w:val="18"/>
              </w:rPr>
              <w:t>38,193,043</w:t>
            </w:r>
          </w:p>
        </w:tc>
        <w:tc>
          <w:tcPr>
            <w:tcW w:w="1670" w:type="dxa"/>
            <w:vAlign w:val="bottom"/>
          </w:tcPr>
          <w:p w14:paraId="2EA90D3B">
            <w:pPr>
              <w:spacing w:before="20" w:after="20"/>
              <w:jc w:val="right"/>
            </w:pPr>
            <w:r>
              <w:rPr>
                <w:sz w:val="18"/>
                <w:szCs w:val="18"/>
              </w:rPr>
              <w:t>34,480,116</w:t>
            </w:r>
          </w:p>
        </w:tc>
        <w:tc>
          <w:tcPr>
            <w:tcW w:w="1670" w:type="dxa"/>
            <w:vAlign w:val="bottom"/>
          </w:tcPr>
          <w:p w14:paraId="1009D18D">
            <w:pPr>
              <w:spacing w:before="20" w:after="20"/>
              <w:jc w:val="right"/>
            </w:pPr>
            <w:r>
              <w:rPr>
                <w:sz w:val="18"/>
                <w:szCs w:val="18"/>
              </w:rPr>
              <w:t>37,937,402</w:t>
            </w:r>
          </w:p>
        </w:tc>
        <w:tc>
          <w:tcPr>
            <w:tcW w:w="1670" w:type="dxa"/>
            <w:vAlign w:val="bottom"/>
          </w:tcPr>
          <w:p w14:paraId="5144C0BC">
            <w:pPr>
              <w:spacing w:before="20" w:after="20"/>
              <w:jc w:val="right"/>
            </w:pPr>
            <w:r>
              <w:rPr>
                <w:sz w:val="18"/>
                <w:szCs w:val="18"/>
              </w:rPr>
              <w:t>34,040,373</w:t>
            </w:r>
          </w:p>
        </w:tc>
      </w:tr>
      <w:tr w14:paraId="68ABFD51">
        <w:tc>
          <w:tcPr>
            <w:tcW w:w="3400" w:type="dxa"/>
            <w:vAlign w:val="bottom"/>
          </w:tcPr>
          <w:p w14:paraId="6EDDB28B">
            <w:pPr>
              <w:spacing w:before="20" w:after="20"/>
            </w:pPr>
            <w:r>
              <w:rPr>
                <w:b/>
                <w:bCs/>
                <w:sz w:val="18"/>
                <w:szCs w:val="18"/>
              </w:rPr>
              <w:t>每股收益 — 基本</w:t>
            </w:r>
          </w:p>
        </w:tc>
        <w:tc>
          <w:tcPr>
            <w:tcW w:w="1670" w:type="dxa"/>
            <w:vAlign w:val="bottom"/>
          </w:tcPr>
          <w:p w14:paraId="03BAF410">
            <w:pPr>
              <w:spacing w:before="20" w:after="20"/>
              <w:jc w:val="right"/>
            </w:pPr>
            <w:r>
              <w:rPr>
                <w:b/>
                <w:bCs/>
                <w:sz w:val="18"/>
                <w:szCs w:val="18"/>
              </w:rPr>
              <w:t>$0.46</w:t>
            </w:r>
          </w:p>
        </w:tc>
        <w:tc>
          <w:tcPr>
            <w:tcW w:w="1670" w:type="dxa"/>
            <w:vAlign w:val="bottom"/>
          </w:tcPr>
          <w:p w14:paraId="30179BCB">
            <w:pPr>
              <w:spacing w:before="20" w:after="20"/>
              <w:jc w:val="right"/>
            </w:pPr>
            <w:r>
              <w:rPr>
                <w:b/>
                <w:bCs/>
                <w:sz w:val="18"/>
                <w:szCs w:val="18"/>
              </w:rPr>
              <w:t>$0.16</w:t>
            </w:r>
          </w:p>
        </w:tc>
        <w:tc>
          <w:tcPr>
            <w:tcW w:w="1670" w:type="dxa"/>
            <w:vAlign w:val="bottom"/>
          </w:tcPr>
          <w:p w14:paraId="57FA7B4E">
            <w:pPr>
              <w:spacing w:before="20" w:after="20"/>
              <w:jc w:val="right"/>
            </w:pPr>
            <w:r>
              <w:rPr>
                <w:b/>
                <w:bCs/>
                <w:sz w:val="18"/>
                <w:szCs w:val="18"/>
              </w:rPr>
              <w:t>$1.21</w:t>
            </w:r>
          </w:p>
        </w:tc>
        <w:tc>
          <w:tcPr>
            <w:tcW w:w="1670" w:type="dxa"/>
            <w:vAlign w:val="bottom"/>
          </w:tcPr>
          <w:p w14:paraId="2D59D73C">
            <w:pPr>
              <w:spacing w:before="20" w:after="20"/>
              <w:jc w:val="right"/>
            </w:pPr>
            <w:r>
              <w:rPr>
                <w:b/>
                <w:bCs/>
                <w:sz w:val="18"/>
                <w:szCs w:val="18"/>
              </w:rPr>
              <w:t>$0.08</w:t>
            </w:r>
          </w:p>
        </w:tc>
      </w:tr>
      <w:tr w14:paraId="24461494">
        <w:tc>
          <w:tcPr>
            <w:tcW w:w="3400" w:type="dxa"/>
            <w:vAlign w:val="bottom"/>
          </w:tcPr>
          <w:p w14:paraId="23824EEF">
            <w:pPr>
              <w:spacing w:before="20" w:after="20"/>
            </w:pPr>
            <w:r>
              <w:rPr>
                <w:sz w:val="18"/>
                <w:szCs w:val="18"/>
              </w:rPr>
              <w:t>加权平均普通股数 — 摊薄</w:t>
            </w:r>
          </w:p>
        </w:tc>
        <w:tc>
          <w:tcPr>
            <w:tcW w:w="1670" w:type="dxa"/>
            <w:vAlign w:val="bottom"/>
          </w:tcPr>
          <w:p w14:paraId="469792FC">
            <w:pPr>
              <w:spacing w:before="20" w:after="20"/>
              <w:jc w:val="right"/>
            </w:pPr>
            <w:r>
              <w:rPr>
                <w:sz w:val="18"/>
                <w:szCs w:val="18"/>
              </w:rPr>
              <w:t>38,535,995</w:t>
            </w:r>
          </w:p>
        </w:tc>
        <w:tc>
          <w:tcPr>
            <w:tcW w:w="1670" w:type="dxa"/>
            <w:vAlign w:val="bottom"/>
          </w:tcPr>
          <w:p w14:paraId="040B455B">
            <w:pPr>
              <w:spacing w:before="20" w:after="20"/>
              <w:jc w:val="right"/>
            </w:pPr>
            <w:r>
              <w:rPr>
                <w:sz w:val="18"/>
                <w:szCs w:val="18"/>
              </w:rPr>
              <w:t>34,480,116</w:t>
            </w:r>
          </w:p>
        </w:tc>
        <w:tc>
          <w:tcPr>
            <w:tcW w:w="1670" w:type="dxa"/>
            <w:vAlign w:val="bottom"/>
          </w:tcPr>
          <w:p w14:paraId="241B5D35">
            <w:pPr>
              <w:spacing w:before="20" w:after="20"/>
              <w:jc w:val="right"/>
            </w:pPr>
            <w:r>
              <w:rPr>
                <w:sz w:val="18"/>
                <w:szCs w:val="18"/>
              </w:rPr>
              <w:t>38,116,031</w:t>
            </w:r>
          </w:p>
        </w:tc>
        <w:tc>
          <w:tcPr>
            <w:tcW w:w="1670" w:type="dxa"/>
            <w:vAlign w:val="bottom"/>
          </w:tcPr>
          <w:p w14:paraId="54BE5320">
            <w:pPr>
              <w:spacing w:before="20" w:after="20"/>
              <w:jc w:val="right"/>
            </w:pPr>
            <w:r>
              <w:rPr>
                <w:sz w:val="18"/>
                <w:szCs w:val="18"/>
              </w:rPr>
              <w:t>34,040,373</w:t>
            </w:r>
          </w:p>
        </w:tc>
      </w:tr>
      <w:tr w14:paraId="426B01F8">
        <w:tc>
          <w:tcPr>
            <w:tcW w:w="3400" w:type="dxa"/>
            <w:vAlign w:val="bottom"/>
          </w:tcPr>
          <w:p w14:paraId="393D2394">
            <w:pPr>
              <w:spacing w:before="20" w:after="20"/>
            </w:pPr>
            <w:r>
              <w:rPr>
                <w:b/>
                <w:bCs/>
                <w:sz w:val="18"/>
                <w:szCs w:val="18"/>
              </w:rPr>
              <w:t>每股收益 — 摊薄</w:t>
            </w:r>
          </w:p>
        </w:tc>
        <w:tc>
          <w:tcPr>
            <w:tcW w:w="1670" w:type="dxa"/>
            <w:vAlign w:val="bottom"/>
          </w:tcPr>
          <w:p w14:paraId="620C582B">
            <w:pPr>
              <w:spacing w:before="20" w:after="20"/>
              <w:jc w:val="right"/>
            </w:pPr>
            <w:r>
              <w:rPr>
                <w:b/>
                <w:bCs/>
                <w:sz w:val="18"/>
                <w:szCs w:val="18"/>
              </w:rPr>
              <w:t>$0.45</w:t>
            </w:r>
          </w:p>
        </w:tc>
        <w:tc>
          <w:tcPr>
            <w:tcW w:w="1670" w:type="dxa"/>
            <w:vAlign w:val="bottom"/>
          </w:tcPr>
          <w:p w14:paraId="43C0D123">
            <w:pPr>
              <w:spacing w:before="20" w:after="20"/>
              <w:jc w:val="right"/>
            </w:pPr>
            <w:r>
              <w:rPr>
                <w:b/>
                <w:bCs/>
                <w:sz w:val="18"/>
                <w:szCs w:val="18"/>
              </w:rPr>
              <w:t>$0.16</w:t>
            </w:r>
          </w:p>
        </w:tc>
        <w:tc>
          <w:tcPr>
            <w:tcW w:w="1670" w:type="dxa"/>
            <w:vAlign w:val="bottom"/>
          </w:tcPr>
          <w:p w14:paraId="09B70E74">
            <w:pPr>
              <w:spacing w:before="20" w:after="20"/>
              <w:jc w:val="right"/>
            </w:pPr>
            <w:r>
              <w:rPr>
                <w:b/>
                <w:bCs/>
                <w:sz w:val="18"/>
                <w:szCs w:val="18"/>
              </w:rPr>
              <w:t>$1.20</w:t>
            </w:r>
          </w:p>
        </w:tc>
        <w:tc>
          <w:tcPr>
            <w:tcW w:w="1670" w:type="dxa"/>
            <w:vAlign w:val="bottom"/>
          </w:tcPr>
          <w:p w14:paraId="515DE4BB">
            <w:pPr>
              <w:spacing w:before="20" w:after="20"/>
              <w:jc w:val="right"/>
            </w:pPr>
            <w:r>
              <w:rPr>
                <w:b/>
                <w:bCs/>
                <w:sz w:val="18"/>
                <w:szCs w:val="18"/>
              </w:rPr>
              <w:t>$0.08</w:t>
            </w:r>
          </w:p>
        </w:tc>
      </w:tr>
    </w:tbl>
    <w:p w14:paraId="054BC08A">
      <w:pPr>
        <w:spacing w:after="200"/>
      </w:pPr>
    </w:p>
    <w:p w14:paraId="29A6301F">
      <w:pPr>
        <w:keepNext/>
        <w:spacing w:after="100"/>
        <w:jc w:val="center"/>
      </w:pPr>
      <w:r>
        <w:rPr>
          <w:b/>
          <w:bCs/>
        </w:rPr>
        <w:t>TOYO Co., Ltd</w:t>
      </w:r>
      <w:r>
        <w:rPr>
          <w:b/>
          <w:bCs/>
        </w:rPr>
        <w:br w:type="textWrapping"/>
      </w:r>
      <w:r>
        <w:rPr>
          <w:b/>
          <w:bCs/>
        </w:rPr>
        <w:t>未经审计简明合并资产负债表</w:t>
      </w:r>
      <w:r>
        <w:rPr>
          <w:b/>
          <w:bCs/>
        </w:rPr>
        <w:br w:type="textWrapping"/>
      </w:r>
      <w:r>
        <w:rPr>
          <w:b/>
          <w:bCs/>
        </w:rPr>
        <w:t>（金额以美元（“US$”）列示，股份数除外）</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E76BC0D">
        <w:tc>
          <w:tcPr>
            <w:tcW w:w="5680" w:type="dxa"/>
            <w:tcBorders>
              <w:bottom w:val="single" w:color="000000" w:sz="8" w:space="0"/>
            </w:tcBorders>
            <w:vAlign w:val="bottom"/>
          </w:tcPr>
          <w:p w14:paraId="32B91C08">
            <w:pPr>
              <w:spacing w:before="20" w:after="20"/>
            </w:pPr>
          </w:p>
        </w:tc>
        <w:tc>
          <w:tcPr>
            <w:tcW w:w="2200" w:type="dxa"/>
            <w:tcBorders>
              <w:bottom w:val="single" w:color="000000" w:sz="8" w:space="0"/>
            </w:tcBorders>
            <w:vAlign w:val="bottom"/>
          </w:tcPr>
          <w:p w14:paraId="583B3C06">
            <w:pPr>
              <w:spacing w:before="20" w:after="20"/>
              <w:jc w:val="center"/>
            </w:pPr>
            <w:r>
              <w:rPr>
                <w:b/>
                <w:bCs/>
                <w:sz w:val="18"/>
                <w:szCs w:val="18"/>
              </w:rPr>
              <w:t>2026 年 6 月 30 日</w:t>
            </w:r>
          </w:p>
        </w:tc>
        <w:tc>
          <w:tcPr>
            <w:tcW w:w="2200" w:type="dxa"/>
            <w:tcBorders>
              <w:bottom w:val="single" w:color="000000" w:sz="8" w:space="0"/>
            </w:tcBorders>
            <w:vAlign w:val="bottom"/>
          </w:tcPr>
          <w:p w14:paraId="6C29F902">
            <w:pPr>
              <w:spacing w:before="20" w:after="20"/>
              <w:jc w:val="center"/>
            </w:pPr>
            <w:r>
              <w:rPr>
                <w:b/>
                <w:bCs/>
                <w:sz w:val="18"/>
                <w:szCs w:val="18"/>
              </w:rPr>
              <w:t>2025 年 12 月 31 日</w:t>
            </w:r>
          </w:p>
        </w:tc>
      </w:tr>
      <w:tr w14:paraId="39D4D910">
        <w:tc>
          <w:tcPr>
            <w:tcW w:w="5680" w:type="dxa"/>
            <w:vAlign w:val="bottom"/>
          </w:tcPr>
          <w:p w14:paraId="506A8999">
            <w:pPr>
              <w:spacing w:before="20" w:after="20"/>
            </w:pPr>
            <w:r>
              <w:rPr>
                <w:b/>
                <w:bCs/>
                <w:sz w:val="18"/>
                <w:szCs w:val="18"/>
              </w:rPr>
              <w:t>资产</w:t>
            </w:r>
          </w:p>
        </w:tc>
        <w:tc>
          <w:tcPr>
            <w:tcW w:w="2200" w:type="dxa"/>
            <w:vAlign w:val="bottom"/>
          </w:tcPr>
          <w:p w14:paraId="4631EF44">
            <w:pPr>
              <w:spacing w:before="20" w:after="20"/>
              <w:jc w:val="right"/>
            </w:pPr>
          </w:p>
        </w:tc>
        <w:tc>
          <w:tcPr>
            <w:tcW w:w="2200" w:type="dxa"/>
            <w:vAlign w:val="bottom"/>
          </w:tcPr>
          <w:p w14:paraId="319259D7">
            <w:pPr>
              <w:spacing w:before="20" w:after="20"/>
              <w:jc w:val="right"/>
            </w:pPr>
          </w:p>
        </w:tc>
      </w:tr>
      <w:tr w14:paraId="13B9C357">
        <w:tc>
          <w:tcPr>
            <w:tcW w:w="5680" w:type="dxa"/>
            <w:vAlign w:val="bottom"/>
          </w:tcPr>
          <w:p w14:paraId="5FB0200D">
            <w:pPr>
              <w:spacing w:before="20" w:after="20"/>
            </w:pPr>
            <w:r>
              <w:rPr>
                <w:b/>
                <w:bCs/>
                <w:sz w:val="18"/>
                <w:szCs w:val="18"/>
              </w:rPr>
              <w:t>流动资产</w:t>
            </w:r>
          </w:p>
        </w:tc>
        <w:tc>
          <w:tcPr>
            <w:tcW w:w="2200" w:type="dxa"/>
            <w:vAlign w:val="bottom"/>
          </w:tcPr>
          <w:p w14:paraId="0622D095">
            <w:pPr>
              <w:spacing w:before="20" w:after="20"/>
              <w:jc w:val="right"/>
            </w:pPr>
          </w:p>
        </w:tc>
        <w:tc>
          <w:tcPr>
            <w:tcW w:w="2200" w:type="dxa"/>
            <w:vAlign w:val="bottom"/>
          </w:tcPr>
          <w:p w14:paraId="2D42CAE3">
            <w:pPr>
              <w:spacing w:before="20" w:after="20"/>
              <w:jc w:val="right"/>
            </w:pPr>
          </w:p>
        </w:tc>
      </w:tr>
      <w:tr w14:paraId="04E13097">
        <w:tc>
          <w:tcPr>
            <w:tcW w:w="5680" w:type="dxa"/>
            <w:vAlign w:val="bottom"/>
          </w:tcPr>
          <w:p w14:paraId="7676F7AD">
            <w:pPr>
              <w:spacing w:before="20" w:after="20"/>
              <w:ind w:left="120"/>
            </w:pPr>
            <w:r>
              <w:rPr>
                <w:sz w:val="18"/>
                <w:szCs w:val="18"/>
              </w:rPr>
              <w:t>现金</w:t>
            </w:r>
          </w:p>
        </w:tc>
        <w:tc>
          <w:tcPr>
            <w:tcW w:w="2200" w:type="dxa"/>
            <w:vAlign w:val="bottom"/>
          </w:tcPr>
          <w:p w14:paraId="751489C9">
            <w:pPr>
              <w:spacing w:before="20" w:after="20"/>
              <w:jc w:val="right"/>
            </w:pPr>
            <w:r>
              <w:rPr>
                <w:sz w:val="18"/>
                <w:szCs w:val="18"/>
              </w:rPr>
              <w:t>$103,467,022</w:t>
            </w:r>
          </w:p>
        </w:tc>
        <w:tc>
          <w:tcPr>
            <w:tcW w:w="2200" w:type="dxa"/>
            <w:vAlign w:val="bottom"/>
          </w:tcPr>
          <w:p w14:paraId="364F6CA4">
            <w:pPr>
              <w:spacing w:before="20" w:after="20"/>
              <w:jc w:val="right"/>
            </w:pPr>
            <w:r>
              <w:rPr>
                <w:sz w:val="18"/>
                <w:szCs w:val="18"/>
              </w:rPr>
              <w:t>$51,634,374</w:t>
            </w:r>
          </w:p>
        </w:tc>
      </w:tr>
      <w:tr w14:paraId="554EE0A0">
        <w:tc>
          <w:tcPr>
            <w:tcW w:w="5680" w:type="dxa"/>
            <w:vAlign w:val="bottom"/>
          </w:tcPr>
          <w:p w14:paraId="048EF4BD">
            <w:pPr>
              <w:spacing w:before="20" w:after="20"/>
              <w:ind w:left="120"/>
            </w:pPr>
            <w:r>
              <w:rPr>
                <w:sz w:val="18"/>
                <w:szCs w:val="18"/>
              </w:rPr>
              <w:t>受限制现金</w:t>
            </w:r>
          </w:p>
        </w:tc>
        <w:tc>
          <w:tcPr>
            <w:tcW w:w="2200" w:type="dxa"/>
            <w:vAlign w:val="bottom"/>
          </w:tcPr>
          <w:p w14:paraId="26792AE2">
            <w:pPr>
              <w:spacing w:before="20" w:after="20"/>
              <w:jc w:val="right"/>
            </w:pPr>
            <w:r>
              <w:rPr>
                <w:sz w:val="18"/>
                <w:szCs w:val="18"/>
              </w:rPr>
              <w:t>6,576,827</w:t>
            </w:r>
          </w:p>
        </w:tc>
        <w:tc>
          <w:tcPr>
            <w:tcW w:w="2200" w:type="dxa"/>
            <w:vAlign w:val="bottom"/>
          </w:tcPr>
          <w:p w14:paraId="72074A41">
            <w:pPr>
              <w:spacing w:before="20" w:after="20"/>
              <w:jc w:val="right"/>
            </w:pPr>
            <w:r>
              <w:rPr>
                <w:sz w:val="18"/>
                <w:szCs w:val="18"/>
              </w:rPr>
              <w:t>714,245</w:t>
            </w:r>
          </w:p>
        </w:tc>
      </w:tr>
      <w:tr w14:paraId="4B098329">
        <w:tc>
          <w:tcPr>
            <w:tcW w:w="5680" w:type="dxa"/>
            <w:vAlign w:val="bottom"/>
          </w:tcPr>
          <w:p w14:paraId="5032787D">
            <w:pPr>
              <w:spacing w:before="20" w:after="20"/>
              <w:ind w:left="120"/>
            </w:pPr>
            <w:r>
              <w:rPr>
                <w:sz w:val="18"/>
                <w:szCs w:val="18"/>
              </w:rPr>
              <w:t>应收账款净额</w:t>
            </w:r>
          </w:p>
        </w:tc>
        <w:tc>
          <w:tcPr>
            <w:tcW w:w="2200" w:type="dxa"/>
            <w:vAlign w:val="bottom"/>
          </w:tcPr>
          <w:p w14:paraId="3C9B5ABB">
            <w:pPr>
              <w:spacing w:before="20" w:after="20"/>
              <w:jc w:val="right"/>
            </w:pPr>
            <w:r>
              <w:rPr>
                <w:sz w:val="18"/>
                <w:szCs w:val="18"/>
              </w:rPr>
              <w:t>15,406,535</w:t>
            </w:r>
          </w:p>
        </w:tc>
        <w:tc>
          <w:tcPr>
            <w:tcW w:w="2200" w:type="dxa"/>
            <w:vAlign w:val="bottom"/>
          </w:tcPr>
          <w:p w14:paraId="3C8FFE3F">
            <w:pPr>
              <w:spacing w:before="20" w:after="20"/>
              <w:jc w:val="right"/>
            </w:pPr>
            <w:r>
              <w:rPr>
                <w:sz w:val="18"/>
                <w:szCs w:val="18"/>
              </w:rPr>
              <w:t>11,253,459</w:t>
            </w:r>
          </w:p>
        </w:tc>
      </w:tr>
      <w:tr w14:paraId="6FB5404F">
        <w:tc>
          <w:tcPr>
            <w:tcW w:w="5680" w:type="dxa"/>
            <w:vAlign w:val="bottom"/>
          </w:tcPr>
          <w:p w14:paraId="3A310329">
            <w:pPr>
              <w:spacing w:before="20" w:after="20"/>
              <w:ind w:left="120"/>
            </w:pPr>
            <w:r>
              <w:rPr>
                <w:sz w:val="18"/>
                <w:szCs w:val="18"/>
              </w:rPr>
              <w:t>应收账款 — 关联方</w:t>
            </w:r>
          </w:p>
        </w:tc>
        <w:tc>
          <w:tcPr>
            <w:tcW w:w="2200" w:type="dxa"/>
            <w:vAlign w:val="bottom"/>
          </w:tcPr>
          <w:p w14:paraId="0792A197">
            <w:pPr>
              <w:spacing w:before="20" w:after="20"/>
              <w:jc w:val="right"/>
            </w:pPr>
            <w:r>
              <w:rPr>
                <w:sz w:val="18"/>
                <w:szCs w:val="18"/>
              </w:rPr>
              <w:t>—</w:t>
            </w:r>
          </w:p>
        </w:tc>
        <w:tc>
          <w:tcPr>
            <w:tcW w:w="2200" w:type="dxa"/>
            <w:vAlign w:val="bottom"/>
          </w:tcPr>
          <w:p w14:paraId="73801377">
            <w:pPr>
              <w:spacing w:before="20" w:after="20"/>
              <w:jc w:val="right"/>
            </w:pPr>
            <w:r>
              <w:rPr>
                <w:sz w:val="18"/>
                <w:szCs w:val="18"/>
              </w:rPr>
              <w:t>494,695</w:t>
            </w:r>
          </w:p>
        </w:tc>
      </w:tr>
      <w:tr w14:paraId="1B9B1A91">
        <w:tc>
          <w:tcPr>
            <w:tcW w:w="5680" w:type="dxa"/>
            <w:vAlign w:val="bottom"/>
          </w:tcPr>
          <w:p w14:paraId="73AB7440">
            <w:pPr>
              <w:spacing w:before="20" w:after="20"/>
              <w:ind w:left="120"/>
            </w:pPr>
            <w:r>
              <w:rPr>
                <w:sz w:val="18"/>
                <w:szCs w:val="18"/>
              </w:rPr>
              <w:t>预付款项</w:t>
            </w:r>
          </w:p>
        </w:tc>
        <w:tc>
          <w:tcPr>
            <w:tcW w:w="2200" w:type="dxa"/>
            <w:vAlign w:val="bottom"/>
          </w:tcPr>
          <w:p w14:paraId="41083C6C">
            <w:pPr>
              <w:spacing w:before="20" w:after="20"/>
              <w:jc w:val="right"/>
            </w:pPr>
            <w:r>
              <w:rPr>
                <w:sz w:val="18"/>
                <w:szCs w:val="18"/>
              </w:rPr>
              <w:t>10,075,305</w:t>
            </w:r>
          </w:p>
        </w:tc>
        <w:tc>
          <w:tcPr>
            <w:tcW w:w="2200" w:type="dxa"/>
            <w:vAlign w:val="bottom"/>
          </w:tcPr>
          <w:p w14:paraId="5C64C4E0">
            <w:pPr>
              <w:spacing w:before="20" w:after="20"/>
              <w:jc w:val="right"/>
            </w:pPr>
            <w:r>
              <w:rPr>
                <w:sz w:val="18"/>
                <w:szCs w:val="18"/>
              </w:rPr>
              <w:t>25,407,080</w:t>
            </w:r>
          </w:p>
        </w:tc>
      </w:tr>
      <w:tr w14:paraId="2090400B">
        <w:tc>
          <w:tcPr>
            <w:tcW w:w="5680" w:type="dxa"/>
            <w:vAlign w:val="bottom"/>
          </w:tcPr>
          <w:p w14:paraId="46EFC552">
            <w:pPr>
              <w:spacing w:before="20" w:after="20"/>
              <w:ind w:left="120"/>
            </w:pPr>
            <w:r>
              <w:rPr>
                <w:sz w:val="18"/>
                <w:szCs w:val="18"/>
              </w:rPr>
              <w:t>预付款项 — 关联方</w:t>
            </w:r>
          </w:p>
        </w:tc>
        <w:tc>
          <w:tcPr>
            <w:tcW w:w="2200" w:type="dxa"/>
            <w:vAlign w:val="bottom"/>
          </w:tcPr>
          <w:p w14:paraId="0F51AE86">
            <w:pPr>
              <w:spacing w:before="20" w:after="20"/>
              <w:jc w:val="right"/>
            </w:pPr>
            <w:r>
              <w:rPr>
                <w:sz w:val="18"/>
                <w:szCs w:val="18"/>
              </w:rPr>
              <w:t>—</w:t>
            </w:r>
          </w:p>
        </w:tc>
        <w:tc>
          <w:tcPr>
            <w:tcW w:w="2200" w:type="dxa"/>
            <w:vAlign w:val="bottom"/>
          </w:tcPr>
          <w:p w14:paraId="53A555EA">
            <w:pPr>
              <w:spacing w:before="20" w:after="20"/>
              <w:jc w:val="right"/>
            </w:pPr>
            <w:r>
              <w:rPr>
                <w:sz w:val="18"/>
                <w:szCs w:val="18"/>
              </w:rPr>
              <w:t>72,264</w:t>
            </w:r>
          </w:p>
        </w:tc>
      </w:tr>
      <w:tr w14:paraId="049B167B">
        <w:tc>
          <w:tcPr>
            <w:tcW w:w="5680" w:type="dxa"/>
            <w:vAlign w:val="bottom"/>
          </w:tcPr>
          <w:p w14:paraId="12B12ADE">
            <w:pPr>
              <w:spacing w:before="20" w:after="20"/>
              <w:ind w:left="120"/>
            </w:pPr>
            <w:r>
              <w:rPr>
                <w:sz w:val="18"/>
                <w:szCs w:val="18"/>
              </w:rPr>
              <w:t>存货净额</w:t>
            </w:r>
          </w:p>
        </w:tc>
        <w:tc>
          <w:tcPr>
            <w:tcW w:w="2200" w:type="dxa"/>
            <w:vAlign w:val="bottom"/>
          </w:tcPr>
          <w:p w14:paraId="6AB318D4">
            <w:pPr>
              <w:spacing w:before="20" w:after="20"/>
              <w:jc w:val="right"/>
            </w:pPr>
            <w:r>
              <w:rPr>
                <w:sz w:val="18"/>
                <w:szCs w:val="18"/>
              </w:rPr>
              <w:t>132,128,202</w:t>
            </w:r>
          </w:p>
        </w:tc>
        <w:tc>
          <w:tcPr>
            <w:tcW w:w="2200" w:type="dxa"/>
            <w:vAlign w:val="bottom"/>
          </w:tcPr>
          <w:p w14:paraId="67DB4C7E">
            <w:pPr>
              <w:spacing w:before="20" w:after="20"/>
              <w:jc w:val="right"/>
            </w:pPr>
            <w:r>
              <w:rPr>
                <w:sz w:val="18"/>
                <w:szCs w:val="18"/>
              </w:rPr>
              <w:t>79,986,077</w:t>
            </w:r>
          </w:p>
        </w:tc>
      </w:tr>
      <w:tr w14:paraId="65E10937">
        <w:tc>
          <w:tcPr>
            <w:tcW w:w="5680" w:type="dxa"/>
            <w:vAlign w:val="bottom"/>
          </w:tcPr>
          <w:p w14:paraId="07402B77">
            <w:pPr>
              <w:spacing w:before="20" w:after="20"/>
              <w:ind w:left="120"/>
            </w:pPr>
            <w:r>
              <w:rPr>
                <w:sz w:val="18"/>
                <w:szCs w:val="18"/>
              </w:rPr>
              <w:t>其他流动资产</w:t>
            </w:r>
          </w:p>
        </w:tc>
        <w:tc>
          <w:tcPr>
            <w:tcW w:w="2200" w:type="dxa"/>
            <w:vAlign w:val="bottom"/>
          </w:tcPr>
          <w:p w14:paraId="3D1F36A2">
            <w:pPr>
              <w:spacing w:before="20" w:after="20"/>
              <w:jc w:val="right"/>
            </w:pPr>
            <w:r>
              <w:rPr>
                <w:sz w:val="18"/>
                <w:szCs w:val="18"/>
              </w:rPr>
              <w:t>4,570,761</w:t>
            </w:r>
          </w:p>
        </w:tc>
        <w:tc>
          <w:tcPr>
            <w:tcW w:w="2200" w:type="dxa"/>
            <w:vAlign w:val="bottom"/>
          </w:tcPr>
          <w:p w14:paraId="329D17AE">
            <w:pPr>
              <w:spacing w:before="20" w:after="20"/>
              <w:jc w:val="right"/>
            </w:pPr>
            <w:r>
              <w:rPr>
                <w:sz w:val="18"/>
                <w:szCs w:val="18"/>
              </w:rPr>
              <w:t>2,282,883</w:t>
            </w:r>
          </w:p>
        </w:tc>
      </w:tr>
      <w:tr w14:paraId="22F76047">
        <w:tc>
          <w:tcPr>
            <w:tcW w:w="5680" w:type="dxa"/>
            <w:vAlign w:val="bottom"/>
          </w:tcPr>
          <w:p w14:paraId="3068D8C5">
            <w:pPr>
              <w:spacing w:before="20" w:after="20"/>
            </w:pPr>
            <w:r>
              <w:rPr>
                <w:b/>
                <w:bCs/>
                <w:sz w:val="18"/>
                <w:szCs w:val="18"/>
              </w:rPr>
              <w:t>流动资产合计</w:t>
            </w:r>
          </w:p>
        </w:tc>
        <w:tc>
          <w:tcPr>
            <w:tcW w:w="2200" w:type="dxa"/>
            <w:vAlign w:val="bottom"/>
          </w:tcPr>
          <w:p w14:paraId="047662B6">
            <w:pPr>
              <w:spacing w:before="20" w:after="20"/>
              <w:jc w:val="right"/>
            </w:pPr>
            <w:r>
              <w:rPr>
                <w:b/>
                <w:bCs/>
                <w:sz w:val="18"/>
                <w:szCs w:val="18"/>
              </w:rPr>
              <w:t>272,224,652</w:t>
            </w:r>
          </w:p>
        </w:tc>
        <w:tc>
          <w:tcPr>
            <w:tcW w:w="2200" w:type="dxa"/>
            <w:vAlign w:val="bottom"/>
          </w:tcPr>
          <w:p w14:paraId="4C015CB5">
            <w:pPr>
              <w:spacing w:before="20" w:after="20"/>
              <w:jc w:val="right"/>
            </w:pPr>
            <w:r>
              <w:rPr>
                <w:b/>
                <w:bCs/>
                <w:sz w:val="18"/>
                <w:szCs w:val="18"/>
              </w:rPr>
              <w:t>171,845,077</w:t>
            </w:r>
          </w:p>
        </w:tc>
      </w:tr>
      <w:tr w14:paraId="1C2214DB">
        <w:tc>
          <w:tcPr>
            <w:tcW w:w="5680" w:type="dxa"/>
            <w:vAlign w:val="bottom"/>
          </w:tcPr>
          <w:p w14:paraId="18AE1041">
            <w:pPr>
              <w:spacing w:before="20" w:after="20"/>
            </w:pPr>
            <w:r>
              <w:rPr>
                <w:b/>
                <w:bCs/>
                <w:sz w:val="18"/>
                <w:szCs w:val="18"/>
              </w:rPr>
              <w:t>非流动资产</w:t>
            </w:r>
          </w:p>
        </w:tc>
        <w:tc>
          <w:tcPr>
            <w:tcW w:w="2200" w:type="dxa"/>
            <w:vAlign w:val="bottom"/>
          </w:tcPr>
          <w:p w14:paraId="6A518ABC">
            <w:pPr>
              <w:spacing w:before="20" w:after="20"/>
              <w:jc w:val="right"/>
            </w:pPr>
          </w:p>
        </w:tc>
        <w:tc>
          <w:tcPr>
            <w:tcW w:w="2200" w:type="dxa"/>
            <w:vAlign w:val="bottom"/>
          </w:tcPr>
          <w:p w14:paraId="44253237">
            <w:pPr>
              <w:spacing w:before="20" w:after="20"/>
              <w:jc w:val="right"/>
            </w:pPr>
          </w:p>
        </w:tc>
      </w:tr>
      <w:tr w14:paraId="6220CADF">
        <w:tc>
          <w:tcPr>
            <w:tcW w:w="5680" w:type="dxa"/>
            <w:vAlign w:val="bottom"/>
          </w:tcPr>
          <w:p w14:paraId="65D7B181">
            <w:pPr>
              <w:spacing w:before="20" w:after="20"/>
              <w:ind w:left="120"/>
            </w:pPr>
            <w:r>
              <w:rPr>
                <w:sz w:val="18"/>
                <w:szCs w:val="18"/>
              </w:rPr>
              <w:t>受限制现金（非流动）</w:t>
            </w:r>
          </w:p>
        </w:tc>
        <w:tc>
          <w:tcPr>
            <w:tcW w:w="2200" w:type="dxa"/>
            <w:vAlign w:val="bottom"/>
          </w:tcPr>
          <w:p w14:paraId="574767B5">
            <w:pPr>
              <w:spacing w:before="20" w:after="20"/>
              <w:jc w:val="right"/>
            </w:pPr>
            <w:r>
              <w:rPr>
                <w:sz w:val="18"/>
                <w:szCs w:val="18"/>
              </w:rPr>
              <w:t>13,375,915</w:t>
            </w:r>
          </w:p>
        </w:tc>
        <w:tc>
          <w:tcPr>
            <w:tcW w:w="2200" w:type="dxa"/>
            <w:vAlign w:val="bottom"/>
          </w:tcPr>
          <w:p w14:paraId="7ECFB872">
            <w:pPr>
              <w:spacing w:before="20" w:after="20"/>
              <w:jc w:val="right"/>
            </w:pPr>
            <w:r>
              <w:rPr>
                <w:sz w:val="18"/>
                <w:szCs w:val="18"/>
              </w:rPr>
              <w:t>6,511,407</w:t>
            </w:r>
          </w:p>
        </w:tc>
      </w:tr>
      <w:tr w14:paraId="7AE141D7">
        <w:tc>
          <w:tcPr>
            <w:tcW w:w="5680" w:type="dxa"/>
            <w:vAlign w:val="bottom"/>
          </w:tcPr>
          <w:p w14:paraId="203605B4">
            <w:pPr>
              <w:spacing w:before="20" w:after="20"/>
              <w:ind w:left="120"/>
            </w:pPr>
            <w:r>
              <w:rPr>
                <w:sz w:val="18"/>
                <w:szCs w:val="18"/>
              </w:rPr>
              <w:t>长期待摊费用</w:t>
            </w:r>
          </w:p>
        </w:tc>
        <w:tc>
          <w:tcPr>
            <w:tcW w:w="2200" w:type="dxa"/>
            <w:vAlign w:val="bottom"/>
          </w:tcPr>
          <w:p w14:paraId="4B91EAC0">
            <w:pPr>
              <w:spacing w:before="20" w:after="20"/>
              <w:jc w:val="right"/>
            </w:pPr>
            <w:r>
              <w:rPr>
                <w:sz w:val="18"/>
                <w:szCs w:val="18"/>
              </w:rPr>
              <w:t>6,747,346</w:t>
            </w:r>
          </w:p>
        </w:tc>
        <w:tc>
          <w:tcPr>
            <w:tcW w:w="2200" w:type="dxa"/>
            <w:vAlign w:val="bottom"/>
          </w:tcPr>
          <w:p w14:paraId="011740E6">
            <w:pPr>
              <w:spacing w:before="20" w:after="20"/>
              <w:jc w:val="right"/>
            </w:pPr>
            <w:r>
              <w:rPr>
                <w:sz w:val="18"/>
                <w:szCs w:val="18"/>
              </w:rPr>
              <w:t>6,834,162</w:t>
            </w:r>
          </w:p>
        </w:tc>
      </w:tr>
      <w:tr w14:paraId="57DEB326">
        <w:tc>
          <w:tcPr>
            <w:tcW w:w="5680" w:type="dxa"/>
            <w:vAlign w:val="bottom"/>
          </w:tcPr>
          <w:p w14:paraId="39FAE9F9">
            <w:pPr>
              <w:spacing w:before="20" w:after="20"/>
              <w:ind w:left="120"/>
            </w:pPr>
            <w:r>
              <w:rPr>
                <w:sz w:val="18"/>
                <w:szCs w:val="18"/>
              </w:rPr>
              <w:t>物业及设备保证金</w:t>
            </w:r>
          </w:p>
        </w:tc>
        <w:tc>
          <w:tcPr>
            <w:tcW w:w="2200" w:type="dxa"/>
            <w:vAlign w:val="bottom"/>
          </w:tcPr>
          <w:p w14:paraId="2C227458">
            <w:pPr>
              <w:spacing w:before="20" w:after="20"/>
              <w:jc w:val="right"/>
            </w:pPr>
            <w:r>
              <w:rPr>
                <w:sz w:val="18"/>
                <w:szCs w:val="18"/>
              </w:rPr>
              <w:t>3,826,052</w:t>
            </w:r>
          </w:p>
        </w:tc>
        <w:tc>
          <w:tcPr>
            <w:tcW w:w="2200" w:type="dxa"/>
            <w:vAlign w:val="bottom"/>
          </w:tcPr>
          <w:p w14:paraId="4999C47A">
            <w:pPr>
              <w:spacing w:before="20" w:after="20"/>
              <w:jc w:val="right"/>
            </w:pPr>
            <w:r>
              <w:rPr>
                <w:sz w:val="18"/>
                <w:szCs w:val="18"/>
              </w:rPr>
              <w:t>776,627</w:t>
            </w:r>
          </w:p>
        </w:tc>
      </w:tr>
      <w:tr w14:paraId="7E60154D">
        <w:tc>
          <w:tcPr>
            <w:tcW w:w="5680" w:type="dxa"/>
            <w:vAlign w:val="bottom"/>
          </w:tcPr>
          <w:p w14:paraId="6DD13C7D">
            <w:pPr>
              <w:spacing w:before="20" w:after="20"/>
              <w:ind w:left="120"/>
            </w:pPr>
            <w:r>
              <w:rPr>
                <w:sz w:val="18"/>
                <w:szCs w:val="18"/>
              </w:rPr>
              <w:t>物业及设备净额</w:t>
            </w:r>
          </w:p>
        </w:tc>
        <w:tc>
          <w:tcPr>
            <w:tcW w:w="2200" w:type="dxa"/>
            <w:vAlign w:val="bottom"/>
          </w:tcPr>
          <w:p w14:paraId="3E5D68A5">
            <w:pPr>
              <w:spacing w:before="20" w:after="20"/>
              <w:jc w:val="right"/>
            </w:pPr>
            <w:r>
              <w:rPr>
                <w:sz w:val="18"/>
                <w:szCs w:val="18"/>
              </w:rPr>
              <w:t>206,577,123</w:t>
            </w:r>
          </w:p>
        </w:tc>
        <w:tc>
          <w:tcPr>
            <w:tcW w:w="2200" w:type="dxa"/>
            <w:vAlign w:val="bottom"/>
          </w:tcPr>
          <w:p w14:paraId="6EB3C179">
            <w:pPr>
              <w:spacing w:before="20" w:after="20"/>
              <w:jc w:val="right"/>
            </w:pPr>
            <w:r>
              <w:rPr>
                <w:sz w:val="18"/>
                <w:szCs w:val="18"/>
              </w:rPr>
              <w:t>220,648,149</w:t>
            </w:r>
          </w:p>
        </w:tc>
      </w:tr>
      <w:tr w14:paraId="11D9F391">
        <w:tc>
          <w:tcPr>
            <w:tcW w:w="5680" w:type="dxa"/>
            <w:vAlign w:val="bottom"/>
          </w:tcPr>
          <w:p w14:paraId="502ECEA5">
            <w:pPr>
              <w:spacing w:before="20" w:after="20"/>
              <w:ind w:left="120"/>
            </w:pPr>
            <w:r>
              <w:rPr>
                <w:sz w:val="18"/>
                <w:szCs w:val="18"/>
              </w:rPr>
              <w:t>使用权资产</w:t>
            </w:r>
          </w:p>
        </w:tc>
        <w:tc>
          <w:tcPr>
            <w:tcW w:w="2200" w:type="dxa"/>
            <w:vAlign w:val="bottom"/>
          </w:tcPr>
          <w:p w14:paraId="6EED58EE">
            <w:pPr>
              <w:spacing w:before="20" w:after="20"/>
              <w:jc w:val="right"/>
            </w:pPr>
            <w:r>
              <w:rPr>
                <w:sz w:val="18"/>
                <w:szCs w:val="18"/>
              </w:rPr>
              <w:t>33,966,220</w:t>
            </w:r>
          </w:p>
        </w:tc>
        <w:tc>
          <w:tcPr>
            <w:tcW w:w="2200" w:type="dxa"/>
            <w:vAlign w:val="bottom"/>
          </w:tcPr>
          <w:p w14:paraId="6D37B73F">
            <w:pPr>
              <w:spacing w:before="20" w:after="20"/>
              <w:jc w:val="right"/>
            </w:pPr>
            <w:r>
              <w:rPr>
                <w:sz w:val="18"/>
                <w:szCs w:val="18"/>
              </w:rPr>
              <w:t>34,354,338</w:t>
            </w:r>
          </w:p>
        </w:tc>
      </w:tr>
      <w:tr w14:paraId="4CF26CC8">
        <w:tc>
          <w:tcPr>
            <w:tcW w:w="5680" w:type="dxa"/>
            <w:vAlign w:val="bottom"/>
          </w:tcPr>
          <w:p w14:paraId="622EE875">
            <w:pPr>
              <w:spacing w:before="20" w:after="20"/>
              <w:ind w:left="120"/>
            </w:pPr>
            <w:r>
              <w:rPr>
                <w:sz w:val="18"/>
                <w:szCs w:val="18"/>
              </w:rPr>
              <w:t>递延所得税资产</w:t>
            </w:r>
          </w:p>
        </w:tc>
        <w:tc>
          <w:tcPr>
            <w:tcW w:w="2200" w:type="dxa"/>
            <w:vAlign w:val="bottom"/>
          </w:tcPr>
          <w:p w14:paraId="50E26219">
            <w:pPr>
              <w:spacing w:before="20" w:after="20"/>
              <w:jc w:val="right"/>
            </w:pPr>
            <w:r>
              <w:rPr>
                <w:sz w:val="18"/>
                <w:szCs w:val="18"/>
              </w:rPr>
              <w:t>36,044</w:t>
            </w:r>
          </w:p>
        </w:tc>
        <w:tc>
          <w:tcPr>
            <w:tcW w:w="2200" w:type="dxa"/>
            <w:vAlign w:val="bottom"/>
          </w:tcPr>
          <w:p w14:paraId="537879B3">
            <w:pPr>
              <w:spacing w:before="20" w:after="20"/>
              <w:jc w:val="right"/>
            </w:pPr>
            <w:r>
              <w:rPr>
                <w:sz w:val="18"/>
                <w:szCs w:val="18"/>
              </w:rPr>
              <w:t>178,107</w:t>
            </w:r>
          </w:p>
        </w:tc>
      </w:tr>
      <w:tr w14:paraId="773EC5C8">
        <w:tc>
          <w:tcPr>
            <w:tcW w:w="5680" w:type="dxa"/>
            <w:vAlign w:val="bottom"/>
          </w:tcPr>
          <w:p w14:paraId="62ECCC8F">
            <w:pPr>
              <w:spacing w:before="20" w:after="20"/>
              <w:ind w:left="120"/>
            </w:pPr>
            <w:r>
              <w:rPr>
                <w:sz w:val="18"/>
                <w:szCs w:val="18"/>
              </w:rPr>
              <w:t>其他非流动资产</w:t>
            </w:r>
          </w:p>
        </w:tc>
        <w:tc>
          <w:tcPr>
            <w:tcW w:w="2200" w:type="dxa"/>
            <w:vAlign w:val="bottom"/>
          </w:tcPr>
          <w:p w14:paraId="1AF37E6E">
            <w:pPr>
              <w:spacing w:before="20" w:after="20"/>
              <w:jc w:val="right"/>
            </w:pPr>
            <w:r>
              <w:rPr>
                <w:sz w:val="18"/>
                <w:szCs w:val="18"/>
              </w:rPr>
              <w:t>820,781</w:t>
            </w:r>
          </w:p>
        </w:tc>
        <w:tc>
          <w:tcPr>
            <w:tcW w:w="2200" w:type="dxa"/>
            <w:vAlign w:val="bottom"/>
          </w:tcPr>
          <w:p w14:paraId="7722B790">
            <w:pPr>
              <w:spacing w:before="20" w:after="20"/>
              <w:jc w:val="right"/>
            </w:pPr>
            <w:r>
              <w:rPr>
                <w:sz w:val="18"/>
                <w:szCs w:val="18"/>
              </w:rPr>
              <w:t>285,954</w:t>
            </w:r>
          </w:p>
        </w:tc>
      </w:tr>
      <w:tr w14:paraId="5E3E8021">
        <w:tc>
          <w:tcPr>
            <w:tcW w:w="5680" w:type="dxa"/>
            <w:vAlign w:val="bottom"/>
          </w:tcPr>
          <w:p w14:paraId="069C03DC">
            <w:pPr>
              <w:spacing w:before="20" w:after="20"/>
            </w:pPr>
            <w:r>
              <w:rPr>
                <w:b/>
                <w:bCs/>
                <w:sz w:val="18"/>
                <w:szCs w:val="18"/>
              </w:rPr>
              <w:t>非流动资产合计</w:t>
            </w:r>
          </w:p>
        </w:tc>
        <w:tc>
          <w:tcPr>
            <w:tcW w:w="2200" w:type="dxa"/>
            <w:vAlign w:val="bottom"/>
          </w:tcPr>
          <w:p w14:paraId="57F7066C">
            <w:pPr>
              <w:spacing w:before="20" w:after="20"/>
              <w:jc w:val="right"/>
            </w:pPr>
            <w:r>
              <w:rPr>
                <w:b/>
                <w:bCs/>
                <w:sz w:val="18"/>
                <w:szCs w:val="18"/>
              </w:rPr>
              <w:t>265,349,481</w:t>
            </w:r>
          </w:p>
        </w:tc>
        <w:tc>
          <w:tcPr>
            <w:tcW w:w="2200" w:type="dxa"/>
            <w:vAlign w:val="bottom"/>
          </w:tcPr>
          <w:p w14:paraId="438EE5E3">
            <w:pPr>
              <w:spacing w:before="20" w:after="20"/>
              <w:jc w:val="right"/>
            </w:pPr>
            <w:r>
              <w:rPr>
                <w:b/>
                <w:bCs/>
                <w:sz w:val="18"/>
                <w:szCs w:val="18"/>
              </w:rPr>
              <w:t>269,588,744</w:t>
            </w:r>
          </w:p>
        </w:tc>
      </w:tr>
      <w:tr w14:paraId="37587C2A">
        <w:tc>
          <w:tcPr>
            <w:tcW w:w="5680" w:type="dxa"/>
            <w:vAlign w:val="bottom"/>
          </w:tcPr>
          <w:p w14:paraId="3E8596EB">
            <w:pPr>
              <w:spacing w:before="20" w:after="20"/>
            </w:pPr>
            <w:r>
              <w:rPr>
                <w:b/>
                <w:bCs/>
                <w:sz w:val="18"/>
                <w:szCs w:val="18"/>
              </w:rPr>
              <w:t>资产总计</w:t>
            </w:r>
          </w:p>
        </w:tc>
        <w:tc>
          <w:tcPr>
            <w:tcW w:w="2200" w:type="dxa"/>
            <w:vAlign w:val="bottom"/>
          </w:tcPr>
          <w:p w14:paraId="3BF9021E">
            <w:pPr>
              <w:spacing w:before="20" w:after="20"/>
              <w:jc w:val="right"/>
            </w:pPr>
            <w:r>
              <w:rPr>
                <w:b/>
                <w:bCs/>
                <w:sz w:val="18"/>
                <w:szCs w:val="18"/>
              </w:rPr>
              <w:t>$537,574,133</w:t>
            </w:r>
          </w:p>
        </w:tc>
        <w:tc>
          <w:tcPr>
            <w:tcW w:w="2200" w:type="dxa"/>
            <w:vAlign w:val="bottom"/>
          </w:tcPr>
          <w:p w14:paraId="7E3F8D7B">
            <w:pPr>
              <w:spacing w:before="20" w:after="20"/>
              <w:jc w:val="right"/>
            </w:pPr>
            <w:r>
              <w:rPr>
                <w:b/>
                <w:bCs/>
                <w:sz w:val="18"/>
                <w:szCs w:val="18"/>
              </w:rPr>
              <w:t>$441,433,821</w:t>
            </w:r>
          </w:p>
        </w:tc>
      </w:tr>
      <w:tr w14:paraId="41D5FD27">
        <w:tc>
          <w:tcPr>
            <w:tcW w:w="5680" w:type="dxa"/>
            <w:vAlign w:val="bottom"/>
          </w:tcPr>
          <w:p w14:paraId="1C581888">
            <w:pPr>
              <w:spacing w:before="20" w:after="20"/>
            </w:pPr>
            <w:r>
              <w:rPr>
                <w:b/>
                <w:bCs/>
                <w:sz w:val="18"/>
                <w:szCs w:val="18"/>
              </w:rPr>
              <w:t>负债及股东权益</w:t>
            </w:r>
          </w:p>
        </w:tc>
        <w:tc>
          <w:tcPr>
            <w:tcW w:w="2200" w:type="dxa"/>
            <w:vAlign w:val="bottom"/>
          </w:tcPr>
          <w:p w14:paraId="7709760A">
            <w:pPr>
              <w:spacing w:before="20" w:after="20"/>
              <w:jc w:val="right"/>
            </w:pPr>
          </w:p>
        </w:tc>
        <w:tc>
          <w:tcPr>
            <w:tcW w:w="2200" w:type="dxa"/>
            <w:vAlign w:val="bottom"/>
          </w:tcPr>
          <w:p w14:paraId="406D4114">
            <w:pPr>
              <w:spacing w:before="20" w:after="20"/>
              <w:jc w:val="right"/>
            </w:pPr>
          </w:p>
        </w:tc>
      </w:tr>
      <w:tr w14:paraId="765FAF67">
        <w:tc>
          <w:tcPr>
            <w:tcW w:w="5680" w:type="dxa"/>
            <w:vAlign w:val="bottom"/>
          </w:tcPr>
          <w:p w14:paraId="55B25EB3">
            <w:pPr>
              <w:spacing w:before="20" w:after="20"/>
            </w:pPr>
            <w:r>
              <w:rPr>
                <w:b/>
                <w:bCs/>
                <w:sz w:val="18"/>
                <w:szCs w:val="18"/>
              </w:rPr>
              <w:t>流动负债</w:t>
            </w:r>
          </w:p>
        </w:tc>
        <w:tc>
          <w:tcPr>
            <w:tcW w:w="2200" w:type="dxa"/>
            <w:vAlign w:val="bottom"/>
          </w:tcPr>
          <w:p w14:paraId="28106376">
            <w:pPr>
              <w:spacing w:before="20" w:after="20"/>
              <w:jc w:val="right"/>
            </w:pPr>
          </w:p>
        </w:tc>
        <w:tc>
          <w:tcPr>
            <w:tcW w:w="2200" w:type="dxa"/>
            <w:vAlign w:val="bottom"/>
          </w:tcPr>
          <w:p w14:paraId="2F2B50D2">
            <w:pPr>
              <w:spacing w:before="20" w:after="20"/>
              <w:jc w:val="right"/>
            </w:pPr>
          </w:p>
        </w:tc>
      </w:tr>
      <w:tr w14:paraId="048EC00D">
        <w:tc>
          <w:tcPr>
            <w:tcW w:w="5680" w:type="dxa"/>
            <w:vAlign w:val="bottom"/>
          </w:tcPr>
          <w:p w14:paraId="70ED3E65">
            <w:pPr>
              <w:spacing w:before="20" w:after="20"/>
              <w:ind w:left="120"/>
            </w:pPr>
            <w:r>
              <w:rPr>
                <w:sz w:val="18"/>
                <w:szCs w:val="18"/>
              </w:rPr>
              <w:t>短期银行借款</w:t>
            </w:r>
          </w:p>
        </w:tc>
        <w:tc>
          <w:tcPr>
            <w:tcW w:w="2200" w:type="dxa"/>
            <w:vAlign w:val="bottom"/>
          </w:tcPr>
          <w:p w14:paraId="46C3A1CC">
            <w:pPr>
              <w:spacing w:before="20" w:after="20"/>
              <w:jc w:val="right"/>
            </w:pPr>
            <w:r>
              <w:rPr>
                <w:sz w:val="18"/>
                <w:szCs w:val="18"/>
              </w:rPr>
              <w:t>$25,674,455</w:t>
            </w:r>
          </w:p>
        </w:tc>
        <w:tc>
          <w:tcPr>
            <w:tcW w:w="2200" w:type="dxa"/>
            <w:vAlign w:val="bottom"/>
          </w:tcPr>
          <w:p w14:paraId="555423DA">
            <w:pPr>
              <w:spacing w:before="20" w:after="20"/>
              <w:jc w:val="right"/>
            </w:pPr>
            <w:r>
              <w:rPr>
                <w:sz w:val="18"/>
                <w:szCs w:val="18"/>
              </w:rPr>
              <w:t>$30,648,493</w:t>
            </w:r>
          </w:p>
        </w:tc>
      </w:tr>
      <w:tr w14:paraId="12B802BA">
        <w:tc>
          <w:tcPr>
            <w:tcW w:w="5680" w:type="dxa"/>
            <w:vAlign w:val="bottom"/>
          </w:tcPr>
          <w:p w14:paraId="0EB490AB">
            <w:pPr>
              <w:spacing w:before="20" w:after="20"/>
              <w:ind w:left="120"/>
            </w:pPr>
            <w:r>
              <w:rPr>
                <w:sz w:val="18"/>
                <w:szCs w:val="18"/>
              </w:rPr>
              <w:t>应付账款</w:t>
            </w:r>
          </w:p>
        </w:tc>
        <w:tc>
          <w:tcPr>
            <w:tcW w:w="2200" w:type="dxa"/>
            <w:vAlign w:val="bottom"/>
          </w:tcPr>
          <w:p w14:paraId="47D61F07">
            <w:pPr>
              <w:spacing w:before="20" w:after="20"/>
              <w:jc w:val="right"/>
            </w:pPr>
            <w:r>
              <w:rPr>
                <w:sz w:val="18"/>
                <w:szCs w:val="18"/>
              </w:rPr>
              <w:t>63,065,077</w:t>
            </w:r>
          </w:p>
        </w:tc>
        <w:tc>
          <w:tcPr>
            <w:tcW w:w="2200" w:type="dxa"/>
            <w:vAlign w:val="bottom"/>
          </w:tcPr>
          <w:p w14:paraId="672EFB7C">
            <w:pPr>
              <w:spacing w:before="20" w:after="20"/>
              <w:jc w:val="right"/>
            </w:pPr>
            <w:r>
              <w:rPr>
                <w:sz w:val="18"/>
                <w:szCs w:val="18"/>
              </w:rPr>
              <w:t>52,376,724</w:t>
            </w:r>
          </w:p>
        </w:tc>
      </w:tr>
      <w:tr w14:paraId="3DD6C853">
        <w:tc>
          <w:tcPr>
            <w:tcW w:w="5680" w:type="dxa"/>
            <w:vAlign w:val="bottom"/>
          </w:tcPr>
          <w:p w14:paraId="716F15E9">
            <w:pPr>
              <w:spacing w:before="20" w:after="20"/>
              <w:ind w:left="120"/>
            </w:pPr>
            <w:r>
              <w:rPr>
                <w:sz w:val="18"/>
                <w:szCs w:val="18"/>
              </w:rPr>
              <w:t>应付账款 — 关联方</w:t>
            </w:r>
          </w:p>
        </w:tc>
        <w:tc>
          <w:tcPr>
            <w:tcW w:w="2200" w:type="dxa"/>
            <w:vAlign w:val="bottom"/>
          </w:tcPr>
          <w:p w14:paraId="61568B94">
            <w:pPr>
              <w:spacing w:before="20" w:after="20"/>
              <w:jc w:val="right"/>
            </w:pPr>
            <w:r>
              <w:rPr>
                <w:sz w:val="18"/>
                <w:szCs w:val="18"/>
              </w:rPr>
              <w:t>3,068,695</w:t>
            </w:r>
          </w:p>
        </w:tc>
        <w:tc>
          <w:tcPr>
            <w:tcW w:w="2200" w:type="dxa"/>
            <w:vAlign w:val="bottom"/>
          </w:tcPr>
          <w:p w14:paraId="0F9F718A">
            <w:pPr>
              <w:spacing w:before="20" w:after="20"/>
              <w:jc w:val="right"/>
            </w:pPr>
            <w:r>
              <w:rPr>
                <w:sz w:val="18"/>
                <w:szCs w:val="18"/>
              </w:rPr>
              <w:t>3,269,212</w:t>
            </w:r>
          </w:p>
        </w:tc>
      </w:tr>
      <w:tr w14:paraId="4A8F197A">
        <w:tc>
          <w:tcPr>
            <w:tcW w:w="5680" w:type="dxa"/>
            <w:vAlign w:val="bottom"/>
          </w:tcPr>
          <w:p w14:paraId="432DDA44">
            <w:pPr>
              <w:spacing w:before="20" w:after="20"/>
              <w:ind w:left="120"/>
            </w:pPr>
            <w:r>
              <w:rPr>
                <w:sz w:val="18"/>
                <w:szCs w:val="18"/>
              </w:rPr>
              <w:t>合同负债</w:t>
            </w:r>
          </w:p>
        </w:tc>
        <w:tc>
          <w:tcPr>
            <w:tcW w:w="2200" w:type="dxa"/>
            <w:vAlign w:val="bottom"/>
          </w:tcPr>
          <w:p w14:paraId="2CFAA284">
            <w:pPr>
              <w:spacing w:before="20" w:after="20"/>
              <w:jc w:val="right"/>
            </w:pPr>
            <w:r>
              <w:rPr>
                <w:sz w:val="18"/>
                <w:szCs w:val="18"/>
              </w:rPr>
              <w:t>49,327,830</w:t>
            </w:r>
          </w:p>
        </w:tc>
        <w:tc>
          <w:tcPr>
            <w:tcW w:w="2200" w:type="dxa"/>
            <w:vAlign w:val="bottom"/>
          </w:tcPr>
          <w:p w14:paraId="47DE0059">
            <w:pPr>
              <w:spacing w:before="20" w:after="20"/>
              <w:jc w:val="right"/>
            </w:pPr>
            <w:r>
              <w:rPr>
                <w:sz w:val="18"/>
                <w:szCs w:val="18"/>
              </w:rPr>
              <w:t>27,592,381</w:t>
            </w:r>
          </w:p>
        </w:tc>
      </w:tr>
      <w:tr w14:paraId="6844A059">
        <w:tc>
          <w:tcPr>
            <w:tcW w:w="5680" w:type="dxa"/>
            <w:vAlign w:val="bottom"/>
          </w:tcPr>
          <w:p w14:paraId="6038C235">
            <w:pPr>
              <w:spacing w:before="20" w:after="20"/>
              <w:ind w:left="120"/>
            </w:pPr>
            <w:r>
              <w:rPr>
                <w:sz w:val="18"/>
                <w:szCs w:val="18"/>
              </w:rPr>
              <w:t>合同负债 — 关联方</w:t>
            </w:r>
          </w:p>
        </w:tc>
        <w:tc>
          <w:tcPr>
            <w:tcW w:w="2200" w:type="dxa"/>
            <w:vAlign w:val="bottom"/>
          </w:tcPr>
          <w:p w14:paraId="2C65B7ED">
            <w:pPr>
              <w:spacing w:before="20" w:after="20"/>
              <w:jc w:val="right"/>
            </w:pPr>
            <w:r>
              <w:rPr>
                <w:sz w:val="18"/>
                <w:szCs w:val="18"/>
              </w:rPr>
              <w:t>64,715,769</w:t>
            </w:r>
          </w:p>
        </w:tc>
        <w:tc>
          <w:tcPr>
            <w:tcW w:w="2200" w:type="dxa"/>
            <w:vAlign w:val="bottom"/>
          </w:tcPr>
          <w:p w14:paraId="0F1B8FAF">
            <w:pPr>
              <w:spacing w:before="20" w:after="20"/>
              <w:jc w:val="right"/>
            </w:pPr>
            <w:r>
              <w:rPr>
                <w:sz w:val="18"/>
                <w:szCs w:val="18"/>
              </w:rPr>
              <w:t>80,348,303</w:t>
            </w:r>
          </w:p>
        </w:tc>
      </w:tr>
      <w:tr w14:paraId="2ED3B792">
        <w:tc>
          <w:tcPr>
            <w:tcW w:w="5680" w:type="dxa"/>
            <w:vAlign w:val="bottom"/>
          </w:tcPr>
          <w:p w14:paraId="1E88C48D">
            <w:pPr>
              <w:spacing w:before="20" w:after="20"/>
              <w:ind w:left="120"/>
            </w:pPr>
            <w:r>
              <w:rPr>
                <w:sz w:val="18"/>
                <w:szCs w:val="18"/>
              </w:rPr>
              <w:t>应交所得税</w:t>
            </w:r>
          </w:p>
        </w:tc>
        <w:tc>
          <w:tcPr>
            <w:tcW w:w="2200" w:type="dxa"/>
            <w:vAlign w:val="bottom"/>
          </w:tcPr>
          <w:p w14:paraId="2D4EDDD2">
            <w:pPr>
              <w:spacing w:before="20" w:after="20"/>
              <w:jc w:val="right"/>
            </w:pPr>
            <w:r>
              <w:rPr>
                <w:sz w:val="18"/>
                <w:szCs w:val="18"/>
              </w:rPr>
              <w:t>24,779,716</w:t>
            </w:r>
          </w:p>
        </w:tc>
        <w:tc>
          <w:tcPr>
            <w:tcW w:w="2200" w:type="dxa"/>
            <w:vAlign w:val="bottom"/>
          </w:tcPr>
          <w:p w14:paraId="64680651">
            <w:pPr>
              <w:spacing w:before="20" w:after="20"/>
              <w:jc w:val="right"/>
            </w:pPr>
            <w:r>
              <w:rPr>
                <w:sz w:val="18"/>
                <w:szCs w:val="18"/>
              </w:rPr>
              <w:t>15,386,467</w:t>
            </w:r>
          </w:p>
        </w:tc>
      </w:tr>
      <w:tr w14:paraId="00B50574">
        <w:tc>
          <w:tcPr>
            <w:tcW w:w="5680" w:type="dxa"/>
            <w:vAlign w:val="bottom"/>
          </w:tcPr>
          <w:p w14:paraId="5843C492">
            <w:pPr>
              <w:spacing w:before="20" w:after="20"/>
              <w:ind w:left="120"/>
            </w:pPr>
            <w:r>
              <w:rPr>
                <w:sz w:val="18"/>
                <w:szCs w:val="18"/>
              </w:rPr>
              <w:t>应付关联方款项</w:t>
            </w:r>
          </w:p>
        </w:tc>
        <w:tc>
          <w:tcPr>
            <w:tcW w:w="2200" w:type="dxa"/>
            <w:vAlign w:val="bottom"/>
          </w:tcPr>
          <w:p w14:paraId="5EDEA0BA">
            <w:pPr>
              <w:spacing w:before="20" w:after="20"/>
              <w:jc w:val="right"/>
            </w:pPr>
            <w:r>
              <w:rPr>
                <w:sz w:val="18"/>
                <w:szCs w:val="18"/>
              </w:rPr>
              <w:t>11,090</w:t>
            </w:r>
          </w:p>
        </w:tc>
        <w:tc>
          <w:tcPr>
            <w:tcW w:w="2200" w:type="dxa"/>
            <w:vAlign w:val="bottom"/>
          </w:tcPr>
          <w:p w14:paraId="180A5867">
            <w:pPr>
              <w:spacing w:before="20" w:after="20"/>
              <w:jc w:val="right"/>
            </w:pPr>
            <w:r>
              <w:rPr>
                <w:sz w:val="18"/>
                <w:szCs w:val="18"/>
              </w:rPr>
              <w:t>62,328,287</w:t>
            </w:r>
          </w:p>
        </w:tc>
      </w:tr>
      <w:tr w14:paraId="1DF70D4B">
        <w:tc>
          <w:tcPr>
            <w:tcW w:w="5680" w:type="dxa"/>
            <w:vAlign w:val="bottom"/>
          </w:tcPr>
          <w:p w14:paraId="0DA4E6FC">
            <w:pPr>
              <w:spacing w:before="20" w:after="20"/>
              <w:ind w:left="120"/>
            </w:pPr>
            <w:r>
              <w:rPr>
                <w:sz w:val="18"/>
                <w:szCs w:val="18"/>
              </w:rPr>
              <w:t>其他应付款及应计费用</w:t>
            </w:r>
          </w:p>
        </w:tc>
        <w:tc>
          <w:tcPr>
            <w:tcW w:w="2200" w:type="dxa"/>
            <w:vAlign w:val="bottom"/>
          </w:tcPr>
          <w:p w14:paraId="69B20763">
            <w:pPr>
              <w:spacing w:before="20" w:after="20"/>
              <w:jc w:val="right"/>
            </w:pPr>
            <w:r>
              <w:rPr>
                <w:sz w:val="18"/>
                <w:szCs w:val="18"/>
              </w:rPr>
              <w:t>8,219,614</w:t>
            </w:r>
          </w:p>
        </w:tc>
        <w:tc>
          <w:tcPr>
            <w:tcW w:w="2200" w:type="dxa"/>
            <w:vAlign w:val="bottom"/>
          </w:tcPr>
          <w:p w14:paraId="6C258B0C">
            <w:pPr>
              <w:spacing w:before="20" w:after="20"/>
              <w:jc w:val="right"/>
            </w:pPr>
            <w:r>
              <w:rPr>
                <w:sz w:val="18"/>
                <w:szCs w:val="18"/>
              </w:rPr>
              <w:t>15,415,684</w:t>
            </w:r>
          </w:p>
        </w:tc>
      </w:tr>
      <w:tr w14:paraId="4011A6B4">
        <w:tc>
          <w:tcPr>
            <w:tcW w:w="5680" w:type="dxa"/>
            <w:vAlign w:val="bottom"/>
          </w:tcPr>
          <w:p w14:paraId="14739BC0">
            <w:pPr>
              <w:spacing w:before="20" w:after="20"/>
              <w:ind w:left="120"/>
            </w:pPr>
            <w:r>
              <w:rPr>
                <w:sz w:val="18"/>
                <w:szCs w:val="18"/>
              </w:rPr>
              <w:t>租赁负债（流动）</w:t>
            </w:r>
          </w:p>
        </w:tc>
        <w:tc>
          <w:tcPr>
            <w:tcW w:w="2200" w:type="dxa"/>
            <w:vAlign w:val="bottom"/>
          </w:tcPr>
          <w:p w14:paraId="6F5DBACE">
            <w:pPr>
              <w:spacing w:before="20" w:after="20"/>
              <w:jc w:val="right"/>
            </w:pPr>
            <w:r>
              <w:rPr>
                <w:sz w:val="18"/>
                <w:szCs w:val="18"/>
              </w:rPr>
              <w:t>3,534,017</w:t>
            </w:r>
          </w:p>
        </w:tc>
        <w:tc>
          <w:tcPr>
            <w:tcW w:w="2200" w:type="dxa"/>
            <w:vAlign w:val="bottom"/>
          </w:tcPr>
          <w:p w14:paraId="73D797C2">
            <w:pPr>
              <w:spacing w:before="20" w:after="20"/>
              <w:jc w:val="right"/>
            </w:pPr>
            <w:r>
              <w:rPr>
                <w:sz w:val="18"/>
                <w:szCs w:val="18"/>
              </w:rPr>
              <w:t>2,867,727</w:t>
            </w:r>
          </w:p>
        </w:tc>
      </w:tr>
      <w:tr w14:paraId="5A994F43">
        <w:tc>
          <w:tcPr>
            <w:tcW w:w="5680" w:type="dxa"/>
            <w:vAlign w:val="bottom"/>
          </w:tcPr>
          <w:p w14:paraId="60511CC9">
            <w:pPr>
              <w:spacing w:before="20" w:after="20"/>
              <w:ind w:left="120"/>
            </w:pPr>
            <w:r>
              <w:rPr>
                <w:sz w:val="18"/>
                <w:szCs w:val="18"/>
              </w:rPr>
              <w:t>长期银行借款（一年内到期部分）</w:t>
            </w:r>
          </w:p>
        </w:tc>
        <w:tc>
          <w:tcPr>
            <w:tcW w:w="2200" w:type="dxa"/>
            <w:vAlign w:val="bottom"/>
          </w:tcPr>
          <w:p w14:paraId="768AB749">
            <w:pPr>
              <w:spacing w:before="20" w:after="20"/>
              <w:jc w:val="right"/>
            </w:pPr>
            <w:r>
              <w:rPr>
                <w:sz w:val="18"/>
                <w:szCs w:val="18"/>
              </w:rPr>
              <w:t>—</w:t>
            </w:r>
          </w:p>
        </w:tc>
        <w:tc>
          <w:tcPr>
            <w:tcW w:w="2200" w:type="dxa"/>
            <w:vAlign w:val="bottom"/>
          </w:tcPr>
          <w:p w14:paraId="419447EA">
            <w:pPr>
              <w:spacing w:before="20" w:after="20"/>
              <w:jc w:val="right"/>
            </w:pPr>
            <w:r>
              <w:rPr>
                <w:sz w:val="18"/>
                <w:szCs w:val="18"/>
              </w:rPr>
              <w:t>5,471,119</w:t>
            </w:r>
          </w:p>
        </w:tc>
      </w:tr>
      <w:tr w14:paraId="2727E203">
        <w:tc>
          <w:tcPr>
            <w:tcW w:w="5680" w:type="dxa"/>
            <w:vAlign w:val="bottom"/>
          </w:tcPr>
          <w:p w14:paraId="391E2429">
            <w:pPr>
              <w:spacing w:before="20" w:after="20"/>
            </w:pPr>
            <w:r>
              <w:rPr>
                <w:b/>
                <w:bCs/>
                <w:sz w:val="18"/>
                <w:szCs w:val="18"/>
              </w:rPr>
              <w:t>流动负债合计</w:t>
            </w:r>
          </w:p>
        </w:tc>
        <w:tc>
          <w:tcPr>
            <w:tcW w:w="2200" w:type="dxa"/>
            <w:vAlign w:val="bottom"/>
          </w:tcPr>
          <w:p w14:paraId="7C9BA281">
            <w:pPr>
              <w:spacing w:before="20" w:after="20"/>
              <w:jc w:val="right"/>
            </w:pPr>
            <w:r>
              <w:rPr>
                <w:b/>
                <w:bCs/>
                <w:sz w:val="18"/>
                <w:szCs w:val="18"/>
              </w:rPr>
              <w:t>242,396,263</w:t>
            </w:r>
          </w:p>
        </w:tc>
        <w:tc>
          <w:tcPr>
            <w:tcW w:w="2200" w:type="dxa"/>
            <w:vAlign w:val="bottom"/>
          </w:tcPr>
          <w:p w14:paraId="549B3596">
            <w:pPr>
              <w:spacing w:before="20" w:after="20"/>
              <w:jc w:val="right"/>
            </w:pPr>
            <w:r>
              <w:rPr>
                <w:b/>
                <w:bCs/>
                <w:sz w:val="18"/>
                <w:szCs w:val="18"/>
              </w:rPr>
              <w:t>295,704,397</w:t>
            </w:r>
          </w:p>
        </w:tc>
      </w:tr>
      <w:tr w14:paraId="3971BFA7">
        <w:tc>
          <w:tcPr>
            <w:tcW w:w="5680" w:type="dxa"/>
            <w:vAlign w:val="bottom"/>
          </w:tcPr>
          <w:p w14:paraId="6C8CB588">
            <w:pPr>
              <w:spacing w:before="20" w:after="20"/>
              <w:ind w:left="120"/>
            </w:pPr>
            <w:r>
              <w:rPr>
                <w:sz w:val="18"/>
                <w:szCs w:val="18"/>
              </w:rPr>
              <w:t>租赁负债（非流动）</w:t>
            </w:r>
          </w:p>
        </w:tc>
        <w:tc>
          <w:tcPr>
            <w:tcW w:w="2200" w:type="dxa"/>
            <w:vAlign w:val="bottom"/>
          </w:tcPr>
          <w:p w14:paraId="79AE7E94">
            <w:pPr>
              <w:spacing w:before="20" w:after="20"/>
              <w:jc w:val="right"/>
            </w:pPr>
            <w:r>
              <w:rPr>
                <w:sz w:val="18"/>
                <w:szCs w:val="18"/>
              </w:rPr>
              <w:t>34,028,802</w:t>
            </w:r>
          </w:p>
        </w:tc>
        <w:tc>
          <w:tcPr>
            <w:tcW w:w="2200" w:type="dxa"/>
            <w:vAlign w:val="bottom"/>
          </w:tcPr>
          <w:p w14:paraId="59FA6312">
            <w:pPr>
              <w:spacing w:before="20" w:after="20"/>
              <w:jc w:val="right"/>
            </w:pPr>
            <w:r>
              <w:rPr>
                <w:sz w:val="18"/>
                <w:szCs w:val="18"/>
              </w:rPr>
              <w:t>34,474,040</w:t>
            </w:r>
          </w:p>
        </w:tc>
      </w:tr>
      <w:tr w14:paraId="5414DD7A">
        <w:tc>
          <w:tcPr>
            <w:tcW w:w="5680" w:type="dxa"/>
            <w:vAlign w:val="bottom"/>
          </w:tcPr>
          <w:p w14:paraId="60D49FD8">
            <w:pPr>
              <w:spacing w:before="20" w:after="20"/>
              <w:ind w:left="120"/>
            </w:pPr>
            <w:r>
              <w:rPr>
                <w:sz w:val="18"/>
                <w:szCs w:val="18"/>
              </w:rPr>
              <w:t>应付关联方款项（非流动）</w:t>
            </w:r>
          </w:p>
        </w:tc>
        <w:tc>
          <w:tcPr>
            <w:tcW w:w="2200" w:type="dxa"/>
            <w:vAlign w:val="bottom"/>
          </w:tcPr>
          <w:p w14:paraId="55CF224B">
            <w:pPr>
              <w:spacing w:before="20" w:after="20"/>
              <w:jc w:val="right"/>
            </w:pPr>
            <w:r>
              <w:rPr>
                <w:sz w:val="18"/>
                <w:szCs w:val="18"/>
              </w:rPr>
              <w:t>51,362,654</w:t>
            </w:r>
          </w:p>
        </w:tc>
        <w:tc>
          <w:tcPr>
            <w:tcW w:w="2200" w:type="dxa"/>
            <w:vAlign w:val="bottom"/>
          </w:tcPr>
          <w:p w14:paraId="6990A075">
            <w:pPr>
              <w:spacing w:before="20" w:after="20"/>
              <w:jc w:val="right"/>
            </w:pPr>
            <w:r>
              <w:rPr>
                <w:sz w:val="18"/>
                <w:szCs w:val="18"/>
              </w:rPr>
              <w:t>—</w:t>
            </w:r>
          </w:p>
        </w:tc>
      </w:tr>
      <w:tr w14:paraId="30B30499">
        <w:tc>
          <w:tcPr>
            <w:tcW w:w="5680" w:type="dxa"/>
            <w:vAlign w:val="bottom"/>
          </w:tcPr>
          <w:p w14:paraId="5015DB16">
            <w:pPr>
              <w:spacing w:before="20" w:after="20"/>
            </w:pPr>
            <w:r>
              <w:rPr>
                <w:b/>
                <w:bCs/>
                <w:sz w:val="18"/>
                <w:szCs w:val="18"/>
              </w:rPr>
              <w:t>非流动负债合计</w:t>
            </w:r>
          </w:p>
        </w:tc>
        <w:tc>
          <w:tcPr>
            <w:tcW w:w="2200" w:type="dxa"/>
            <w:vAlign w:val="bottom"/>
          </w:tcPr>
          <w:p w14:paraId="369C785F">
            <w:pPr>
              <w:spacing w:before="20" w:after="20"/>
              <w:jc w:val="right"/>
            </w:pPr>
            <w:r>
              <w:rPr>
                <w:b/>
                <w:bCs/>
                <w:sz w:val="18"/>
                <w:szCs w:val="18"/>
              </w:rPr>
              <w:t>85,391,456</w:t>
            </w:r>
          </w:p>
        </w:tc>
        <w:tc>
          <w:tcPr>
            <w:tcW w:w="2200" w:type="dxa"/>
            <w:vAlign w:val="bottom"/>
          </w:tcPr>
          <w:p w14:paraId="46AA16CB">
            <w:pPr>
              <w:spacing w:before="20" w:after="20"/>
              <w:jc w:val="right"/>
            </w:pPr>
            <w:r>
              <w:rPr>
                <w:b/>
                <w:bCs/>
                <w:sz w:val="18"/>
                <w:szCs w:val="18"/>
              </w:rPr>
              <w:t>34,474,040</w:t>
            </w:r>
          </w:p>
        </w:tc>
      </w:tr>
      <w:tr w14:paraId="60E6B188">
        <w:tc>
          <w:tcPr>
            <w:tcW w:w="5680" w:type="dxa"/>
            <w:vAlign w:val="bottom"/>
          </w:tcPr>
          <w:p w14:paraId="2DFB20E3">
            <w:pPr>
              <w:spacing w:before="20" w:after="20"/>
            </w:pPr>
            <w:r>
              <w:rPr>
                <w:b/>
                <w:bCs/>
                <w:sz w:val="18"/>
                <w:szCs w:val="18"/>
              </w:rPr>
              <w:t>负债合计</w:t>
            </w:r>
          </w:p>
        </w:tc>
        <w:tc>
          <w:tcPr>
            <w:tcW w:w="2200" w:type="dxa"/>
            <w:vAlign w:val="bottom"/>
          </w:tcPr>
          <w:p w14:paraId="7684BEC4">
            <w:pPr>
              <w:spacing w:before="20" w:after="20"/>
              <w:jc w:val="right"/>
            </w:pPr>
            <w:r>
              <w:rPr>
                <w:b/>
                <w:bCs/>
                <w:sz w:val="18"/>
                <w:szCs w:val="18"/>
              </w:rPr>
              <w:t>327,787,719</w:t>
            </w:r>
          </w:p>
        </w:tc>
        <w:tc>
          <w:tcPr>
            <w:tcW w:w="2200" w:type="dxa"/>
            <w:vAlign w:val="bottom"/>
          </w:tcPr>
          <w:p w14:paraId="64D0C796">
            <w:pPr>
              <w:spacing w:before="20" w:after="20"/>
              <w:jc w:val="right"/>
            </w:pPr>
            <w:r>
              <w:rPr>
                <w:b/>
                <w:bCs/>
                <w:sz w:val="18"/>
                <w:szCs w:val="18"/>
              </w:rPr>
              <w:t>330,178,437</w:t>
            </w:r>
          </w:p>
        </w:tc>
      </w:tr>
      <w:tr w14:paraId="7DE05E62">
        <w:tc>
          <w:tcPr>
            <w:tcW w:w="5680" w:type="dxa"/>
            <w:vAlign w:val="bottom"/>
          </w:tcPr>
          <w:p w14:paraId="20B43161">
            <w:pPr>
              <w:spacing w:before="20" w:after="20"/>
            </w:pPr>
            <w:r>
              <w:rPr>
                <w:sz w:val="18"/>
                <w:szCs w:val="18"/>
              </w:rPr>
              <w:t>承诺及或有事项（附注 15）</w:t>
            </w:r>
          </w:p>
        </w:tc>
        <w:tc>
          <w:tcPr>
            <w:tcW w:w="2200" w:type="dxa"/>
            <w:vAlign w:val="bottom"/>
          </w:tcPr>
          <w:p w14:paraId="26A8B84B">
            <w:pPr>
              <w:spacing w:before="20" w:after="20"/>
              <w:jc w:val="right"/>
            </w:pPr>
          </w:p>
        </w:tc>
        <w:tc>
          <w:tcPr>
            <w:tcW w:w="2200" w:type="dxa"/>
            <w:vAlign w:val="bottom"/>
          </w:tcPr>
          <w:p w14:paraId="36AA990F">
            <w:pPr>
              <w:spacing w:before="20" w:after="20"/>
              <w:jc w:val="right"/>
            </w:pPr>
          </w:p>
        </w:tc>
      </w:tr>
      <w:tr w14:paraId="100563E6">
        <w:tc>
          <w:tcPr>
            <w:tcW w:w="5680" w:type="dxa"/>
            <w:vAlign w:val="bottom"/>
          </w:tcPr>
          <w:p w14:paraId="3EC7FFBC">
            <w:pPr>
              <w:spacing w:before="20" w:after="20"/>
            </w:pPr>
            <w:r>
              <w:rPr>
                <w:b/>
                <w:bCs/>
                <w:sz w:val="18"/>
                <w:szCs w:val="18"/>
              </w:rPr>
              <w:t>股东权益</w:t>
            </w:r>
          </w:p>
        </w:tc>
        <w:tc>
          <w:tcPr>
            <w:tcW w:w="2200" w:type="dxa"/>
            <w:vAlign w:val="bottom"/>
          </w:tcPr>
          <w:p w14:paraId="1EAF07B6">
            <w:pPr>
              <w:spacing w:before="20" w:after="20"/>
              <w:jc w:val="right"/>
            </w:pPr>
          </w:p>
        </w:tc>
        <w:tc>
          <w:tcPr>
            <w:tcW w:w="2200" w:type="dxa"/>
            <w:vAlign w:val="bottom"/>
          </w:tcPr>
          <w:p w14:paraId="78E99357">
            <w:pPr>
              <w:spacing w:before="20" w:after="20"/>
              <w:jc w:val="right"/>
            </w:pPr>
          </w:p>
        </w:tc>
      </w:tr>
      <w:tr w14:paraId="2F1E708E">
        <w:tc>
          <w:tcPr>
            <w:tcW w:w="5680" w:type="dxa"/>
            <w:vAlign w:val="bottom"/>
          </w:tcPr>
          <w:p w14:paraId="44998FFE">
            <w:pPr>
              <w:spacing w:before="20" w:after="20"/>
              <w:ind w:left="120"/>
            </w:pPr>
            <w:r>
              <w:rPr>
                <w:sz w:val="18"/>
                <w:szCs w:val="18"/>
              </w:rPr>
              <w:t>普通股（每股面值 0.0001 美元，法定股本 500,000,000 股；截至 2026 年 6 月 30 日及 2025 年 12 月 31 日已发行股份分别为 42,718,948 股和 37,758,997 股；已流通股份分别为 42,718,948 股和 36,712,040 股）</w:t>
            </w:r>
          </w:p>
        </w:tc>
        <w:tc>
          <w:tcPr>
            <w:tcW w:w="2200" w:type="dxa"/>
            <w:vAlign w:val="bottom"/>
          </w:tcPr>
          <w:p w14:paraId="42B6CA89">
            <w:pPr>
              <w:spacing w:before="20" w:after="20"/>
              <w:jc w:val="right"/>
            </w:pPr>
            <w:r>
              <w:rPr>
                <w:sz w:val="18"/>
                <w:szCs w:val="18"/>
              </w:rPr>
              <w:t>4,272</w:t>
            </w:r>
          </w:p>
        </w:tc>
        <w:tc>
          <w:tcPr>
            <w:tcW w:w="2200" w:type="dxa"/>
            <w:vAlign w:val="bottom"/>
          </w:tcPr>
          <w:p w14:paraId="636A4256">
            <w:pPr>
              <w:spacing w:before="20" w:after="20"/>
              <w:jc w:val="right"/>
            </w:pPr>
            <w:r>
              <w:rPr>
                <w:sz w:val="18"/>
                <w:szCs w:val="18"/>
              </w:rPr>
              <w:t>3,671</w:t>
            </w:r>
          </w:p>
        </w:tc>
      </w:tr>
      <w:tr w14:paraId="0697CAB9">
        <w:tc>
          <w:tcPr>
            <w:tcW w:w="5680" w:type="dxa"/>
            <w:vAlign w:val="bottom"/>
          </w:tcPr>
          <w:p w14:paraId="3AA50D03">
            <w:pPr>
              <w:spacing w:before="20" w:after="20"/>
              <w:ind w:left="120"/>
            </w:pPr>
            <w:r>
              <w:rPr>
                <w:sz w:val="18"/>
                <w:szCs w:val="18"/>
              </w:rPr>
              <w:t>资本公积</w:t>
            </w:r>
          </w:p>
        </w:tc>
        <w:tc>
          <w:tcPr>
            <w:tcW w:w="2200" w:type="dxa"/>
            <w:vAlign w:val="bottom"/>
          </w:tcPr>
          <w:p w14:paraId="15D1EDFD">
            <w:pPr>
              <w:spacing w:before="20" w:after="20"/>
              <w:jc w:val="right"/>
            </w:pPr>
            <w:r>
              <w:rPr>
                <w:sz w:val="18"/>
                <w:szCs w:val="18"/>
              </w:rPr>
              <w:t>81,534,872</w:t>
            </w:r>
          </w:p>
        </w:tc>
        <w:tc>
          <w:tcPr>
            <w:tcW w:w="2200" w:type="dxa"/>
            <w:vAlign w:val="bottom"/>
          </w:tcPr>
          <w:p w14:paraId="16C49BD0">
            <w:pPr>
              <w:spacing w:before="20" w:after="20"/>
              <w:jc w:val="right"/>
            </w:pPr>
            <w:r>
              <w:rPr>
                <w:sz w:val="18"/>
                <w:szCs w:val="18"/>
              </w:rPr>
              <w:t>28,779,967</w:t>
            </w:r>
          </w:p>
        </w:tc>
      </w:tr>
      <w:tr w14:paraId="3C038C3B">
        <w:tc>
          <w:tcPr>
            <w:tcW w:w="5680" w:type="dxa"/>
            <w:vAlign w:val="bottom"/>
          </w:tcPr>
          <w:p w14:paraId="22DAFC33">
            <w:pPr>
              <w:spacing w:before="20" w:after="20"/>
              <w:ind w:left="120"/>
            </w:pPr>
            <w:r>
              <w:rPr>
                <w:sz w:val="18"/>
                <w:szCs w:val="18"/>
              </w:rPr>
              <w:t>法定公积金</w:t>
            </w:r>
          </w:p>
        </w:tc>
        <w:tc>
          <w:tcPr>
            <w:tcW w:w="2200" w:type="dxa"/>
            <w:vAlign w:val="bottom"/>
          </w:tcPr>
          <w:p w14:paraId="3FC3BB37">
            <w:pPr>
              <w:spacing w:before="20" w:after="20"/>
              <w:jc w:val="right"/>
            </w:pPr>
            <w:r>
              <w:rPr>
                <w:sz w:val="18"/>
                <w:szCs w:val="18"/>
              </w:rPr>
              <w:t>100,000</w:t>
            </w:r>
          </w:p>
        </w:tc>
        <w:tc>
          <w:tcPr>
            <w:tcW w:w="2200" w:type="dxa"/>
            <w:vAlign w:val="bottom"/>
          </w:tcPr>
          <w:p w14:paraId="50944178">
            <w:pPr>
              <w:spacing w:before="20" w:after="20"/>
              <w:jc w:val="right"/>
            </w:pPr>
            <w:r>
              <w:rPr>
                <w:sz w:val="18"/>
                <w:szCs w:val="18"/>
              </w:rPr>
              <w:t>—</w:t>
            </w:r>
          </w:p>
        </w:tc>
      </w:tr>
      <w:tr w14:paraId="10E64051">
        <w:tc>
          <w:tcPr>
            <w:tcW w:w="5680" w:type="dxa"/>
            <w:vAlign w:val="bottom"/>
          </w:tcPr>
          <w:p w14:paraId="76E9517C">
            <w:pPr>
              <w:spacing w:before="20" w:after="20"/>
              <w:ind w:left="120"/>
            </w:pPr>
            <w:r>
              <w:rPr>
                <w:sz w:val="18"/>
                <w:szCs w:val="18"/>
              </w:rPr>
              <w:t>留存收益</w:t>
            </w:r>
          </w:p>
        </w:tc>
        <w:tc>
          <w:tcPr>
            <w:tcW w:w="2200" w:type="dxa"/>
            <w:vAlign w:val="bottom"/>
          </w:tcPr>
          <w:p w14:paraId="64CCF1FA">
            <w:pPr>
              <w:spacing w:before="20" w:after="20"/>
              <w:jc w:val="right"/>
            </w:pPr>
            <w:r>
              <w:rPr>
                <w:sz w:val="18"/>
                <w:szCs w:val="18"/>
              </w:rPr>
              <w:t>135,697,152</w:t>
            </w:r>
          </w:p>
        </w:tc>
        <w:tc>
          <w:tcPr>
            <w:tcW w:w="2200" w:type="dxa"/>
            <w:vAlign w:val="bottom"/>
          </w:tcPr>
          <w:p w14:paraId="7ACD6A56">
            <w:pPr>
              <w:spacing w:before="20" w:after="20"/>
              <w:jc w:val="right"/>
            </w:pPr>
            <w:r>
              <w:rPr>
                <w:sz w:val="18"/>
                <w:szCs w:val="18"/>
              </w:rPr>
              <w:t>89,976,384</w:t>
            </w:r>
          </w:p>
        </w:tc>
      </w:tr>
      <w:tr w14:paraId="696B541B">
        <w:tc>
          <w:tcPr>
            <w:tcW w:w="5680" w:type="dxa"/>
            <w:vAlign w:val="bottom"/>
          </w:tcPr>
          <w:p w14:paraId="1A10B84C">
            <w:pPr>
              <w:spacing w:before="20" w:after="20"/>
              <w:ind w:left="120"/>
            </w:pPr>
            <w:r>
              <w:rPr>
                <w:sz w:val="18"/>
                <w:szCs w:val="18"/>
              </w:rPr>
              <w:t>累计其他综合亏损</w:t>
            </w:r>
          </w:p>
        </w:tc>
        <w:tc>
          <w:tcPr>
            <w:tcW w:w="2200" w:type="dxa"/>
            <w:vAlign w:val="bottom"/>
          </w:tcPr>
          <w:p w14:paraId="48B8D0ED">
            <w:pPr>
              <w:spacing w:before="20" w:after="20"/>
              <w:jc w:val="right"/>
            </w:pPr>
            <w:r>
              <w:rPr>
                <w:sz w:val="18"/>
                <w:szCs w:val="18"/>
              </w:rPr>
              <w:t>(7,549,882)</w:t>
            </w:r>
          </w:p>
        </w:tc>
        <w:tc>
          <w:tcPr>
            <w:tcW w:w="2200" w:type="dxa"/>
            <w:vAlign w:val="bottom"/>
          </w:tcPr>
          <w:p w14:paraId="3B685C45">
            <w:pPr>
              <w:spacing w:before="20" w:after="20"/>
              <w:jc w:val="right"/>
            </w:pPr>
            <w:r>
              <w:rPr>
                <w:sz w:val="18"/>
                <w:szCs w:val="18"/>
              </w:rPr>
              <w:t>(7,504,638)</w:t>
            </w:r>
          </w:p>
        </w:tc>
      </w:tr>
      <w:tr w14:paraId="392BC53A">
        <w:tc>
          <w:tcPr>
            <w:tcW w:w="5680" w:type="dxa"/>
            <w:vAlign w:val="bottom"/>
          </w:tcPr>
          <w:p w14:paraId="21E4BE7D">
            <w:pPr>
              <w:spacing w:before="20" w:after="20"/>
            </w:pPr>
            <w:r>
              <w:rPr>
                <w:b/>
                <w:bCs/>
                <w:sz w:val="18"/>
                <w:szCs w:val="18"/>
              </w:rPr>
              <w:t>股东权益合计</w:t>
            </w:r>
          </w:p>
        </w:tc>
        <w:tc>
          <w:tcPr>
            <w:tcW w:w="2200" w:type="dxa"/>
            <w:vAlign w:val="bottom"/>
          </w:tcPr>
          <w:p w14:paraId="1EC7CC71">
            <w:pPr>
              <w:spacing w:before="20" w:after="20"/>
              <w:jc w:val="right"/>
            </w:pPr>
            <w:r>
              <w:rPr>
                <w:b/>
                <w:bCs/>
                <w:sz w:val="18"/>
                <w:szCs w:val="18"/>
              </w:rPr>
              <w:t>209,786,414</w:t>
            </w:r>
          </w:p>
        </w:tc>
        <w:tc>
          <w:tcPr>
            <w:tcW w:w="2200" w:type="dxa"/>
            <w:vAlign w:val="bottom"/>
          </w:tcPr>
          <w:p w14:paraId="500B09E3">
            <w:pPr>
              <w:spacing w:before="20" w:after="20"/>
              <w:jc w:val="right"/>
            </w:pPr>
            <w:r>
              <w:rPr>
                <w:b/>
                <w:bCs/>
                <w:sz w:val="18"/>
                <w:szCs w:val="18"/>
              </w:rPr>
              <w:t>111,255,384</w:t>
            </w:r>
          </w:p>
        </w:tc>
      </w:tr>
      <w:tr w14:paraId="61EBC51C">
        <w:tc>
          <w:tcPr>
            <w:tcW w:w="5680" w:type="dxa"/>
            <w:vAlign w:val="bottom"/>
          </w:tcPr>
          <w:p w14:paraId="19B766FA">
            <w:pPr>
              <w:spacing w:before="20" w:after="20"/>
            </w:pPr>
            <w:r>
              <w:rPr>
                <w:b/>
                <w:bCs/>
                <w:sz w:val="18"/>
                <w:szCs w:val="18"/>
              </w:rPr>
              <w:t>负债及股东权益总计</w:t>
            </w:r>
          </w:p>
        </w:tc>
        <w:tc>
          <w:tcPr>
            <w:tcW w:w="2200" w:type="dxa"/>
            <w:vAlign w:val="bottom"/>
          </w:tcPr>
          <w:p w14:paraId="5B9CBDBF">
            <w:pPr>
              <w:spacing w:before="20" w:after="20"/>
              <w:jc w:val="right"/>
            </w:pPr>
            <w:r>
              <w:rPr>
                <w:b/>
                <w:bCs/>
                <w:sz w:val="18"/>
                <w:szCs w:val="18"/>
              </w:rPr>
              <w:t>$537,574,133</w:t>
            </w:r>
          </w:p>
        </w:tc>
        <w:tc>
          <w:tcPr>
            <w:tcW w:w="2200" w:type="dxa"/>
            <w:vAlign w:val="bottom"/>
          </w:tcPr>
          <w:p w14:paraId="2BEE2F99">
            <w:pPr>
              <w:spacing w:before="20" w:after="20"/>
              <w:jc w:val="right"/>
            </w:pPr>
            <w:r>
              <w:rPr>
                <w:b/>
                <w:bCs/>
                <w:sz w:val="18"/>
                <w:szCs w:val="18"/>
              </w:rPr>
              <w:t>$441,433,821</w:t>
            </w:r>
          </w:p>
        </w:tc>
      </w:tr>
    </w:tbl>
    <w:p w14:paraId="59CF13C7">
      <w:pPr>
        <w:spacing w:after="200"/>
      </w:pPr>
    </w:p>
    <w:p w14:paraId="67AD5962">
      <w:pPr>
        <w:keepNext/>
        <w:spacing w:after="100"/>
        <w:jc w:val="center"/>
      </w:pPr>
      <w:r>
        <w:rPr>
          <w:b/>
          <w:bCs/>
        </w:rPr>
        <w:t>TOYO Co., Ltd</w:t>
      </w:r>
      <w:r>
        <w:rPr>
          <w:b/>
          <w:bCs/>
        </w:rPr>
        <w:br w:type="textWrapping"/>
      </w:r>
      <w:r>
        <w:rPr>
          <w:b/>
          <w:bCs/>
        </w:rPr>
        <w:t>未经审计简明合并现金流量表</w:t>
      </w:r>
      <w:r>
        <w:rPr>
          <w:b/>
          <w:bCs/>
        </w:rPr>
        <w:br w:type="textWrapping"/>
      </w:r>
      <w:r>
        <w:rPr>
          <w:b/>
          <w:bCs/>
        </w:rPr>
        <w:t>截至 6 月 30 日止六个月期间</w:t>
      </w:r>
      <w:r>
        <w:rPr>
          <w:b/>
          <w:bCs/>
        </w:rPr>
        <w:br w:type="textWrapping"/>
      </w:r>
      <w:r>
        <w:rPr>
          <w:b/>
          <w:bCs/>
        </w:rPr>
        <w:t>（金额以美元（“US$”）列示）</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FFE7A6E">
        <w:tc>
          <w:tcPr>
            <w:tcW w:w="5680" w:type="dxa"/>
            <w:tcBorders>
              <w:bottom w:val="single" w:color="000000" w:sz="8" w:space="0"/>
            </w:tcBorders>
            <w:vAlign w:val="bottom"/>
          </w:tcPr>
          <w:p w14:paraId="6A278B50">
            <w:pPr>
              <w:spacing w:before="20" w:after="20"/>
            </w:pPr>
          </w:p>
        </w:tc>
        <w:tc>
          <w:tcPr>
            <w:tcW w:w="2200" w:type="dxa"/>
            <w:tcBorders>
              <w:bottom w:val="single" w:color="000000" w:sz="8" w:space="0"/>
            </w:tcBorders>
            <w:vAlign w:val="bottom"/>
          </w:tcPr>
          <w:p w14:paraId="11183E95">
            <w:pPr>
              <w:spacing w:before="20" w:after="20"/>
              <w:jc w:val="center"/>
            </w:pPr>
            <w:r>
              <w:rPr>
                <w:b/>
                <w:bCs/>
                <w:sz w:val="18"/>
                <w:szCs w:val="18"/>
              </w:rPr>
              <w:t>2026 年</w:t>
            </w:r>
          </w:p>
        </w:tc>
        <w:tc>
          <w:tcPr>
            <w:tcW w:w="2200" w:type="dxa"/>
            <w:tcBorders>
              <w:bottom w:val="single" w:color="000000" w:sz="8" w:space="0"/>
            </w:tcBorders>
            <w:vAlign w:val="bottom"/>
          </w:tcPr>
          <w:p w14:paraId="1A339795">
            <w:pPr>
              <w:spacing w:before="20" w:after="20"/>
              <w:jc w:val="center"/>
            </w:pPr>
            <w:r>
              <w:rPr>
                <w:b/>
                <w:bCs/>
                <w:sz w:val="18"/>
                <w:szCs w:val="18"/>
              </w:rPr>
              <w:t>2025 年</w:t>
            </w:r>
          </w:p>
        </w:tc>
      </w:tr>
      <w:tr w14:paraId="587A2936">
        <w:tc>
          <w:tcPr>
            <w:tcW w:w="5680" w:type="dxa"/>
            <w:vAlign w:val="bottom"/>
          </w:tcPr>
          <w:p w14:paraId="611AF488">
            <w:pPr>
              <w:spacing w:before="20" w:after="20"/>
            </w:pPr>
            <w:r>
              <w:rPr>
                <w:b/>
                <w:bCs/>
                <w:sz w:val="18"/>
                <w:szCs w:val="18"/>
              </w:rPr>
              <w:t>经营活动产生的现金流量净额</w:t>
            </w:r>
          </w:p>
        </w:tc>
        <w:tc>
          <w:tcPr>
            <w:tcW w:w="2200" w:type="dxa"/>
            <w:vAlign w:val="bottom"/>
          </w:tcPr>
          <w:p w14:paraId="6D6EB590">
            <w:pPr>
              <w:spacing w:before="20" w:after="20"/>
              <w:jc w:val="right"/>
            </w:pPr>
            <w:r>
              <w:rPr>
                <w:b/>
                <w:bCs/>
                <w:sz w:val="18"/>
                <w:szCs w:val="18"/>
              </w:rPr>
              <w:t>$61,439,429</w:t>
            </w:r>
          </w:p>
        </w:tc>
        <w:tc>
          <w:tcPr>
            <w:tcW w:w="2200" w:type="dxa"/>
            <w:vAlign w:val="bottom"/>
          </w:tcPr>
          <w:p w14:paraId="0C9EF735">
            <w:pPr>
              <w:spacing w:before="20" w:after="20"/>
              <w:jc w:val="right"/>
            </w:pPr>
            <w:r>
              <w:rPr>
                <w:b/>
                <w:bCs/>
                <w:sz w:val="18"/>
                <w:szCs w:val="18"/>
              </w:rPr>
              <w:t>$40,045,122</w:t>
            </w:r>
          </w:p>
        </w:tc>
      </w:tr>
      <w:tr w14:paraId="70E653A0">
        <w:tc>
          <w:tcPr>
            <w:tcW w:w="5680" w:type="dxa"/>
            <w:vAlign w:val="bottom"/>
          </w:tcPr>
          <w:p w14:paraId="7B5CD493">
            <w:pPr>
              <w:spacing w:before="20" w:after="20"/>
            </w:pPr>
            <w:r>
              <w:rPr>
                <w:b/>
                <w:bCs/>
                <w:sz w:val="18"/>
                <w:szCs w:val="18"/>
              </w:rPr>
              <w:t>投资活动现金流量：</w:t>
            </w:r>
          </w:p>
        </w:tc>
        <w:tc>
          <w:tcPr>
            <w:tcW w:w="2200" w:type="dxa"/>
            <w:vAlign w:val="bottom"/>
          </w:tcPr>
          <w:p w14:paraId="70F09881">
            <w:pPr>
              <w:spacing w:before="20" w:after="20"/>
              <w:jc w:val="right"/>
            </w:pPr>
          </w:p>
        </w:tc>
        <w:tc>
          <w:tcPr>
            <w:tcW w:w="2200" w:type="dxa"/>
            <w:vAlign w:val="bottom"/>
          </w:tcPr>
          <w:p w14:paraId="05BBAD49">
            <w:pPr>
              <w:spacing w:before="20" w:after="20"/>
              <w:jc w:val="right"/>
            </w:pPr>
          </w:p>
        </w:tc>
      </w:tr>
      <w:tr w14:paraId="6CC005BC">
        <w:tc>
          <w:tcPr>
            <w:tcW w:w="5680" w:type="dxa"/>
            <w:vAlign w:val="bottom"/>
          </w:tcPr>
          <w:p w14:paraId="6AFE5AB0">
            <w:pPr>
              <w:spacing w:before="20" w:after="20"/>
              <w:ind w:left="120"/>
            </w:pPr>
            <w:r>
              <w:rPr>
                <w:sz w:val="18"/>
                <w:szCs w:val="18"/>
              </w:rPr>
              <w:t>购置物业及设备</w:t>
            </w:r>
          </w:p>
        </w:tc>
        <w:tc>
          <w:tcPr>
            <w:tcW w:w="2200" w:type="dxa"/>
            <w:vAlign w:val="bottom"/>
          </w:tcPr>
          <w:p w14:paraId="19B32748">
            <w:pPr>
              <w:spacing w:before="20" w:after="20"/>
              <w:jc w:val="right"/>
            </w:pPr>
            <w:r>
              <w:rPr>
                <w:sz w:val="18"/>
                <w:szCs w:val="18"/>
              </w:rPr>
              <w:t>(27,780,462)</w:t>
            </w:r>
          </w:p>
        </w:tc>
        <w:tc>
          <w:tcPr>
            <w:tcW w:w="2200" w:type="dxa"/>
            <w:vAlign w:val="bottom"/>
          </w:tcPr>
          <w:p w14:paraId="291C6C21">
            <w:pPr>
              <w:spacing w:before="20" w:after="20"/>
              <w:jc w:val="right"/>
            </w:pPr>
            <w:r>
              <w:rPr>
                <w:sz w:val="18"/>
                <w:szCs w:val="18"/>
              </w:rPr>
              <w:t>(47,128,016)</w:t>
            </w:r>
          </w:p>
        </w:tc>
      </w:tr>
      <w:tr w14:paraId="06E1DDF9">
        <w:tc>
          <w:tcPr>
            <w:tcW w:w="5680" w:type="dxa"/>
            <w:vAlign w:val="bottom"/>
          </w:tcPr>
          <w:p w14:paraId="140FB118">
            <w:pPr>
              <w:spacing w:before="20" w:after="20"/>
              <w:ind w:left="120"/>
            </w:pPr>
            <w:r>
              <w:rPr>
                <w:sz w:val="18"/>
                <w:szCs w:val="18"/>
              </w:rPr>
              <w:t>向关联方提供的垫款</w:t>
            </w:r>
          </w:p>
        </w:tc>
        <w:tc>
          <w:tcPr>
            <w:tcW w:w="2200" w:type="dxa"/>
            <w:vAlign w:val="bottom"/>
          </w:tcPr>
          <w:p w14:paraId="475274A9">
            <w:pPr>
              <w:spacing w:before="20" w:after="20"/>
              <w:jc w:val="right"/>
            </w:pPr>
            <w:r>
              <w:rPr>
                <w:sz w:val="18"/>
                <w:szCs w:val="18"/>
              </w:rPr>
              <w:t>—</w:t>
            </w:r>
          </w:p>
        </w:tc>
        <w:tc>
          <w:tcPr>
            <w:tcW w:w="2200" w:type="dxa"/>
            <w:vAlign w:val="bottom"/>
          </w:tcPr>
          <w:p w14:paraId="7C16DAE7">
            <w:pPr>
              <w:spacing w:before="20" w:after="20"/>
              <w:jc w:val="right"/>
            </w:pPr>
            <w:r>
              <w:rPr>
                <w:sz w:val="18"/>
                <w:szCs w:val="18"/>
              </w:rPr>
              <w:t>(67,393)</w:t>
            </w:r>
          </w:p>
        </w:tc>
      </w:tr>
      <w:tr w14:paraId="6C9762A5">
        <w:tc>
          <w:tcPr>
            <w:tcW w:w="5680" w:type="dxa"/>
            <w:vAlign w:val="bottom"/>
          </w:tcPr>
          <w:p w14:paraId="395D2D0C">
            <w:pPr>
              <w:spacing w:before="20" w:after="20"/>
            </w:pPr>
            <w:r>
              <w:rPr>
                <w:b/>
                <w:bCs/>
                <w:sz w:val="18"/>
                <w:szCs w:val="18"/>
              </w:rPr>
              <w:t>投资活动使用的现金流量净额</w:t>
            </w:r>
          </w:p>
        </w:tc>
        <w:tc>
          <w:tcPr>
            <w:tcW w:w="2200" w:type="dxa"/>
            <w:vAlign w:val="bottom"/>
          </w:tcPr>
          <w:p w14:paraId="6C941298">
            <w:pPr>
              <w:spacing w:before="20" w:after="20"/>
              <w:jc w:val="right"/>
            </w:pPr>
            <w:r>
              <w:rPr>
                <w:b/>
                <w:bCs/>
                <w:sz w:val="18"/>
                <w:szCs w:val="18"/>
              </w:rPr>
              <w:t>(27,780,462)</w:t>
            </w:r>
          </w:p>
        </w:tc>
        <w:tc>
          <w:tcPr>
            <w:tcW w:w="2200" w:type="dxa"/>
            <w:vAlign w:val="bottom"/>
          </w:tcPr>
          <w:p w14:paraId="04FBB8BD">
            <w:pPr>
              <w:spacing w:before="20" w:after="20"/>
              <w:jc w:val="right"/>
            </w:pPr>
            <w:r>
              <w:rPr>
                <w:b/>
                <w:bCs/>
                <w:sz w:val="18"/>
                <w:szCs w:val="18"/>
              </w:rPr>
              <w:t>(47,195,409)</w:t>
            </w:r>
          </w:p>
        </w:tc>
      </w:tr>
      <w:tr w14:paraId="013FE280">
        <w:tc>
          <w:tcPr>
            <w:tcW w:w="5680" w:type="dxa"/>
            <w:vAlign w:val="bottom"/>
          </w:tcPr>
          <w:p w14:paraId="2C698EAA">
            <w:pPr>
              <w:spacing w:before="20" w:after="20"/>
            </w:pPr>
            <w:r>
              <w:rPr>
                <w:b/>
                <w:bCs/>
                <w:sz w:val="18"/>
                <w:szCs w:val="18"/>
              </w:rPr>
              <w:t>筹资活动现金流量：</w:t>
            </w:r>
          </w:p>
        </w:tc>
        <w:tc>
          <w:tcPr>
            <w:tcW w:w="2200" w:type="dxa"/>
            <w:vAlign w:val="bottom"/>
          </w:tcPr>
          <w:p w14:paraId="36B08F06">
            <w:pPr>
              <w:spacing w:before="20" w:after="20"/>
              <w:jc w:val="right"/>
            </w:pPr>
          </w:p>
        </w:tc>
        <w:tc>
          <w:tcPr>
            <w:tcW w:w="2200" w:type="dxa"/>
            <w:vAlign w:val="bottom"/>
          </w:tcPr>
          <w:p w14:paraId="7A8A18FE">
            <w:pPr>
              <w:spacing w:before="20" w:after="20"/>
              <w:jc w:val="right"/>
            </w:pPr>
          </w:p>
        </w:tc>
      </w:tr>
      <w:tr w14:paraId="7F6ECBA1">
        <w:tc>
          <w:tcPr>
            <w:tcW w:w="5680" w:type="dxa"/>
            <w:vAlign w:val="bottom"/>
          </w:tcPr>
          <w:p w14:paraId="66F177F0">
            <w:pPr>
              <w:spacing w:before="20" w:after="20"/>
              <w:ind w:left="120"/>
            </w:pPr>
            <w:r>
              <w:rPr>
                <w:sz w:val="18"/>
                <w:szCs w:val="18"/>
              </w:rPr>
              <w:t>股东注资</w:t>
            </w:r>
          </w:p>
        </w:tc>
        <w:tc>
          <w:tcPr>
            <w:tcW w:w="2200" w:type="dxa"/>
            <w:vAlign w:val="bottom"/>
          </w:tcPr>
          <w:p w14:paraId="1B9143D6">
            <w:pPr>
              <w:spacing w:before="20" w:after="20"/>
              <w:jc w:val="right"/>
            </w:pPr>
            <w:r>
              <w:rPr>
                <w:sz w:val="18"/>
                <w:szCs w:val="18"/>
              </w:rPr>
              <w:t>—</w:t>
            </w:r>
          </w:p>
        </w:tc>
        <w:tc>
          <w:tcPr>
            <w:tcW w:w="2200" w:type="dxa"/>
            <w:vAlign w:val="bottom"/>
          </w:tcPr>
          <w:p w14:paraId="010C1696">
            <w:pPr>
              <w:spacing w:before="20" w:after="20"/>
              <w:jc w:val="right"/>
            </w:pPr>
            <w:r>
              <w:rPr>
                <w:sz w:val="18"/>
                <w:szCs w:val="18"/>
              </w:rPr>
              <w:t>4,000,000</w:t>
            </w:r>
          </w:p>
        </w:tc>
      </w:tr>
      <w:tr w14:paraId="51B7CC4E">
        <w:tc>
          <w:tcPr>
            <w:tcW w:w="5680" w:type="dxa"/>
            <w:vAlign w:val="bottom"/>
          </w:tcPr>
          <w:p w14:paraId="7E35DCC0">
            <w:pPr>
              <w:spacing w:before="20" w:after="20"/>
              <w:ind w:left="120"/>
            </w:pPr>
            <w:r>
              <w:rPr>
                <w:sz w:val="18"/>
                <w:szCs w:val="18"/>
              </w:rPr>
              <w:t>注册直接发行普通股所得款项</w:t>
            </w:r>
          </w:p>
        </w:tc>
        <w:tc>
          <w:tcPr>
            <w:tcW w:w="2200" w:type="dxa"/>
            <w:vAlign w:val="bottom"/>
          </w:tcPr>
          <w:p w14:paraId="243FC4C6">
            <w:pPr>
              <w:spacing w:before="20" w:after="20"/>
              <w:jc w:val="right"/>
            </w:pPr>
            <w:r>
              <w:rPr>
                <w:sz w:val="18"/>
                <w:szCs w:val="18"/>
              </w:rPr>
              <w:t>47,054,065</w:t>
            </w:r>
          </w:p>
        </w:tc>
        <w:tc>
          <w:tcPr>
            <w:tcW w:w="2200" w:type="dxa"/>
            <w:vAlign w:val="bottom"/>
          </w:tcPr>
          <w:p w14:paraId="661D45B8">
            <w:pPr>
              <w:spacing w:before="20" w:after="20"/>
              <w:jc w:val="right"/>
            </w:pPr>
            <w:r>
              <w:rPr>
                <w:sz w:val="18"/>
                <w:szCs w:val="18"/>
              </w:rPr>
              <w:t>—</w:t>
            </w:r>
          </w:p>
        </w:tc>
      </w:tr>
      <w:tr w14:paraId="4E61906B">
        <w:tc>
          <w:tcPr>
            <w:tcW w:w="5680" w:type="dxa"/>
            <w:vAlign w:val="bottom"/>
          </w:tcPr>
          <w:p w14:paraId="0C365FBB">
            <w:pPr>
              <w:spacing w:before="20" w:after="20"/>
              <w:ind w:left="120"/>
            </w:pPr>
            <w:r>
              <w:rPr>
                <w:sz w:val="18"/>
                <w:szCs w:val="18"/>
              </w:rPr>
              <w:t>ATM 发行普通股所得款项</w:t>
            </w:r>
          </w:p>
        </w:tc>
        <w:tc>
          <w:tcPr>
            <w:tcW w:w="2200" w:type="dxa"/>
            <w:vAlign w:val="bottom"/>
          </w:tcPr>
          <w:p w14:paraId="7A68AB65">
            <w:pPr>
              <w:spacing w:before="20" w:after="20"/>
              <w:jc w:val="right"/>
            </w:pPr>
            <w:r>
              <w:rPr>
                <w:sz w:val="18"/>
                <w:szCs w:val="18"/>
              </w:rPr>
              <w:t>5,546,541</w:t>
            </w:r>
          </w:p>
        </w:tc>
        <w:tc>
          <w:tcPr>
            <w:tcW w:w="2200" w:type="dxa"/>
            <w:vAlign w:val="bottom"/>
          </w:tcPr>
          <w:p w14:paraId="088D589A">
            <w:pPr>
              <w:spacing w:before="20" w:after="20"/>
              <w:jc w:val="right"/>
            </w:pPr>
            <w:r>
              <w:rPr>
                <w:sz w:val="18"/>
                <w:szCs w:val="18"/>
              </w:rPr>
              <w:t>—</w:t>
            </w:r>
          </w:p>
        </w:tc>
      </w:tr>
      <w:tr w14:paraId="18C9761B">
        <w:tc>
          <w:tcPr>
            <w:tcW w:w="5680" w:type="dxa"/>
            <w:vAlign w:val="bottom"/>
          </w:tcPr>
          <w:p w14:paraId="3FCB5293">
            <w:pPr>
              <w:spacing w:before="20" w:after="20"/>
              <w:ind w:left="120"/>
            </w:pPr>
            <w:r>
              <w:rPr>
                <w:sz w:val="18"/>
                <w:szCs w:val="18"/>
              </w:rPr>
              <w:t>取得短期银行借款</w:t>
            </w:r>
          </w:p>
        </w:tc>
        <w:tc>
          <w:tcPr>
            <w:tcW w:w="2200" w:type="dxa"/>
            <w:vAlign w:val="bottom"/>
          </w:tcPr>
          <w:p w14:paraId="45306DCA">
            <w:pPr>
              <w:spacing w:before="20" w:after="20"/>
              <w:jc w:val="right"/>
            </w:pPr>
            <w:r>
              <w:rPr>
                <w:sz w:val="18"/>
                <w:szCs w:val="18"/>
              </w:rPr>
              <w:t>25,640,403</w:t>
            </w:r>
          </w:p>
        </w:tc>
        <w:tc>
          <w:tcPr>
            <w:tcW w:w="2200" w:type="dxa"/>
            <w:vAlign w:val="bottom"/>
          </w:tcPr>
          <w:p w14:paraId="6ED5E106">
            <w:pPr>
              <w:spacing w:before="20" w:after="20"/>
              <w:jc w:val="right"/>
            </w:pPr>
            <w:r>
              <w:rPr>
                <w:sz w:val="18"/>
                <w:szCs w:val="18"/>
              </w:rPr>
              <w:t>22,755,361</w:t>
            </w:r>
          </w:p>
        </w:tc>
      </w:tr>
      <w:tr w14:paraId="4DF3DD52">
        <w:tc>
          <w:tcPr>
            <w:tcW w:w="5680" w:type="dxa"/>
            <w:vAlign w:val="bottom"/>
          </w:tcPr>
          <w:p w14:paraId="522B5E59">
            <w:pPr>
              <w:spacing w:before="20" w:after="20"/>
              <w:ind w:left="120"/>
            </w:pPr>
            <w:r>
              <w:rPr>
                <w:sz w:val="18"/>
                <w:szCs w:val="18"/>
              </w:rPr>
              <w:t>偿还短期银行借款</w:t>
            </w:r>
          </w:p>
        </w:tc>
        <w:tc>
          <w:tcPr>
            <w:tcW w:w="2200" w:type="dxa"/>
            <w:vAlign w:val="bottom"/>
          </w:tcPr>
          <w:p w14:paraId="41AED5AD">
            <w:pPr>
              <w:spacing w:before="20" w:after="20"/>
              <w:jc w:val="right"/>
            </w:pPr>
            <w:r>
              <w:rPr>
                <w:sz w:val="18"/>
                <w:szCs w:val="18"/>
              </w:rPr>
              <w:t>(30,602,649)</w:t>
            </w:r>
          </w:p>
        </w:tc>
        <w:tc>
          <w:tcPr>
            <w:tcW w:w="2200" w:type="dxa"/>
            <w:vAlign w:val="bottom"/>
          </w:tcPr>
          <w:p w14:paraId="14CE7EE9">
            <w:pPr>
              <w:spacing w:before="20" w:after="20"/>
              <w:jc w:val="right"/>
            </w:pPr>
            <w:r>
              <w:rPr>
                <w:sz w:val="18"/>
                <w:szCs w:val="18"/>
              </w:rPr>
              <w:t>(15,780,809)</w:t>
            </w:r>
          </w:p>
        </w:tc>
      </w:tr>
      <w:tr w14:paraId="435DD1B2">
        <w:tc>
          <w:tcPr>
            <w:tcW w:w="5680" w:type="dxa"/>
            <w:vAlign w:val="bottom"/>
          </w:tcPr>
          <w:p w14:paraId="229893CE">
            <w:pPr>
              <w:spacing w:before="20" w:after="20"/>
              <w:ind w:left="120"/>
            </w:pPr>
            <w:r>
              <w:rPr>
                <w:sz w:val="18"/>
                <w:szCs w:val="18"/>
              </w:rPr>
              <w:t>偿还长期银行借款</w:t>
            </w:r>
          </w:p>
        </w:tc>
        <w:tc>
          <w:tcPr>
            <w:tcW w:w="2200" w:type="dxa"/>
            <w:vAlign w:val="bottom"/>
          </w:tcPr>
          <w:p w14:paraId="654A25C7">
            <w:pPr>
              <w:spacing w:before="20" w:after="20"/>
              <w:jc w:val="right"/>
            </w:pPr>
            <w:r>
              <w:rPr>
                <w:sz w:val="18"/>
                <w:szCs w:val="18"/>
              </w:rPr>
              <w:t>(5,479,664)</w:t>
            </w:r>
          </w:p>
        </w:tc>
        <w:tc>
          <w:tcPr>
            <w:tcW w:w="2200" w:type="dxa"/>
            <w:vAlign w:val="bottom"/>
          </w:tcPr>
          <w:p w14:paraId="4A67F8C2">
            <w:pPr>
              <w:spacing w:before="20" w:after="20"/>
              <w:jc w:val="right"/>
            </w:pPr>
            <w:r>
              <w:rPr>
                <w:sz w:val="18"/>
                <w:szCs w:val="18"/>
              </w:rPr>
              <w:t>(7,051,681)</w:t>
            </w:r>
          </w:p>
        </w:tc>
      </w:tr>
      <w:tr w14:paraId="217D1A5E">
        <w:tc>
          <w:tcPr>
            <w:tcW w:w="5680" w:type="dxa"/>
            <w:vAlign w:val="bottom"/>
          </w:tcPr>
          <w:p w14:paraId="6254F092">
            <w:pPr>
              <w:spacing w:before="20" w:after="20"/>
              <w:ind w:left="120"/>
            </w:pPr>
            <w:r>
              <w:rPr>
                <w:sz w:val="18"/>
                <w:szCs w:val="18"/>
              </w:rPr>
              <w:t>取得关联方借款</w:t>
            </w:r>
          </w:p>
        </w:tc>
        <w:tc>
          <w:tcPr>
            <w:tcW w:w="2200" w:type="dxa"/>
            <w:vAlign w:val="bottom"/>
          </w:tcPr>
          <w:p w14:paraId="5747B54C">
            <w:pPr>
              <w:spacing w:before="20" w:after="20"/>
              <w:jc w:val="right"/>
            </w:pPr>
            <w:r>
              <w:rPr>
                <w:sz w:val="18"/>
                <w:szCs w:val="18"/>
              </w:rPr>
              <w:t>—</w:t>
            </w:r>
          </w:p>
        </w:tc>
        <w:tc>
          <w:tcPr>
            <w:tcW w:w="2200" w:type="dxa"/>
            <w:vAlign w:val="bottom"/>
          </w:tcPr>
          <w:p w14:paraId="08E671CF">
            <w:pPr>
              <w:spacing w:before="20" w:after="20"/>
              <w:jc w:val="right"/>
            </w:pPr>
            <w:r>
              <w:rPr>
                <w:sz w:val="18"/>
                <w:szCs w:val="18"/>
              </w:rPr>
              <w:t>22,725,000</w:t>
            </w:r>
          </w:p>
        </w:tc>
      </w:tr>
      <w:tr w14:paraId="6279DDB7">
        <w:tc>
          <w:tcPr>
            <w:tcW w:w="5680" w:type="dxa"/>
            <w:vAlign w:val="bottom"/>
          </w:tcPr>
          <w:p w14:paraId="5471E628">
            <w:pPr>
              <w:spacing w:before="20" w:after="20"/>
              <w:ind w:left="120"/>
            </w:pPr>
            <w:r>
              <w:rPr>
                <w:sz w:val="18"/>
                <w:szCs w:val="18"/>
              </w:rPr>
              <w:t>偿还关联方借款</w:t>
            </w:r>
          </w:p>
        </w:tc>
        <w:tc>
          <w:tcPr>
            <w:tcW w:w="2200" w:type="dxa"/>
            <w:vAlign w:val="bottom"/>
          </w:tcPr>
          <w:p w14:paraId="6FF7AA6B">
            <w:pPr>
              <w:spacing w:before="20" w:after="20"/>
              <w:jc w:val="right"/>
            </w:pPr>
            <w:r>
              <w:rPr>
                <w:sz w:val="18"/>
                <w:szCs w:val="18"/>
              </w:rPr>
              <w:t>(11,000,000)</w:t>
            </w:r>
          </w:p>
        </w:tc>
        <w:tc>
          <w:tcPr>
            <w:tcW w:w="2200" w:type="dxa"/>
            <w:vAlign w:val="bottom"/>
          </w:tcPr>
          <w:p w14:paraId="01627D18">
            <w:pPr>
              <w:spacing w:before="20" w:after="20"/>
              <w:jc w:val="right"/>
            </w:pPr>
            <w:r>
              <w:rPr>
                <w:sz w:val="18"/>
                <w:szCs w:val="18"/>
              </w:rPr>
              <w:t>—</w:t>
            </w:r>
          </w:p>
        </w:tc>
      </w:tr>
      <w:tr w14:paraId="19304F4C">
        <w:tc>
          <w:tcPr>
            <w:tcW w:w="5680" w:type="dxa"/>
            <w:vAlign w:val="bottom"/>
          </w:tcPr>
          <w:p w14:paraId="5412008C">
            <w:pPr>
              <w:spacing w:before="20" w:after="20"/>
            </w:pPr>
            <w:r>
              <w:rPr>
                <w:b/>
                <w:bCs/>
                <w:sz w:val="18"/>
                <w:szCs w:val="18"/>
              </w:rPr>
              <w:t>筹资活动产生的现金流量净额</w:t>
            </w:r>
          </w:p>
        </w:tc>
        <w:tc>
          <w:tcPr>
            <w:tcW w:w="2200" w:type="dxa"/>
            <w:vAlign w:val="bottom"/>
          </w:tcPr>
          <w:p w14:paraId="2DB7B822">
            <w:pPr>
              <w:spacing w:before="20" w:after="20"/>
              <w:jc w:val="right"/>
            </w:pPr>
            <w:r>
              <w:rPr>
                <w:b/>
                <w:bCs/>
                <w:sz w:val="18"/>
                <w:szCs w:val="18"/>
              </w:rPr>
              <w:t>31,158,696</w:t>
            </w:r>
          </w:p>
        </w:tc>
        <w:tc>
          <w:tcPr>
            <w:tcW w:w="2200" w:type="dxa"/>
            <w:vAlign w:val="bottom"/>
          </w:tcPr>
          <w:p w14:paraId="614E8B57">
            <w:pPr>
              <w:spacing w:before="20" w:after="20"/>
              <w:jc w:val="right"/>
            </w:pPr>
            <w:r>
              <w:rPr>
                <w:b/>
                <w:bCs/>
                <w:sz w:val="18"/>
                <w:szCs w:val="18"/>
              </w:rPr>
              <w:t>26,647,871</w:t>
            </w:r>
          </w:p>
        </w:tc>
      </w:tr>
      <w:tr w14:paraId="0B8F985F">
        <w:tc>
          <w:tcPr>
            <w:tcW w:w="5680" w:type="dxa"/>
            <w:vAlign w:val="bottom"/>
          </w:tcPr>
          <w:p w14:paraId="7131B939">
            <w:pPr>
              <w:spacing w:before="20" w:after="20"/>
            </w:pPr>
            <w:r>
              <w:rPr>
                <w:sz w:val="18"/>
                <w:szCs w:val="18"/>
              </w:rPr>
              <w:t>汇率变动对现金及受限制现金的影响</w:t>
            </w:r>
          </w:p>
        </w:tc>
        <w:tc>
          <w:tcPr>
            <w:tcW w:w="2200" w:type="dxa"/>
            <w:vAlign w:val="bottom"/>
          </w:tcPr>
          <w:p w14:paraId="7697FDBC">
            <w:pPr>
              <w:spacing w:before="20" w:after="20"/>
              <w:jc w:val="right"/>
            </w:pPr>
            <w:r>
              <w:rPr>
                <w:sz w:val="18"/>
                <w:szCs w:val="18"/>
              </w:rPr>
              <w:t>(257,925)</w:t>
            </w:r>
          </w:p>
        </w:tc>
        <w:tc>
          <w:tcPr>
            <w:tcW w:w="2200" w:type="dxa"/>
            <w:vAlign w:val="bottom"/>
          </w:tcPr>
          <w:p w14:paraId="4686AE97">
            <w:pPr>
              <w:spacing w:before="20" w:after="20"/>
              <w:jc w:val="right"/>
            </w:pPr>
            <w:r>
              <w:rPr>
                <w:sz w:val="18"/>
                <w:szCs w:val="18"/>
              </w:rPr>
              <w:t>20,838</w:t>
            </w:r>
          </w:p>
        </w:tc>
      </w:tr>
      <w:tr w14:paraId="48527BAB">
        <w:tc>
          <w:tcPr>
            <w:tcW w:w="5680" w:type="dxa"/>
            <w:vAlign w:val="bottom"/>
          </w:tcPr>
          <w:p w14:paraId="38A07DB9">
            <w:pPr>
              <w:spacing w:before="20" w:after="20"/>
            </w:pPr>
            <w:r>
              <w:rPr>
                <w:b/>
                <w:bCs/>
                <w:sz w:val="18"/>
                <w:szCs w:val="18"/>
              </w:rPr>
              <w:t>现金及受限制现金净增加额</w:t>
            </w:r>
          </w:p>
        </w:tc>
        <w:tc>
          <w:tcPr>
            <w:tcW w:w="2200" w:type="dxa"/>
            <w:vAlign w:val="bottom"/>
          </w:tcPr>
          <w:p w14:paraId="7EF67706">
            <w:pPr>
              <w:spacing w:before="20" w:after="20"/>
              <w:jc w:val="right"/>
            </w:pPr>
            <w:r>
              <w:rPr>
                <w:b/>
                <w:bCs/>
                <w:sz w:val="18"/>
                <w:szCs w:val="18"/>
              </w:rPr>
              <w:t>64,559,738</w:t>
            </w:r>
          </w:p>
        </w:tc>
        <w:tc>
          <w:tcPr>
            <w:tcW w:w="2200" w:type="dxa"/>
            <w:vAlign w:val="bottom"/>
          </w:tcPr>
          <w:p w14:paraId="02A0065A">
            <w:pPr>
              <w:spacing w:before="20" w:after="20"/>
              <w:jc w:val="right"/>
            </w:pPr>
            <w:r>
              <w:rPr>
                <w:b/>
                <w:bCs/>
                <w:sz w:val="18"/>
                <w:szCs w:val="18"/>
              </w:rPr>
              <w:t>19,518,422</w:t>
            </w:r>
          </w:p>
        </w:tc>
      </w:tr>
      <w:tr w14:paraId="34016FAE">
        <w:tc>
          <w:tcPr>
            <w:tcW w:w="5680" w:type="dxa"/>
            <w:vAlign w:val="bottom"/>
          </w:tcPr>
          <w:p w14:paraId="07988435">
            <w:pPr>
              <w:spacing w:before="20" w:after="20"/>
            </w:pPr>
            <w:r>
              <w:rPr>
                <w:sz w:val="18"/>
                <w:szCs w:val="18"/>
              </w:rPr>
              <w:t>期初现金及受限制现金</w:t>
            </w:r>
          </w:p>
        </w:tc>
        <w:tc>
          <w:tcPr>
            <w:tcW w:w="2200" w:type="dxa"/>
            <w:vAlign w:val="bottom"/>
          </w:tcPr>
          <w:p w14:paraId="574D89B4">
            <w:pPr>
              <w:spacing w:before="20" w:after="20"/>
              <w:jc w:val="right"/>
            </w:pPr>
            <w:r>
              <w:rPr>
                <w:sz w:val="18"/>
                <w:szCs w:val="18"/>
              </w:rPr>
              <w:t>58,860,026</w:t>
            </w:r>
          </w:p>
        </w:tc>
        <w:tc>
          <w:tcPr>
            <w:tcW w:w="2200" w:type="dxa"/>
            <w:vAlign w:val="bottom"/>
          </w:tcPr>
          <w:p w14:paraId="17813F19">
            <w:pPr>
              <w:spacing w:before="20" w:after="20"/>
              <w:jc w:val="right"/>
            </w:pPr>
            <w:r>
              <w:rPr>
                <w:sz w:val="18"/>
                <w:szCs w:val="18"/>
              </w:rPr>
              <w:t>17,149,389</w:t>
            </w:r>
          </w:p>
        </w:tc>
      </w:tr>
      <w:tr w14:paraId="74C007CF">
        <w:tc>
          <w:tcPr>
            <w:tcW w:w="5680" w:type="dxa"/>
            <w:vAlign w:val="bottom"/>
          </w:tcPr>
          <w:p w14:paraId="0305AEAA">
            <w:pPr>
              <w:spacing w:before="20" w:after="20"/>
            </w:pPr>
            <w:r>
              <w:rPr>
                <w:b/>
                <w:bCs/>
                <w:sz w:val="18"/>
                <w:szCs w:val="18"/>
              </w:rPr>
              <w:t>期末现金及受限制现金</w:t>
            </w:r>
          </w:p>
        </w:tc>
        <w:tc>
          <w:tcPr>
            <w:tcW w:w="2200" w:type="dxa"/>
            <w:vAlign w:val="bottom"/>
          </w:tcPr>
          <w:p w14:paraId="0E159BEB">
            <w:pPr>
              <w:spacing w:before="20" w:after="20"/>
              <w:jc w:val="right"/>
            </w:pPr>
            <w:r>
              <w:rPr>
                <w:b/>
                <w:bCs/>
                <w:sz w:val="18"/>
                <w:szCs w:val="18"/>
              </w:rPr>
              <w:t>$123,419,764</w:t>
            </w:r>
          </w:p>
        </w:tc>
        <w:tc>
          <w:tcPr>
            <w:tcW w:w="2200" w:type="dxa"/>
            <w:vAlign w:val="bottom"/>
          </w:tcPr>
          <w:p w14:paraId="74B760E3">
            <w:pPr>
              <w:spacing w:before="20" w:after="20"/>
              <w:jc w:val="right"/>
            </w:pPr>
            <w:r>
              <w:rPr>
                <w:b/>
                <w:bCs/>
                <w:sz w:val="18"/>
                <w:szCs w:val="18"/>
              </w:rPr>
              <w:t>$36,667,811</w:t>
            </w:r>
          </w:p>
        </w:tc>
      </w:tr>
      <w:tr w14:paraId="63B2392F">
        <w:tc>
          <w:tcPr>
            <w:tcW w:w="5680" w:type="dxa"/>
            <w:vAlign w:val="bottom"/>
          </w:tcPr>
          <w:p w14:paraId="472B28E4">
            <w:pPr>
              <w:spacing w:before="20" w:after="20"/>
            </w:pPr>
            <w:r>
              <w:rPr>
                <w:b/>
                <w:bCs/>
                <w:sz w:val="18"/>
                <w:szCs w:val="18"/>
              </w:rPr>
              <w:t>补充现金流量信息</w:t>
            </w:r>
          </w:p>
        </w:tc>
        <w:tc>
          <w:tcPr>
            <w:tcW w:w="2200" w:type="dxa"/>
            <w:vAlign w:val="bottom"/>
          </w:tcPr>
          <w:p w14:paraId="49354660">
            <w:pPr>
              <w:spacing w:before="20" w:after="20"/>
              <w:jc w:val="right"/>
            </w:pPr>
          </w:p>
        </w:tc>
        <w:tc>
          <w:tcPr>
            <w:tcW w:w="2200" w:type="dxa"/>
            <w:vAlign w:val="bottom"/>
          </w:tcPr>
          <w:p w14:paraId="6EFDE8FD">
            <w:pPr>
              <w:spacing w:before="20" w:after="20"/>
              <w:jc w:val="right"/>
            </w:pPr>
          </w:p>
        </w:tc>
      </w:tr>
      <w:tr w14:paraId="65C0B136">
        <w:tc>
          <w:tcPr>
            <w:tcW w:w="5680" w:type="dxa"/>
            <w:vAlign w:val="bottom"/>
          </w:tcPr>
          <w:p w14:paraId="46B6634A">
            <w:pPr>
              <w:spacing w:before="20" w:after="20"/>
              <w:ind w:left="120"/>
            </w:pPr>
            <w:r>
              <w:rPr>
                <w:sz w:val="18"/>
                <w:szCs w:val="18"/>
              </w:rPr>
              <w:t>支付的利息</w:t>
            </w:r>
          </w:p>
        </w:tc>
        <w:tc>
          <w:tcPr>
            <w:tcW w:w="2200" w:type="dxa"/>
            <w:vAlign w:val="bottom"/>
          </w:tcPr>
          <w:p w14:paraId="3CD18490">
            <w:pPr>
              <w:spacing w:before="20" w:after="20"/>
              <w:jc w:val="right"/>
            </w:pPr>
            <w:r>
              <w:rPr>
                <w:sz w:val="18"/>
                <w:szCs w:val="18"/>
              </w:rPr>
              <w:t>$1,671,463</w:t>
            </w:r>
          </w:p>
        </w:tc>
        <w:tc>
          <w:tcPr>
            <w:tcW w:w="2200" w:type="dxa"/>
            <w:vAlign w:val="bottom"/>
          </w:tcPr>
          <w:p w14:paraId="13FF466F">
            <w:pPr>
              <w:spacing w:before="20" w:after="20"/>
              <w:jc w:val="right"/>
            </w:pPr>
            <w:r>
              <w:rPr>
                <w:sz w:val="18"/>
                <w:szCs w:val="18"/>
              </w:rPr>
              <w:t>$748,698</w:t>
            </w:r>
          </w:p>
        </w:tc>
      </w:tr>
      <w:tr w14:paraId="5C27B948">
        <w:tc>
          <w:tcPr>
            <w:tcW w:w="5680" w:type="dxa"/>
            <w:vAlign w:val="bottom"/>
          </w:tcPr>
          <w:p w14:paraId="6F4B0BBC">
            <w:pPr>
              <w:spacing w:before="20" w:after="20"/>
              <w:ind w:left="120"/>
            </w:pPr>
            <w:r>
              <w:rPr>
                <w:sz w:val="18"/>
                <w:szCs w:val="18"/>
              </w:rPr>
              <w:t>支付的所得税</w:t>
            </w:r>
          </w:p>
        </w:tc>
        <w:tc>
          <w:tcPr>
            <w:tcW w:w="2200" w:type="dxa"/>
            <w:vAlign w:val="bottom"/>
          </w:tcPr>
          <w:p w14:paraId="259F2B07">
            <w:pPr>
              <w:spacing w:before="20" w:after="20"/>
              <w:jc w:val="right"/>
            </w:pPr>
            <w:r>
              <w:rPr>
                <w:sz w:val="18"/>
                <w:szCs w:val="18"/>
              </w:rPr>
              <w:t>$18,430</w:t>
            </w:r>
          </w:p>
        </w:tc>
        <w:tc>
          <w:tcPr>
            <w:tcW w:w="2200" w:type="dxa"/>
            <w:vAlign w:val="bottom"/>
          </w:tcPr>
          <w:p w14:paraId="14F1871B">
            <w:pPr>
              <w:spacing w:before="20" w:after="20"/>
              <w:jc w:val="right"/>
            </w:pPr>
            <w:r>
              <w:rPr>
                <w:sz w:val="18"/>
                <w:szCs w:val="18"/>
              </w:rPr>
              <w:t>$—</w:t>
            </w:r>
          </w:p>
        </w:tc>
      </w:tr>
      <w:tr w14:paraId="20F2482B">
        <w:tc>
          <w:tcPr>
            <w:tcW w:w="5680" w:type="dxa"/>
            <w:vAlign w:val="bottom"/>
          </w:tcPr>
          <w:p w14:paraId="39592C0C">
            <w:pPr>
              <w:spacing w:before="20" w:after="20"/>
            </w:pPr>
            <w:r>
              <w:rPr>
                <w:b/>
                <w:bCs/>
                <w:sz w:val="18"/>
                <w:szCs w:val="18"/>
              </w:rPr>
              <w:t>非现金投资及筹资活动</w:t>
            </w:r>
          </w:p>
        </w:tc>
        <w:tc>
          <w:tcPr>
            <w:tcW w:w="2200" w:type="dxa"/>
            <w:vAlign w:val="bottom"/>
          </w:tcPr>
          <w:p w14:paraId="392D9962">
            <w:pPr>
              <w:spacing w:before="20" w:after="20"/>
              <w:jc w:val="right"/>
            </w:pPr>
          </w:p>
        </w:tc>
        <w:tc>
          <w:tcPr>
            <w:tcW w:w="2200" w:type="dxa"/>
            <w:vAlign w:val="bottom"/>
          </w:tcPr>
          <w:p w14:paraId="78D92F06">
            <w:pPr>
              <w:spacing w:before="20" w:after="20"/>
              <w:jc w:val="right"/>
            </w:pPr>
          </w:p>
        </w:tc>
      </w:tr>
      <w:tr w14:paraId="4ACFCB6E">
        <w:tc>
          <w:tcPr>
            <w:tcW w:w="5680" w:type="dxa"/>
            <w:vAlign w:val="bottom"/>
          </w:tcPr>
          <w:p w14:paraId="38A3BD1D">
            <w:pPr>
              <w:spacing w:before="20" w:after="20"/>
              <w:ind w:left="120"/>
            </w:pPr>
            <w:r>
              <w:rPr>
                <w:sz w:val="18"/>
                <w:szCs w:val="18"/>
              </w:rPr>
              <w:t>以经营租赁负债换取的经营租赁使用权资产</w:t>
            </w:r>
          </w:p>
        </w:tc>
        <w:tc>
          <w:tcPr>
            <w:tcW w:w="2200" w:type="dxa"/>
            <w:vAlign w:val="bottom"/>
          </w:tcPr>
          <w:p w14:paraId="7DA34A9F">
            <w:pPr>
              <w:spacing w:before="20" w:after="20"/>
              <w:jc w:val="right"/>
            </w:pPr>
            <w:r>
              <w:rPr>
                <w:sz w:val="18"/>
                <w:szCs w:val="18"/>
              </w:rPr>
              <w:t>$1,230,418</w:t>
            </w:r>
          </w:p>
        </w:tc>
        <w:tc>
          <w:tcPr>
            <w:tcW w:w="2200" w:type="dxa"/>
            <w:vAlign w:val="bottom"/>
          </w:tcPr>
          <w:p w14:paraId="2A3E89C1">
            <w:pPr>
              <w:spacing w:before="20" w:after="20"/>
              <w:jc w:val="right"/>
            </w:pPr>
            <w:r>
              <w:rPr>
                <w:sz w:val="18"/>
                <w:szCs w:val="18"/>
              </w:rPr>
              <w:t>$1,863,841</w:t>
            </w:r>
          </w:p>
        </w:tc>
      </w:tr>
      <w:tr w14:paraId="12BAA357">
        <w:tc>
          <w:tcPr>
            <w:tcW w:w="5680" w:type="dxa"/>
            <w:vAlign w:val="bottom"/>
          </w:tcPr>
          <w:p w14:paraId="30F5E4C1">
            <w:pPr>
              <w:spacing w:before="20" w:after="20"/>
              <w:ind w:left="120"/>
            </w:pPr>
            <w:r>
              <w:rPr>
                <w:sz w:val="18"/>
                <w:szCs w:val="18"/>
              </w:rPr>
              <w:t>与购置物业及设备相关的应付款项</w:t>
            </w:r>
          </w:p>
        </w:tc>
        <w:tc>
          <w:tcPr>
            <w:tcW w:w="2200" w:type="dxa"/>
            <w:vAlign w:val="bottom"/>
          </w:tcPr>
          <w:p w14:paraId="3E93649C">
            <w:pPr>
              <w:spacing w:before="20" w:after="20"/>
              <w:jc w:val="right"/>
            </w:pPr>
            <w:r>
              <w:rPr>
                <w:sz w:val="18"/>
                <w:szCs w:val="18"/>
              </w:rPr>
              <w:t>$21,931,470</w:t>
            </w:r>
          </w:p>
        </w:tc>
        <w:tc>
          <w:tcPr>
            <w:tcW w:w="2200" w:type="dxa"/>
            <w:vAlign w:val="bottom"/>
          </w:tcPr>
          <w:p w14:paraId="3D90767C">
            <w:pPr>
              <w:spacing w:before="20" w:after="20"/>
              <w:jc w:val="right"/>
            </w:pPr>
            <w:r>
              <w:rPr>
                <w:sz w:val="18"/>
                <w:szCs w:val="18"/>
              </w:rPr>
              <w:t>$19,328,018</w:t>
            </w:r>
          </w:p>
        </w:tc>
      </w:tr>
      <w:tr w14:paraId="70C44B50">
        <w:tc>
          <w:tcPr>
            <w:tcW w:w="5680" w:type="dxa"/>
            <w:vAlign w:val="bottom"/>
          </w:tcPr>
          <w:p w14:paraId="270BE347">
            <w:pPr>
              <w:spacing w:before="20" w:after="20"/>
              <w:ind w:left="120"/>
            </w:pPr>
            <w:r>
              <w:rPr>
                <w:sz w:val="18"/>
                <w:szCs w:val="18"/>
              </w:rPr>
              <w:t>发行普通股以结算应付或有对价</w:t>
            </w:r>
          </w:p>
        </w:tc>
        <w:tc>
          <w:tcPr>
            <w:tcW w:w="2200" w:type="dxa"/>
            <w:vAlign w:val="bottom"/>
          </w:tcPr>
          <w:p w14:paraId="309F3C44">
            <w:pPr>
              <w:spacing w:before="20" w:after="20"/>
              <w:jc w:val="right"/>
            </w:pPr>
            <w:r>
              <w:rPr>
                <w:sz w:val="18"/>
                <w:szCs w:val="18"/>
              </w:rPr>
              <w:t>$—</w:t>
            </w:r>
          </w:p>
        </w:tc>
        <w:tc>
          <w:tcPr>
            <w:tcW w:w="2200" w:type="dxa"/>
            <w:vAlign w:val="bottom"/>
          </w:tcPr>
          <w:p w14:paraId="32B5F706">
            <w:pPr>
              <w:spacing w:before="20" w:after="20"/>
              <w:jc w:val="right"/>
            </w:pPr>
            <w:r>
              <w:rPr>
                <w:sz w:val="18"/>
                <w:szCs w:val="18"/>
              </w:rPr>
              <w:t>$5,958,794</w:t>
            </w:r>
          </w:p>
        </w:tc>
      </w:tr>
    </w:tbl>
    <w:p w14:paraId="237C2B00">
      <w:pPr>
        <w:keepNext/>
        <w:spacing w:before="240" w:after="100"/>
      </w:pPr>
      <w:r>
        <w:rPr>
          <w:b/>
          <w:bCs/>
        </w:rPr>
        <w:t>现金及受限制现金与合并资产负债表的调节：</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69F9FD67">
        <w:tc>
          <w:tcPr>
            <w:tcW w:w="5680" w:type="dxa"/>
            <w:tcBorders>
              <w:bottom w:val="single" w:color="000000" w:sz="8" w:space="0"/>
            </w:tcBorders>
            <w:vAlign w:val="bottom"/>
          </w:tcPr>
          <w:p w14:paraId="274109A8">
            <w:pPr>
              <w:spacing w:before="20" w:after="20"/>
            </w:pPr>
          </w:p>
        </w:tc>
        <w:tc>
          <w:tcPr>
            <w:tcW w:w="2200" w:type="dxa"/>
            <w:tcBorders>
              <w:bottom w:val="single" w:color="000000" w:sz="8" w:space="0"/>
            </w:tcBorders>
            <w:vAlign w:val="bottom"/>
          </w:tcPr>
          <w:p w14:paraId="1091BE75">
            <w:pPr>
              <w:spacing w:before="20" w:after="20"/>
              <w:jc w:val="center"/>
            </w:pPr>
            <w:r>
              <w:rPr>
                <w:b/>
                <w:bCs/>
                <w:sz w:val="18"/>
                <w:szCs w:val="18"/>
              </w:rPr>
              <w:t>2026 年 6 月 30 日</w:t>
            </w:r>
          </w:p>
        </w:tc>
        <w:tc>
          <w:tcPr>
            <w:tcW w:w="2200" w:type="dxa"/>
            <w:tcBorders>
              <w:bottom w:val="single" w:color="000000" w:sz="8" w:space="0"/>
            </w:tcBorders>
            <w:vAlign w:val="bottom"/>
          </w:tcPr>
          <w:p w14:paraId="7F5666B0">
            <w:pPr>
              <w:spacing w:before="20" w:after="20"/>
              <w:jc w:val="center"/>
            </w:pPr>
            <w:r>
              <w:rPr>
                <w:b/>
                <w:bCs/>
                <w:sz w:val="18"/>
                <w:szCs w:val="18"/>
              </w:rPr>
              <w:t>2025 年 12 月 31 日</w:t>
            </w:r>
          </w:p>
        </w:tc>
      </w:tr>
      <w:tr w14:paraId="7A290329">
        <w:tc>
          <w:tcPr>
            <w:tcW w:w="5680" w:type="dxa"/>
            <w:vAlign w:val="bottom"/>
          </w:tcPr>
          <w:p w14:paraId="3A7DB978">
            <w:pPr>
              <w:spacing w:before="20" w:after="20"/>
            </w:pPr>
            <w:r>
              <w:rPr>
                <w:sz w:val="18"/>
                <w:szCs w:val="18"/>
              </w:rPr>
              <w:t>现金</w:t>
            </w:r>
          </w:p>
        </w:tc>
        <w:tc>
          <w:tcPr>
            <w:tcW w:w="2200" w:type="dxa"/>
            <w:vAlign w:val="bottom"/>
          </w:tcPr>
          <w:p w14:paraId="51303A61">
            <w:pPr>
              <w:spacing w:before="20" w:after="20"/>
              <w:jc w:val="right"/>
            </w:pPr>
            <w:r>
              <w:rPr>
                <w:sz w:val="18"/>
                <w:szCs w:val="18"/>
              </w:rPr>
              <w:t>$103,467,022</w:t>
            </w:r>
          </w:p>
        </w:tc>
        <w:tc>
          <w:tcPr>
            <w:tcW w:w="2200" w:type="dxa"/>
            <w:vAlign w:val="bottom"/>
          </w:tcPr>
          <w:p w14:paraId="30684BC4">
            <w:pPr>
              <w:spacing w:before="20" w:after="20"/>
              <w:jc w:val="right"/>
            </w:pPr>
            <w:r>
              <w:rPr>
                <w:sz w:val="18"/>
                <w:szCs w:val="18"/>
              </w:rPr>
              <w:t>$51,634,374</w:t>
            </w:r>
          </w:p>
        </w:tc>
      </w:tr>
      <w:tr w14:paraId="2D41D5AE">
        <w:tc>
          <w:tcPr>
            <w:tcW w:w="5680" w:type="dxa"/>
            <w:vAlign w:val="bottom"/>
          </w:tcPr>
          <w:p w14:paraId="18B64769">
            <w:pPr>
              <w:spacing w:before="20" w:after="20"/>
            </w:pPr>
            <w:r>
              <w:rPr>
                <w:sz w:val="18"/>
                <w:szCs w:val="18"/>
              </w:rPr>
              <w:t>受限制现金</w:t>
            </w:r>
          </w:p>
        </w:tc>
        <w:tc>
          <w:tcPr>
            <w:tcW w:w="2200" w:type="dxa"/>
            <w:vAlign w:val="bottom"/>
          </w:tcPr>
          <w:p w14:paraId="780BA780">
            <w:pPr>
              <w:spacing w:before="20" w:after="20"/>
              <w:jc w:val="right"/>
            </w:pPr>
            <w:r>
              <w:rPr>
                <w:sz w:val="18"/>
                <w:szCs w:val="18"/>
              </w:rPr>
              <w:t>6,576,827</w:t>
            </w:r>
          </w:p>
        </w:tc>
        <w:tc>
          <w:tcPr>
            <w:tcW w:w="2200" w:type="dxa"/>
            <w:vAlign w:val="bottom"/>
          </w:tcPr>
          <w:p w14:paraId="28F9B723">
            <w:pPr>
              <w:spacing w:before="20" w:after="20"/>
              <w:jc w:val="right"/>
            </w:pPr>
            <w:r>
              <w:rPr>
                <w:sz w:val="18"/>
                <w:szCs w:val="18"/>
              </w:rPr>
              <w:t>714,245</w:t>
            </w:r>
          </w:p>
        </w:tc>
      </w:tr>
      <w:tr w14:paraId="651F34ED">
        <w:tc>
          <w:tcPr>
            <w:tcW w:w="5680" w:type="dxa"/>
            <w:vAlign w:val="bottom"/>
          </w:tcPr>
          <w:p w14:paraId="4AF27513">
            <w:pPr>
              <w:spacing w:before="20" w:after="20"/>
            </w:pPr>
            <w:r>
              <w:rPr>
                <w:sz w:val="18"/>
                <w:szCs w:val="18"/>
              </w:rPr>
              <w:t>受限制现金（非流动）</w:t>
            </w:r>
          </w:p>
        </w:tc>
        <w:tc>
          <w:tcPr>
            <w:tcW w:w="2200" w:type="dxa"/>
            <w:vAlign w:val="bottom"/>
          </w:tcPr>
          <w:p w14:paraId="20FF7698">
            <w:pPr>
              <w:spacing w:before="20" w:after="20"/>
              <w:jc w:val="right"/>
            </w:pPr>
            <w:r>
              <w:rPr>
                <w:sz w:val="18"/>
                <w:szCs w:val="18"/>
              </w:rPr>
              <w:t>13,375,915</w:t>
            </w:r>
          </w:p>
        </w:tc>
        <w:tc>
          <w:tcPr>
            <w:tcW w:w="2200" w:type="dxa"/>
            <w:vAlign w:val="bottom"/>
          </w:tcPr>
          <w:p w14:paraId="27B3E488">
            <w:pPr>
              <w:spacing w:before="20" w:after="20"/>
              <w:jc w:val="right"/>
            </w:pPr>
            <w:r>
              <w:rPr>
                <w:sz w:val="18"/>
                <w:szCs w:val="18"/>
              </w:rPr>
              <w:t>6,511,407</w:t>
            </w:r>
          </w:p>
        </w:tc>
      </w:tr>
      <w:tr w14:paraId="41DFFD37">
        <w:tc>
          <w:tcPr>
            <w:tcW w:w="5680" w:type="dxa"/>
            <w:vAlign w:val="bottom"/>
          </w:tcPr>
          <w:p w14:paraId="1874A945">
            <w:pPr>
              <w:spacing w:before="20" w:after="20"/>
            </w:pPr>
            <w:r>
              <w:rPr>
                <w:b/>
                <w:bCs/>
                <w:sz w:val="18"/>
                <w:szCs w:val="18"/>
              </w:rPr>
              <w:t>合计</w:t>
            </w:r>
          </w:p>
        </w:tc>
        <w:tc>
          <w:tcPr>
            <w:tcW w:w="2200" w:type="dxa"/>
            <w:vAlign w:val="bottom"/>
          </w:tcPr>
          <w:p w14:paraId="69C98E0E">
            <w:pPr>
              <w:spacing w:before="20" w:after="20"/>
              <w:jc w:val="right"/>
            </w:pPr>
            <w:r>
              <w:rPr>
                <w:b/>
                <w:bCs/>
                <w:sz w:val="18"/>
                <w:szCs w:val="18"/>
              </w:rPr>
              <w:t>$123,419,764</w:t>
            </w:r>
          </w:p>
        </w:tc>
        <w:tc>
          <w:tcPr>
            <w:tcW w:w="2200" w:type="dxa"/>
            <w:vAlign w:val="bottom"/>
          </w:tcPr>
          <w:p w14:paraId="3C349A9E">
            <w:pPr>
              <w:spacing w:before="20" w:after="20"/>
              <w:jc w:val="right"/>
            </w:pPr>
            <w:r>
              <w:rPr>
                <w:b/>
                <w:bCs/>
                <w:sz w:val="18"/>
                <w:szCs w:val="18"/>
              </w:rPr>
              <w:t>$58,860,026</w:t>
            </w:r>
          </w:p>
        </w:tc>
      </w:tr>
    </w:tbl>
    <w:p w14:paraId="1B6419D7">
      <w:pPr>
        <w:spacing w:after="200"/>
      </w:pPr>
    </w:p>
    <w:p w14:paraId="36602EE0">
      <w:pPr>
        <w:keepNext/>
        <w:spacing w:after="100"/>
        <w:jc w:val="center"/>
      </w:pPr>
      <w:r>
        <w:rPr>
          <w:b/>
          <w:bCs/>
        </w:rPr>
        <w:t>GAAP 与非 GAAP 指标调节表</w:t>
      </w:r>
      <w:r>
        <w:rPr>
          <w:b/>
          <w:bCs/>
        </w:rPr>
        <w:br w:type="textWrapping"/>
      </w:r>
      <w:r>
        <w:rPr>
          <w:b/>
          <w:bCs/>
        </w:rPr>
        <w:t>截至 6 月 30 日止六个月期间</w:t>
      </w:r>
      <w:r>
        <w:rPr>
          <w:b/>
          <w:bCs/>
        </w:rPr>
        <w:br w:type="textWrapping"/>
      </w:r>
      <w:r>
        <w:rPr>
          <w:b/>
          <w:bCs/>
        </w:rPr>
        <w:t>（以美元列示）</w:t>
      </w:r>
    </w:p>
    <w:tbl>
      <w:tblPr>
        <w:tblStyle w:val="16"/>
        <w:tblW w:w="10080" w:type="dxa"/>
        <w:tblInd w:w="0" w:type="dxa"/>
        <w:tblBorders>
          <w:top w:val="single" w:color="000000" w:sz="8" w:space="0"/>
          <w:left w:val="none" w:color="auto" w:sz="0" w:space="0"/>
          <w:bottom w:val="single" w:color="000000" w:sz="8" w:space="0"/>
          <w:right w:val="none" w:color="auto" w:sz="0" w:space="0"/>
          <w:insideH w:val="single" w:color="BFBFBF" w:sz="2" w:space="0"/>
          <w:insideV w:val="none" w:color="auto" w:sz="0" w:space="0"/>
        </w:tblBorders>
        <w:tblLayout w:type="fixed"/>
        <w:tblCellMar>
          <w:top w:w="20" w:type="dxa"/>
          <w:left w:w="70" w:type="dxa"/>
          <w:bottom w:w="20" w:type="dxa"/>
          <w:right w:w="70" w:type="dxa"/>
        </w:tblCellMar>
      </w:tblPr>
      <w:tblGrid>
        <w:gridCol w:w="5680"/>
        <w:gridCol w:w="2200"/>
        <w:gridCol w:w="2200"/>
      </w:tblGrid>
      <w:tr w14:paraId="574E6DFC">
        <w:tc>
          <w:tcPr>
            <w:tcW w:w="5680" w:type="dxa"/>
            <w:tcBorders>
              <w:bottom w:val="single" w:color="000000" w:sz="8" w:space="0"/>
            </w:tcBorders>
            <w:vAlign w:val="bottom"/>
          </w:tcPr>
          <w:p w14:paraId="550C4566">
            <w:pPr>
              <w:spacing w:before="20" w:after="20"/>
            </w:pPr>
          </w:p>
        </w:tc>
        <w:tc>
          <w:tcPr>
            <w:tcW w:w="2200" w:type="dxa"/>
            <w:tcBorders>
              <w:bottom w:val="single" w:color="000000" w:sz="8" w:space="0"/>
            </w:tcBorders>
            <w:vAlign w:val="bottom"/>
          </w:tcPr>
          <w:p w14:paraId="5B81EF28">
            <w:pPr>
              <w:spacing w:before="20" w:after="20"/>
              <w:jc w:val="center"/>
            </w:pPr>
            <w:r>
              <w:rPr>
                <w:b/>
                <w:bCs/>
                <w:sz w:val="18"/>
                <w:szCs w:val="18"/>
              </w:rPr>
              <w:t>2026 年</w:t>
            </w:r>
          </w:p>
        </w:tc>
        <w:tc>
          <w:tcPr>
            <w:tcW w:w="2200" w:type="dxa"/>
            <w:tcBorders>
              <w:bottom w:val="single" w:color="000000" w:sz="8" w:space="0"/>
            </w:tcBorders>
            <w:vAlign w:val="bottom"/>
          </w:tcPr>
          <w:p w14:paraId="1AC2D1FB">
            <w:pPr>
              <w:spacing w:before="20" w:after="20"/>
              <w:jc w:val="center"/>
            </w:pPr>
            <w:r>
              <w:rPr>
                <w:b/>
                <w:bCs/>
                <w:sz w:val="18"/>
                <w:szCs w:val="18"/>
              </w:rPr>
              <w:t>2025 年</w:t>
            </w:r>
          </w:p>
        </w:tc>
      </w:tr>
      <w:tr w14:paraId="69F0C50E">
        <w:tc>
          <w:tcPr>
            <w:tcW w:w="5680" w:type="dxa"/>
            <w:vAlign w:val="bottom"/>
          </w:tcPr>
          <w:p w14:paraId="4177D396">
            <w:pPr>
              <w:spacing w:before="20" w:after="20"/>
            </w:pPr>
            <w:r>
              <w:rPr>
                <w:b/>
                <w:bCs/>
                <w:sz w:val="18"/>
                <w:szCs w:val="18"/>
              </w:rPr>
              <w:t>非 GAAP 指标调节</w:t>
            </w:r>
          </w:p>
        </w:tc>
        <w:tc>
          <w:tcPr>
            <w:tcW w:w="2200" w:type="dxa"/>
            <w:vAlign w:val="bottom"/>
          </w:tcPr>
          <w:p w14:paraId="18A87875">
            <w:pPr>
              <w:spacing w:before="20" w:after="20"/>
              <w:jc w:val="right"/>
            </w:pPr>
          </w:p>
        </w:tc>
        <w:tc>
          <w:tcPr>
            <w:tcW w:w="2200" w:type="dxa"/>
            <w:vAlign w:val="bottom"/>
          </w:tcPr>
          <w:p w14:paraId="259A6876">
            <w:pPr>
              <w:spacing w:before="20" w:after="20"/>
              <w:jc w:val="right"/>
            </w:pPr>
          </w:p>
        </w:tc>
      </w:tr>
      <w:tr w14:paraId="16F7189D">
        <w:tc>
          <w:tcPr>
            <w:tcW w:w="5680" w:type="dxa"/>
            <w:vAlign w:val="bottom"/>
          </w:tcPr>
          <w:p w14:paraId="1BDCD500">
            <w:pPr>
              <w:spacing w:before="20" w:after="20"/>
              <w:ind w:left="120"/>
            </w:pPr>
            <w:r>
              <w:rPr>
                <w:sz w:val="18"/>
                <w:szCs w:val="18"/>
              </w:rPr>
              <w:t>净利润</w:t>
            </w:r>
          </w:p>
        </w:tc>
        <w:tc>
          <w:tcPr>
            <w:tcW w:w="2200" w:type="dxa"/>
            <w:vAlign w:val="bottom"/>
          </w:tcPr>
          <w:p w14:paraId="70391E24">
            <w:pPr>
              <w:spacing w:before="20" w:after="20"/>
              <w:jc w:val="right"/>
            </w:pPr>
            <w:r>
              <w:rPr>
                <w:sz w:val="18"/>
                <w:szCs w:val="18"/>
              </w:rPr>
              <w:t>$45,820,768</w:t>
            </w:r>
          </w:p>
        </w:tc>
        <w:tc>
          <w:tcPr>
            <w:tcW w:w="2200" w:type="dxa"/>
            <w:vAlign w:val="bottom"/>
          </w:tcPr>
          <w:p w14:paraId="7E8FC95C">
            <w:pPr>
              <w:spacing w:before="20" w:after="20"/>
              <w:jc w:val="right"/>
            </w:pPr>
            <w:r>
              <w:rPr>
                <w:sz w:val="18"/>
                <w:szCs w:val="18"/>
              </w:rPr>
              <w:t>$2,501,736</w:t>
            </w:r>
          </w:p>
        </w:tc>
      </w:tr>
      <w:tr w14:paraId="2AEAB8DE">
        <w:tc>
          <w:tcPr>
            <w:tcW w:w="5680" w:type="dxa"/>
            <w:vAlign w:val="bottom"/>
          </w:tcPr>
          <w:p w14:paraId="1D1B3B8D">
            <w:pPr>
              <w:spacing w:before="20" w:after="20"/>
              <w:ind w:left="120"/>
            </w:pPr>
            <w:r>
              <w:rPr>
                <w:sz w:val="18"/>
                <w:szCs w:val="18"/>
              </w:rPr>
              <w:t>所得税</w:t>
            </w:r>
          </w:p>
        </w:tc>
        <w:tc>
          <w:tcPr>
            <w:tcW w:w="2200" w:type="dxa"/>
            <w:vAlign w:val="bottom"/>
          </w:tcPr>
          <w:p w14:paraId="07F6683C">
            <w:pPr>
              <w:spacing w:before="20" w:after="20"/>
              <w:jc w:val="right"/>
            </w:pPr>
            <w:r>
              <w:rPr>
                <w:sz w:val="18"/>
                <w:szCs w:val="18"/>
              </w:rPr>
              <w:t>$9,565,248</w:t>
            </w:r>
          </w:p>
        </w:tc>
        <w:tc>
          <w:tcPr>
            <w:tcW w:w="2200" w:type="dxa"/>
            <w:vAlign w:val="bottom"/>
          </w:tcPr>
          <w:p w14:paraId="677BE21D">
            <w:pPr>
              <w:spacing w:before="20" w:after="20"/>
              <w:jc w:val="right"/>
            </w:pPr>
            <w:r>
              <w:rPr>
                <w:sz w:val="18"/>
                <w:szCs w:val="18"/>
              </w:rPr>
              <w:t>$3,296,448</w:t>
            </w:r>
          </w:p>
        </w:tc>
      </w:tr>
      <w:tr w14:paraId="60E6DC8B">
        <w:tc>
          <w:tcPr>
            <w:tcW w:w="5680" w:type="dxa"/>
            <w:vAlign w:val="bottom"/>
          </w:tcPr>
          <w:p w14:paraId="414BA510">
            <w:pPr>
              <w:spacing w:before="20" w:after="20"/>
              <w:ind w:left="120"/>
            </w:pPr>
            <w:r>
              <w:rPr>
                <w:sz w:val="18"/>
                <w:szCs w:val="18"/>
              </w:rPr>
              <w:t>利息费用</w:t>
            </w:r>
          </w:p>
        </w:tc>
        <w:tc>
          <w:tcPr>
            <w:tcW w:w="2200" w:type="dxa"/>
            <w:vAlign w:val="bottom"/>
          </w:tcPr>
          <w:p w14:paraId="1BEA3292">
            <w:pPr>
              <w:spacing w:before="20" w:after="20"/>
              <w:jc w:val="right"/>
            </w:pPr>
            <w:r>
              <w:rPr>
                <w:sz w:val="18"/>
                <w:szCs w:val="18"/>
              </w:rPr>
              <w:t>$507,158</w:t>
            </w:r>
          </w:p>
        </w:tc>
        <w:tc>
          <w:tcPr>
            <w:tcW w:w="2200" w:type="dxa"/>
            <w:vAlign w:val="bottom"/>
          </w:tcPr>
          <w:p w14:paraId="588D2564">
            <w:pPr>
              <w:spacing w:before="20" w:after="20"/>
              <w:jc w:val="right"/>
            </w:pPr>
            <w:r>
              <w:rPr>
                <w:sz w:val="18"/>
                <w:szCs w:val="18"/>
              </w:rPr>
              <w:t>$1,777,036</w:t>
            </w:r>
          </w:p>
        </w:tc>
      </w:tr>
      <w:tr w14:paraId="0B043504">
        <w:tc>
          <w:tcPr>
            <w:tcW w:w="5680" w:type="dxa"/>
            <w:vAlign w:val="bottom"/>
          </w:tcPr>
          <w:p w14:paraId="6C0AA969">
            <w:pPr>
              <w:spacing w:before="20" w:after="20"/>
              <w:ind w:left="120"/>
            </w:pPr>
            <w:r>
              <w:rPr>
                <w:sz w:val="18"/>
                <w:szCs w:val="18"/>
              </w:rPr>
              <w:t>折旧及摊销</w:t>
            </w:r>
          </w:p>
        </w:tc>
        <w:tc>
          <w:tcPr>
            <w:tcW w:w="2200" w:type="dxa"/>
            <w:vAlign w:val="bottom"/>
          </w:tcPr>
          <w:p w14:paraId="4382F188">
            <w:pPr>
              <w:spacing w:before="20" w:after="20"/>
              <w:jc w:val="right"/>
            </w:pPr>
            <w:r>
              <w:rPr>
                <w:sz w:val="18"/>
                <w:szCs w:val="18"/>
              </w:rPr>
              <w:t>$24,523,769</w:t>
            </w:r>
          </w:p>
        </w:tc>
        <w:tc>
          <w:tcPr>
            <w:tcW w:w="2200" w:type="dxa"/>
            <w:vAlign w:val="bottom"/>
          </w:tcPr>
          <w:p w14:paraId="20D5C3CD">
            <w:pPr>
              <w:spacing w:before="20" w:after="20"/>
              <w:jc w:val="right"/>
            </w:pPr>
            <w:r>
              <w:rPr>
                <w:sz w:val="18"/>
                <w:szCs w:val="18"/>
              </w:rPr>
              <w:t>$12,310,919</w:t>
            </w:r>
          </w:p>
        </w:tc>
      </w:tr>
      <w:tr w14:paraId="07E31AB3">
        <w:tc>
          <w:tcPr>
            <w:tcW w:w="5680" w:type="dxa"/>
            <w:vAlign w:val="bottom"/>
          </w:tcPr>
          <w:p w14:paraId="2A48D6BC">
            <w:pPr>
              <w:spacing w:before="20" w:after="20"/>
              <w:ind w:left="120"/>
            </w:pPr>
            <w:r>
              <w:rPr>
                <w:sz w:val="18"/>
                <w:szCs w:val="18"/>
              </w:rPr>
              <w:t>使用权资产摊销</w:t>
            </w:r>
          </w:p>
        </w:tc>
        <w:tc>
          <w:tcPr>
            <w:tcW w:w="2200" w:type="dxa"/>
            <w:vAlign w:val="bottom"/>
          </w:tcPr>
          <w:p w14:paraId="490CFFB9">
            <w:pPr>
              <w:spacing w:before="20" w:after="20"/>
              <w:jc w:val="right"/>
            </w:pPr>
            <w:r>
              <w:rPr>
                <w:sz w:val="18"/>
                <w:szCs w:val="18"/>
              </w:rPr>
              <w:t>$1,638,620</w:t>
            </w:r>
          </w:p>
        </w:tc>
        <w:tc>
          <w:tcPr>
            <w:tcW w:w="2200" w:type="dxa"/>
            <w:vAlign w:val="bottom"/>
          </w:tcPr>
          <w:p w14:paraId="6D7C3D19">
            <w:pPr>
              <w:spacing w:before="20" w:after="20"/>
              <w:jc w:val="right"/>
            </w:pPr>
            <w:r>
              <w:rPr>
                <w:sz w:val="18"/>
                <w:szCs w:val="18"/>
              </w:rPr>
              <w:t>$1,514,384</w:t>
            </w:r>
          </w:p>
        </w:tc>
      </w:tr>
      <w:tr w14:paraId="546AE8C5">
        <w:tc>
          <w:tcPr>
            <w:tcW w:w="5680" w:type="dxa"/>
            <w:vAlign w:val="bottom"/>
          </w:tcPr>
          <w:p w14:paraId="6848E4F7">
            <w:pPr>
              <w:spacing w:before="20" w:after="20"/>
              <w:ind w:left="120"/>
            </w:pPr>
            <w:r>
              <w:rPr>
                <w:sz w:val="18"/>
                <w:szCs w:val="18"/>
              </w:rPr>
              <w:t>长期待摊费用摊销</w:t>
            </w:r>
          </w:p>
        </w:tc>
        <w:tc>
          <w:tcPr>
            <w:tcW w:w="2200" w:type="dxa"/>
            <w:vAlign w:val="bottom"/>
          </w:tcPr>
          <w:p w14:paraId="24E9B050">
            <w:pPr>
              <w:spacing w:before="20" w:after="20"/>
              <w:jc w:val="right"/>
            </w:pPr>
            <w:r>
              <w:rPr>
                <w:sz w:val="18"/>
                <w:szCs w:val="18"/>
              </w:rPr>
              <w:t>$81,811</w:t>
            </w:r>
          </w:p>
        </w:tc>
        <w:tc>
          <w:tcPr>
            <w:tcW w:w="2200" w:type="dxa"/>
            <w:vAlign w:val="bottom"/>
          </w:tcPr>
          <w:p w14:paraId="388FD095">
            <w:pPr>
              <w:spacing w:before="20" w:after="20"/>
              <w:jc w:val="right"/>
            </w:pPr>
            <w:r>
              <w:rPr>
                <w:sz w:val="18"/>
                <w:szCs w:val="18"/>
              </w:rPr>
              <w:t>$83,575</w:t>
            </w:r>
          </w:p>
        </w:tc>
      </w:tr>
      <w:tr w14:paraId="040AC414">
        <w:tc>
          <w:tcPr>
            <w:tcW w:w="5680" w:type="dxa"/>
            <w:vAlign w:val="bottom"/>
          </w:tcPr>
          <w:p w14:paraId="44F5DC52">
            <w:pPr>
              <w:spacing w:before="20" w:after="20"/>
            </w:pPr>
            <w:r>
              <w:rPr>
                <w:b/>
                <w:bCs/>
                <w:sz w:val="18"/>
                <w:szCs w:val="18"/>
              </w:rPr>
              <w:t>EBITDA（非 GAAP）</w:t>
            </w:r>
          </w:p>
        </w:tc>
        <w:tc>
          <w:tcPr>
            <w:tcW w:w="2200" w:type="dxa"/>
            <w:vAlign w:val="bottom"/>
          </w:tcPr>
          <w:p w14:paraId="37BF48CF">
            <w:pPr>
              <w:spacing w:before="20" w:after="20"/>
              <w:jc w:val="right"/>
            </w:pPr>
            <w:r>
              <w:rPr>
                <w:b/>
                <w:bCs/>
                <w:sz w:val="18"/>
                <w:szCs w:val="18"/>
              </w:rPr>
              <w:t>$82,137,374</w:t>
            </w:r>
          </w:p>
        </w:tc>
        <w:tc>
          <w:tcPr>
            <w:tcW w:w="2200" w:type="dxa"/>
            <w:vAlign w:val="bottom"/>
          </w:tcPr>
          <w:p w14:paraId="12801DE4">
            <w:pPr>
              <w:spacing w:before="20" w:after="20"/>
              <w:jc w:val="right"/>
            </w:pPr>
            <w:r>
              <w:rPr>
                <w:b/>
                <w:bCs/>
                <w:sz w:val="18"/>
                <w:szCs w:val="18"/>
              </w:rPr>
              <w:t>$21,484,098</w:t>
            </w:r>
          </w:p>
        </w:tc>
      </w:tr>
      <w:tr w14:paraId="16E2AE86">
        <w:tc>
          <w:tcPr>
            <w:tcW w:w="5680" w:type="dxa"/>
            <w:vAlign w:val="bottom"/>
          </w:tcPr>
          <w:p w14:paraId="33BC4573">
            <w:pPr>
              <w:spacing w:before="20" w:after="20"/>
            </w:pPr>
            <w:r>
              <w:rPr>
                <w:b/>
                <w:bCs/>
                <w:sz w:val="18"/>
                <w:szCs w:val="18"/>
              </w:rPr>
              <w:t>调整项</w:t>
            </w:r>
          </w:p>
        </w:tc>
        <w:tc>
          <w:tcPr>
            <w:tcW w:w="2200" w:type="dxa"/>
            <w:vAlign w:val="bottom"/>
          </w:tcPr>
          <w:p w14:paraId="2CB1DFF2">
            <w:pPr>
              <w:spacing w:before="20" w:after="20"/>
              <w:jc w:val="right"/>
            </w:pPr>
          </w:p>
        </w:tc>
        <w:tc>
          <w:tcPr>
            <w:tcW w:w="2200" w:type="dxa"/>
            <w:vAlign w:val="bottom"/>
          </w:tcPr>
          <w:p w14:paraId="6BECB544">
            <w:pPr>
              <w:spacing w:before="20" w:after="20"/>
              <w:jc w:val="right"/>
            </w:pPr>
          </w:p>
        </w:tc>
      </w:tr>
      <w:tr w14:paraId="69A81AC4">
        <w:tc>
          <w:tcPr>
            <w:tcW w:w="5680" w:type="dxa"/>
            <w:vAlign w:val="bottom"/>
          </w:tcPr>
          <w:p w14:paraId="7DFBA4C9">
            <w:pPr>
              <w:spacing w:before="20" w:after="20"/>
              <w:ind w:left="120"/>
            </w:pPr>
            <w:r>
              <w:rPr>
                <w:sz w:val="18"/>
                <w:szCs w:val="18"/>
              </w:rPr>
              <w:t>股份支付费用</w:t>
            </w:r>
          </w:p>
        </w:tc>
        <w:tc>
          <w:tcPr>
            <w:tcW w:w="2200" w:type="dxa"/>
            <w:vAlign w:val="bottom"/>
          </w:tcPr>
          <w:p w14:paraId="7EC9F29A">
            <w:pPr>
              <w:spacing w:before="20" w:after="20"/>
              <w:jc w:val="right"/>
            </w:pPr>
            <w:r>
              <w:rPr>
                <w:sz w:val="18"/>
                <w:szCs w:val="18"/>
              </w:rPr>
              <w:t>$154,900</w:t>
            </w:r>
          </w:p>
        </w:tc>
        <w:tc>
          <w:tcPr>
            <w:tcW w:w="2200" w:type="dxa"/>
            <w:vAlign w:val="bottom"/>
          </w:tcPr>
          <w:p w14:paraId="7E90E2EE">
            <w:pPr>
              <w:spacing w:before="20" w:after="20"/>
              <w:jc w:val="right"/>
            </w:pPr>
            <w:r>
              <w:rPr>
                <w:sz w:val="18"/>
                <w:szCs w:val="18"/>
              </w:rPr>
              <w:t>$18,000</w:t>
            </w:r>
          </w:p>
        </w:tc>
      </w:tr>
      <w:tr w14:paraId="65158867">
        <w:tc>
          <w:tcPr>
            <w:tcW w:w="5680" w:type="dxa"/>
            <w:vAlign w:val="bottom"/>
          </w:tcPr>
          <w:p w14:paraId="75CCC1D2">
            <w:pPr>
              <w:spacing w:before="20" w:after="20"/>
              <w:ind w:left="120"/>
            </w:pPr>
            <w:r>
              <w:rPr>
                <w:sz w:val="18"/>
                <w:szCs w:val="18"/>
              </w:rPr>
              <w:t>或有对价公允价值变动</w:t>
            </w:r>
          </w:p>
        </w:tc>
        <w:tc>
          <w:tcPr>
            <w:tcW w:w="2200" w:type="dxa"/>
            <w:vAlign w:val="bottom"/>
          </w:tcPr>
          <w:p w14:paraId="07F41210">
            <w:pPr>
              <w:spacing w:before="20" w:after="20"/>
              <w:jc w:val="right"/>
            </w:pPr>
            <w:r>
              <w:rPr>
                <w:sz w:val="18"/>
                <w:szCs w:val="18"/>
              </w:rPr>
              <w:t>—</w:t>
            </w:r>
          </w:p>
        </w:tc>
        <w:tc>
          <w:tcPr>
            <w:tcW w:w="2200" w:type="dxa"/>
            <w:vAlign w:val="bottom"/>
          </w:tcPr>
          <w:p w14:paraId="05DA5556">
            <w:pPr>
              <w:spacing w:before="20" w:after="20"/>
              <w:jc w:val="right"/>
            </w:pPr>
            <w:r>
              <w:rPr>
                <w:sz w:val="18"/>
                <w:szCs w:val="18"/>
              </w:rPr>
              <w:t>$1,341,794</w:t>
            </w:r>
          </w:p>
        </w:tc>
      </w:tr>
      <w:tr w14:paraId="1D80EDA1">
        <w:tc>
          <w:tcPr>
            <w:tcW w:w="5680" w:type="dxa"/>
            <w:vAlign w:val="bottom"/>
          </w:tcPr>
          <w:p w14:paraId="49EB853D">
            <w:pPr>
              <w:spacing w:before="20" w:after="20"/>
            </w:pPr>
            <w:r>
              <w:rPr>
                <w:b/>
                <w:bCs/>
                <w:sz w:val="18"/>
                <w:szCs w:val="18"/>
              </w:rPr>
              <w:t>调整后 EBITDA（非 GAAP）</w:t>
            </w:r>
          </w:p>
        </w:tc>
        <w:tc>
          <w:tcPr>
            <w:tcW w:w="2200" w:type="dxa"/>
            <w:vAlign w:val="bottom"/>
          </w:tcPr>
          <w:p w14:paraId="2541EA74">
            <w:pPr>
              <w:spacing w:before="20" w:after="20"/>
              <w:jc w:val="right"/>
            </w:pPr>
            <w:r>
              <w:rPr>
                <w:b/>
                <w:bCs/>
                <w:sz w:val="18"/>
                <w:szCs w:val="18"/>
              </w:rPr>
              <w:t>$82,292,274</w:t>
            </w:r>
          </w:p>
        </w:tc>
        <w:tc>
          <w:tcPr>
            <w:tcW w:w="2200" w:type="dxa"/>
            <w:vAlign w:val="bottom"/>
          </w:tcPr>
          <w:p w14:paraId="3C038D05">
            <w:pPr>
              <w:spacing w:before="20" w:after="20"/>
              <w:jc w:val="right"/>
            </w:pPr>
            <w:r>
              <w:rPr>
                <w:b/>
                <w:bCs/>
                <w:sz w:val="18"/>
                <w:szCs w:val="18"/>
              </w:rPr>
              <w:t>$22,843,892</w:t>
            </w:r>
          </w:p>
        </w:tc>
      </w:tr>
      <w:tr w14:paraId="070F6C45">
        <w:tc>
          <w:tcPr>
            <w:tcW w:w="5680" w:type="dxa"/>
            <w:vAlign w:val="bottom"/>
          </w:tcPr>
          <w:p w14:paraId="6BC0F69F">
            <w:pPr>
              <w:spacing w:before="20" w:after="20"/>
            </w:pPr>
            <w:r>
              <w:rPr>
                <w:b/>
                <w:bCs/>
                <w:sz w:val="18"/>
                <w:szCs w:val="18"/>
              </w:rPr>
              <w:t>非 GAAP 净利润调节</w:t>
            </w:r>
          </w:p>
        </w:tc>
        <w:tc>
          <w:tcPr>
            <w:tcW w:w="2200" w:type="dxa"/>
            <w:vAlign w:val="bottom"/>
          </w:tcPr>
          <w:p w14:paraId="40CC2E4C">
            <w:pPr>
              <w:spacing w:before="20" w:after="20"/>
              <w:jc w:val="right"/>
            </w:pPr>
          </w:p>
        </w:tc>
        <w:tc>
          <w:tcPr>
            <w:tcW w:w="2200" w:type="dxa"/>
            <w:vAlign w:val="bottom"/>
          </w:tcPr>
          <w:p w14:paraId="2BAE599F">
            <w:pPr>
              <w:spacing w:before="20" w:after="20"/>
              <w:jc w:val="right"/>
            </w:pPr>
          </w:p>
        </w:tc>
      </w:tr>
      <w:tr w14:paraId="5536280E">
        <w:tc>
          <w:tcPr>
            <w:tcW w:w="5680" w:type="dxa"/>
            <w:vAlign w:val="bottom"/>
          </w:tcPr>
          <w:p w14:paraId="3EB15389">
            <w:pPr>
              <w:spacing w:before="20" w:after="20"/>
              <w:ind w:left="120"/>
            </w:pPr>
            <w:r>
              <w:rPr>
                <w:sz w:val="18"/>
                <w:szCs w:val="18"/>
              </w:rPr>
              <w:t>净利润</w:t>
            </w:r>
          </w:p>
        </w:tc>
        <w:tc>
          <w:tcPr>
            <w:tcW w:w="2200" w:type="dxa"/>
            <w:vAlign w:val="bottom"/>
          </w:tcPr>
          <w:p w14:paraId="46BD991F">
            <w:pPr>
              <w:spacing w:before="20" w:after="20"/>
              <w:jc w:val="right"/>
            </w:pPr>
            <w:r>
              <w:rPr>
                <w:sz w:val="18"/>
                <w:szCs w:val="18"/>
              </w:rPr>
              <w:t>$45,820,768</w:t>
            </w:r>
          </w:p>
        </w:tc>
        <w:tc>
          <w:tcPr>
            <w:tcW w:w="2200" w:type="dxa"/>
            <w:vAlign w:val="bottom"/>
          </w:tcPr>
          <w:p w14:paraId="37D5964D">
            <w:pPr>
              <w:spacing w:before="20" w:after="20"/>
              <w:jc w:val="right"/>
            </w:pPr>
            <w:r>
              <w:rPr>
                <w:sz w:val="18"/>
                <w:szCs w:val="18"/>
              </w:rPr>
              <w:t>$2,501,736</w:t>
            </w:r>
          </w:p>
        </w:tc>
      </w:tr>
      <w:tr w14:paraId="71C8E3C6">
        <w:tc>
          <w:tcPr>
            <w:tcW w:w="5680" w:type="dxa"/>
            <w:vAlign w:val="bottom"/>
          </w:tcPr>
          <w:p w14:paraId="72914C49">
            <w:pPr>
              <w:spacing w:before="20" w:after="20"/>
              <w:ind w:left="120"/>
            </w:pPr>
            <w:r>
              <w:rPr>
                <w:sz w:val="18"/>
                <w:szCs w:val="18"/>
              </w:rPr>
              <w:t>股份支付费用</w:t>
            </w:r>
          </w:p>
        </w:tc>
        <w:tc>
          <w:tcPr>
            <w:tcW w:w="2200" w:type="dxa"/>
            <w:vAlign w:val="bottom"/>
          </w:tcPr>
          <w:p w14:paraId="11577EB5">
            <w:pPr>
              <w:spacing w:before="20" w:after="20"/>
              <w:jc w:val="right"/>
            </w:pPr>
            <w:r>
              <w:rPr>
                <w:sz w:val="18"/>
                <w:szCs w:val="18"/>
              </w:rPr>
              <w:t>$154,900</w:t>
            </w:r>
          </w:p>
        </w:tc>
        <w:tc>
          <w:tcPr>
            <w:tcW w:w="2200" w:type="dxa"/>
            <w:vAlign w:val="bottom"/>
          </w:tcPr>
          <w:p w14:paraId="020C679B">
            <w:pPr>
              <w:spacing w:before="20" w:after="20"/>
              <w:jc w:val="right"/>
            </w:pPr>
            <w:r>
              <w:rPr>
                <w:sz w:val="18"/>
                <w:szCs w:val="18"/>
              </w:rPr>
              <w:t>$18,000</w:t>
            </w:r>
          </w:p>
        </w:tc>
      </w:tr>
      <w:tr w14:paraId="42B599CC">
        <w:tc>
          <w:tcPr>
            <w:tcW w:w="5680" w:type="dxa"/>
            <w:vAlign w:val="bottom"/>
          </w:tcPr>
          <w:p w14:paraId="64D4DCDD">
            <w:pPr>
              <w:spacing w:before="20" w:after="20"/>
              <w:ind w:left="120"/>
            </w:pPr>
            <w:r>
              <w:rPr>
                <w:sz w:val="18"/>
                <w:szCs w:val="18"/>
              </w:rPr>
              <w:t>或有对价公允价值变动</w:t>
            </w:r>
          </w:p>
        </w:tc>
        <w:tc>
          <w:tcPr>
            <w:tcW w:w="2200" w:type="dxa"/>
            <w:vAlign w:val="bottom"/>
          </w:tcPr>
          <w:p w14:paraId="1E113E2C">
            <w:pPr>
              <w:spacing w:before="20" w:after="20"/>
              <w:jc w:val="right"/>
            </w:pPr>
            <w:r>
              <w:rPr>
                <w:sz w:val="18"/>
                <w:szCs w:val="18"/>
              </w:rPr>
              <w:t>—</w:t>
            </w:r>
          </w:p>
        </w:tc>
        <w:tc>
          <w:tcPr>
            <w:tcW w:w="2200" w:type="dxa"/>
            <w:vAlign w:val="bottom"/>
          </w:tcPr>
          <w:p w14:paraId="41B63650">
            <w:pPr>
              <w:spacing w:before="20" w:after="20"/>
              <w:jc w:val="right"/>
            </w:pPr>
            <w:r>
              <w:rPr>
                <w:sz w:val="18"/>
                <w:szCs w:val="18"/>
              </w:rPr>
              <w:t>$1,341,794</w:t>
            </w:r>
          </w:p>
        </w:tc>
      </w:tr>
      <w:tr w14:paraId="6141D72A">
        <w:tc>
          <w:tcPr>
            <w:tcW w:w="5680" w:type="dxa"/>
            <w:vAlign w:val="bottom"/>
          </w:tcPr>
          <w:p w14:paraId="70D9ACA0">
            <w:pPr>
              <w:spacing w:before="20" w:after="20"/>
            </w:pPr>
            <w:r>
              <w:rPr>
                <w:b/>
                <w:bCs/>
                <w:sz w:val="18"/>
                <w:szCs w:val="18"/>
              </w:rPr>
              <w:t>调整后净利润（非 GAAP）</w:t>
            </w:r>
          </w:p>
        </w:tc>
        <w:tc>
          <w:tcPr>
            <w:tcW w:w="2200" w:type="dxa"/>
            <w:vAlign w:val="bottom"/>
          </w:tcPr>
          <w:p w14:paraId="0D929FDC">
            <w:pPr>
              <w:spacing w:before="20" w:after="20"/>
              <w:jc w:val="right"/>
            </w:pPr>
            <w:r>
              <w:rPr>
                <w:b/>
                <w:bCs/>
                <w:sz w:val="18"/>
                <w:szCs w:val="18"/>
              </w:rPr>
              <w:t>$45,975,668</w:t>
            </w:r>
          </w:p>
        </w:tc>
        <w:tc>
          <w:tcPr>
            <w:tcW w:w="2200" w:type="dxa"/>
            <w:vAlign w:val="bottom"/>
          </w:tcPr>
          <w:p w14:paraId="39F590B8">
            <w:pPr>
              <w:spacing w:before="20" w:after="20"/>
              <w:jc w:val="right"/>
            </w:pPr>
            <w:r>
              <w:rPr>
                <w:b/>
                <w:bCs/>
                <w:sz w:val="18"/>
                <w:szCs w:val="18"/>
              </w:rPr>
              <w:t>$3,861,530</w:t>
            </w:r>
          </w:p>
        </w:tc>
      </w:tr>
    </w:tbl>
    <w:p w14:paraId="640426E9">
      <w:r>
        <w:br w:type="page"/>
      </w:r>
    </w:p>
    <w:p w14:paraId="4F593BF5">
      <w:pPr>
        <w:spacing w:after="300"/>
        <w:jc w:val="center"/>
        <w:rPr>
          <w:b/>
          <w:bCs/>
          <w:sz w:val="30"/>
          <w:szCs w:val="30"/>
        </w:rPr>
      </w:pPr>
    </w:p>
    <w:p w14:paraId="795AAD64">
      <w:pPr>
        <w:spacing w:after="300"/>
        <w:jc w:val="center"/>
      </w:pPr>
      <w:r>
        <w:rPr>
          <w:b/>
          <w:bCs/>
          <w:sz w:val="30"/>
          <w:szCs w:val="30"/>
        </w:rPr>
        <w:t>TOYO Co., Ltd Announces Unaudited</w:t>
      </w:r>
      <w:del w:id="48" w:author="Guo" w:date="2026-08-19T10:45:00Z">
        <w:r>
          <w:rPr>
            <w:b/>
            <w:bCs/>
            <w:sz w:val="30"/>
            <w:szCs w:val="30"/>
          </w:rPr>
          <w:delText xml:space="preserve"> and Unreviewed</w:delText>
        </w:r>
      </w:del>
      <w:r>
        <w:rPr>
          <w:b/>
          <w:bCs/>
          <w:sz w:val="30"/>
          <w:szCs w:val="30"/>
        </w:rPr>
        <w:t xml:space="preserve"> Second Quarter and First Half 2026 Financial Results</w:t>
      </w:r>
    </w:p>
    <w:p w14:paraId="26BAC666">
      <w:pPr>
        <w:spacing w:after="200"/>
      </w:pPr>
      <w:r>
        <w:t xml:space="preserve">TOKYO, Japan, </w:t>
      </w:r>
      <w:r>
        <w:rPr>
          <w:color w:val="000000" w:themeColor="text1"/>
          <w14:textFill>
            <w14:solidFill>
              <w14:schemeClr w14:val="tx1"/>
            </w14:solidFill>
          </w14:textFill>
        </w:rPr>
        <w:t>August 19, 2026</w:t>
      </w:r>
      <w:r>
        <w:t xml:space="preserve"> – TOYO Co., Ltd (Nasdaq: TOYO) (OTC: TOYWF) (</w:t>
      </w:r>
      <w:del w:id="49" w:author="Guo" w:date="2026-08-19T10:45:00Z">
        <w:r>
          <w:rPr/>
          <w:delText>“TOYO” or the “Company”</w:delText>
        </w:r>
      </w:del>
      <w:ins w:id="50" w:author="Guo" w:date="2026-08-19T10:45:00Z">
        <w:r>
          <w:rPr/>
          <w:t>“TOYO,” “we” or the “Company”</w:t>
        </w:r>
      </w:ins>
      <w:r>
        <w:t>), a solar solution company, today announced its unaudited</w:t>
      </w:r>
      <w:del w:id="51" w:author="Guo" w:date="2026-08-19T10:45:00Z">
        <w:r>
          <w:rPr/>
          <w:delText xml:space="preserve"> and unreviewed</w:delText>
        </w:r>
      </w:del>
      <w:r>
        <w:t xml:space="preserve"> financial results for the second quarter of 2026 and the six months ended June 30, 2026.</w:t>
      </w:r>
    </w:p>
    <w:p w14:paraId="6659EE46">
      <w:pPr>
        <w:spacing w:before="300" w:after="150"/>
      </w:pPr>
      <w:r>
        <w:rPr>
          <w:b/>
          <w:bCs/>
          <w:color w:val="1A3D6F"/>
          <w:sz w:val="24"/>
          <w:szCs w:val="24"/>
        </w:rPr>
        <w:t>First Half 2026 Financial Highlights</w:t>
      </w:r>
    </w:p>
    <w:p w14:paraId="2316EE9D">
      <w:pPr>
        <w:pStyle w:val="25"/>
        <w:numPr>
          <w:ilvl w:val="0"/>
          <w:numId w:val="1"/>
        </w:numPr>
        <w:spacing w:after="90"/>
      </w:pPr>
      <w:del w:id="52" w:author="Guo" w:date="2026-08-18T00:00:00Z">
        <w:r>
          <w:rPr/>
          <w:delText>2.2 GW of solar cells delivered</w:delText>
        </w:r>
      </w:del>
      <w:ins w:id="53" w:author="Guo" w:date="2026-08-18T00:00:00Z">
        <w:r>
          <w:rPr/>
          <w:t>2.6 GW of solar cells delivered, an increase of 62.5% year-over-year</w:t>
        </w:r>
      </w:ins>
    </w:p>
    <w:p w14:paraId="41CCC830">
      <w:pPr>
        <w:pStyle w:val="25"/>
        <w:numPr>
          <w:ilvl w:val="0"/>
          <w:numId w:val="1"/>
        </w:numPr>
        <w:spacing w:after="90"/>
      </w:pPr>
      <w:del w:id="54" w:author="Guo" w:date="2026-08-18T00:00:00Z">
        <w:r>
          <w:rPr/>
          <w:delText>191.5 MW of solar modules delivered</w:delText>
        </w:r>
      </w:del>
      <w:ins w:id="55" w:author="Guo" w:date="2026-08-18T00:00:00Z">
        <w:r>
          <w:rPr/>
          <w:t>191.5 MW of solar modules delivered; module production capacity had not yet come online in the first half of 2025</w:t>
        </w:r>
      </w:ins>
    </w:p>
    <w:p w14:paraId="6828BA65">
      <w:pPr>
        <w:pStyle w:val="25"/>
        <w:numPr>
          <w:ilvl w:val="0"/>
          <w:numId w:val="1"/>
        </w:numPr>
        <w:spacing w:after="90"/>
      </w:pPr>
      <w:r>
        <w:t>Revenues of $261.0 million, an increase of 87.6% year-over-year</w:t>
      </w:r>
    </w:p>
    <w:p w14:paraId="7D83902D">
      <w:pPr>
        <w:pStyle w:val="25"/>
        <w:numPr>
          <w:ilvl w:val="0"/>
          <w:numId w:val="1"/>
        </w:numPr>
        <w:spacing w:after="90"/>
      </w:pPr>
      <w:r>
        <w:t xml:space="preserve">Net income of </w:t>
      </w:r>
      <w:r>
        <w:rPr>
          <w:b/>
          <w:bCs/>
        </w:rPr>
        <w:t>$</w:t>
      </w:r>
      <w:del w:id="56" w:author="Guo" w:date="2026-08-18T00:00:00Z">
        <w:r>
          <w:rPr/>
          <w:delText>45.8 million, compared to $2.5 million in the first half of 2025</w:delText>
        </w:r>
      </w:del>
      <w:ins w:id="57" w:author="Guo" w:date="2026-08-18T00:00:00Z">
        <w:r>
          <w:rPr/>
          <w:t>45.8 million, compared to $2.5 million in the first half of 2025, an increase of 1,731.6% year-over-year</w:t>
        </w:r>
      </w:ins>
    </w:p>
    <w:p w14:paraId="3B3F063C">
      <w:pPr>
        <w:pStyle w:val="25"/>
        <w:numPr>
          <w:ilvl w:val="0"/>
          <w:numId w:val="1"/>
        </w:numPr>
        <w:spacing w:after="90"/>
      </w:pPr>
      <w:r>
        <w:t>EBITDA (Non-GAAP) of $82.1 million, compared to $</w:t>
      </w:r>
      <w:r>
        <w:rPr>
          <w:rFonts w:hint="eastAsia"/>
        </w:rPr>
        <w:t>21.5</w:t>
      </w:r>
      <w:del w:id="58" w:author="Guo" w:date="2026-08-18T00:00:00Z">
        <w:r>
          <w:rPr/>
          <w:delText xml:space="preserve"> million in the first half of 2025 </w:delText>
        </w:r>
      </w:del>
      <w:ins w:id="59" w:author="Guo" w:date="2026-08-18T00:00:00Z">
        <w:r>
          <w:rPr/>
          <w:t xml:space="preserve"> million in the first half of 2025, an increase of 282.3% year-over-year</w:t>
        </w:r>
      </w:ins>
    </w:p>
    <w:p w14:paraId="7BDEF73F">
      <w:pPr>
        <w:pStyle w:val="25"/>
        <w:numPr>
          <w:ilvl w:val="0"/>
          <w:numId w:val="1"/>
        </w:numPr>
        <w:spacing w:after="90"/>
      </w:pPr>
      <w:r>
        <w:t>Adjusted EBITDA (Non-GAAP) of $82.3 million, compared to $</w:t>
      </w:r>
      <w:r>
        <w:rPr>
          <w:rFonts w:hint="eastAsia"/>
        </w:rPr>
        <w:t>22.8</w:t>
      </w:r>
      <w:del w:id="60" w:author="Guo" w:date="2026-08-18T00:00:00Z">
        <w:r>
          <w:rPr/>
          <w:delText xml:space="preserve"> million in the first half of 2025 </w:delText>
        </w:r>
      </w:del>
      <w:ins w:id="61" w:author="Guo" w:date="2026-08-18T00:00:00Z">
        <w:r>
          <w:rPr/>
          <w:t xml:space="preserve"> million in the first half of 2025, an increase of 260.2% year-over-year</w:t>
        </w:r>
      </w:ins>
    </w:p>
    <w:p w14:paraId="61B5BA52">
      <w:pPr>
        <w:pStyle w:val="25"/>
        <w:numPr>
          <w:ilvl w:val="0"/>
          <w:numId w:val="1"/>
        </w:numPr>
        <w:spacing w:after="90"/>
      </w:pPr>
      <w:del w:id="62" w:author="Guo" w:date="2026-08-18T00:00:00Z">
        <w:r>
          <w:rPr/>
          <w:delText>Adjusted Net Income (Non-GAAP) of $46.0 compared to $3.9 million in the first half of 2025</w:delText>
        </w:r>
      </w:del>
      <w:ins w:id="63" w:author="Guo" w:date="2026-08-18T00:00:00Z">
        <w:r>
          <w:rPr/>
          <w:t>Adjusted Net Income (Non-GAAP) of $46.0 million, compared to $3.9 million in the first half of 2025, an increase of 1,090.6% year-over-year</w:t>
        </w:r>
      </w:ins>
    </w:p>
    <w:p w14:paraId="6DE6E5FF">
      <w:pPr>
        <w:pStyle w:val="25"/>
        <w:numPr>
          <w:ilvl w:val="0"/>
          <w:numId w:val="1"/>
        </w:numPr>
        <w:spacing w:after="90"/>
      </w:pPr>
      <w:r>
        <w:t>Earnings per share, basic and diluted, of $1.21 and $1.20, respectively, compared to $0.08 in the first half of 2025</w:t>
      </w:r>
    </w:p>
    <w:p w14:paraId="4E124898">
      <w:pPr>
        <w:pStyle w:val="25"/>
        <w:numPr>
          <w:ilvl w:val="0"/>
          <w:numId w:val="1"/>
        </w:numPr>
        <w:spacing w:after="90"/>
      </w:pPr>
      <w:r>
        <w:t>Raised approximately $52.6 million in aggregate net proceeds from a registered direct offering and at-the-market offerings during the first half of 2026</w:t>
      </w:r>
    </w:p>
    <w:p w14:paraId="3C4AF7FF">
      <w:pPr>
        <w:spacing w:after="200"/>
      </w:pPr>
      <w:commentRangeStart w:id="0"/>
      <w:r>
        <w:t>“We are very pleased with our first-half 2026 results, which reflect the continued strength of our global manufacturing platform and the growing demand we’re seeing across our markets,” said Takahiko Onozuka, Chairman and CEO of TOYO. “Following the recent Section 232 determination on polysilicon and its derivatives, we do expect an impact on our second-half results, though the magnitude is not yet certain, as we are currently in discussion with the Department of Commerce on a framework that would help address it. We will provide further updates as more clarity emerges.”</w:t>
      </w:r>
    </w:p>
    <w:p w14:paraId="2318CC74">
      <w:pPr>
        <w:spacing w:after="200"/>
      </w:pPr>
      <w:r>
        <w:t>“TOYO supports building a secure, competitive American solar supply chain, and we’re putting capital behind it,” said Rhone Resch, Chief Strategy Officer of TOYO. “</w:t>
      </w:r>
      <w:del w:id="64" w:author="Guo" w:date="2026-08-18T00:00:00Z">
        <w:r>
          <w:rPr/>
          <w:delText>That includes our 2 GW solar module facility in Houston and a $357 million investment in a new advanced HJT solar cell facility in Humble, Texas.</w:delText>
        </w:r>
      </w:del>
      <w:ins w:id="65" w:author="Guo" w:date="2026-08-18T00:00:00Z">
        <w:r>
          <w:rPr/>
          <w:t>That includes our integrated solar manufacturing campus in Humble, Texas, in the greater Houston area, comprising our 2 GW solar module facility and the new 1.5 GW advanced</w:t>
        </w:r>
      </w:ins>
      <w:del w:id="66" w:author="Guo" w:date="2026-08-19T10:45:00Z">
        <w:r>
          <w:rPr/>
          <w:delText>HJT</w:delText>
        </w:r>
      </w:del>
      <w:ins w:id="67" w:author="Guo" w:date="2026-08-19T10:45:00Z">
        <w:r>
          <w:rPr/>
          <w:t>heterojunction (HJT) solar cell facility on the same site.</w:t>
        </w:r>
      </w:ins>
      <w:r>
        <w:t xml:space="preserve"> We are working with the Department of Commerce on an investment offset that would support this buildout while keeping cell supply available to U.S. solar module makers. TOYO remains committed to growing U.S. solar manufacturing, supporting American jobs, and building a secure, </w:t>
      </w:r>
      <w:del w:id="68" w:author="Guo" w:date="2026-08-19T10:45:00Z">
        <w:r>
          <w:rPr/>
          <w:delText>non-FEOC</w:delText>
        </w:r>
      </w:del>
      <w:ins w:id="69" w:author="Guo" w:date="2026-08-19T10:45:00Z">
        <w:r>
          <w:rPr/>
          <w:t>non-FEOC (Non-Foreign Entity of Concern)</w:t>
        </w:r>
      </w:ins>
      <w:r>
        <w:t xml:space="preserve"> supply chain.”</w:t>
      </w:r>
      <w:commentRangeEnd w:id="0"/>
      <w:r>
        <w:rPr>
          <w:rStyle w:val="22"/>
          <w:sz w:val="20"/>
          <w:szCs w:val="20"/>
        </w:rPr>
        <w:commentReference w:id="0"/>
      </w:r>
    </w:p>
    <w:p w14:paraId="2BC2D1D7">
      <w:pPr>
        <w:spacing w:after="90"/>
      </w:pPr>
    </w:p>
    <w:p w14:paraId="2E77CADC">
      <w:pPr>
        <w:spacing w:before="300" w:after="150"/>
      </w:pPr>
      <w:r>
        <w:rPr>
          <w:b/>
          <w:bCs/>
          <w:sz w:val="24"/>
          <w:szCs w:val="24"/>
        </w:rPr>
        <w:t>Recent Developments</w:t>
      </w:r>
    </w:p>
    <w:p w14:paraId="44AE1304">
      <w:pPr>
        <w:pStyle w:val="25"/>
        <w:numPr>
          <w:ilvl w:val="0"/>
          <w:numId w:val="1"/>
        </w:numPr>
        <w:spacing w:after="90"/>
      </w:pPr>
      <w:r>
        <w:t>Registered Direct Offering: On June 25, 2026, the Company closed a registered direct offering with certain institutional investors for gross proceeds of $50.0 million and net proceeds of approximately $47.1 million.</w:t>
      </w:r>
    </w:p>
    <w:p w14:paraId="651C6A06">
      <w:pPr>
        <w:pStyle w:val="25"/>
        <w:numPr>
          <w:ilvl w:val="0"/>
          <w:numId w:val="1"/>
        </w:numPr>
        <w:spacing w:after="90"/>
      </w:pPr>
      <w:r>
        <w:t>At-the-Market Offering: As of June 30, 2026, the Company had raised approximately $5.5 million in net proceeds from at-the-market offerings under its at-the-market equity program with Roth Capital Partners, LLC and H.C. Wainwright &amp; Co., LLC.</w:t>
      </w:r>
    </w:p>
    <w:p w14:paraId="0E1C65C3">
      <w:pPr>
        <w:pStyle w:val="25"/>
        <w:numPr>
          <w:ilvl w:val="0"/>
          <w:numId w:val="1"/>
        </w:numPr>
        <w:spacing w:after="90"/>
      </w:pPr>
      <w:r>
        <w:t>Russell Index Inclusion: Effective following the June 2026 annual reconstitution, TOYO was added to the Russell 3000® Index and the Russell Microcap® Index.</w:t>
      </w:r>
    </w:p>
    <w:p w14:paraId="7278ADCC">
      <w:pPr>
        <w:pStyle w:val="25"/>
        <w:numPr>
          <w:ilvl w:val="0"/>
          <w:numId w:val="1"/>
        </w:numPr>
        <w:spacing w:after="90"/>
      </w:pPr>
      <w:r>
        <w:t>CFO Transition: Effective July 1, 2026, Yasunari Harada was appointed Chief Financial Officer, succeeding Taewoo (Raymond) Chung who resigned effective June 30, 2026.</w:t>
      </w:r>
    </w:p>
    <w:p w14:paraId="1AB061A6">
      <w:pPr>
        <w:pStyle w:val="25"/>
        <w:numPr>
          <w:ilvl w:val="0"/>
          <w:numId w:val="1"/>
        </w:numPr>
        <w:spacing w:after="90"/>
      </w:pPr>
      <w:r>
        <w:t>Section 45X Tax Credit Eligibility: Toyo Solar Texas LLC expects to qualify for Section 45X Advanced Manufacturing Production Credits for the tax year 2025, based on a third-party tax compliance analysis announced on July 21, 2026.</w:t>
      </w:r>
    </w:p>
    <w:p w14:paraId="0147C786">
      <w:pPr>
        <w:pStyle w:val="25"/>
        <w:numPr>
          <w:ilvl w:val="0"/>
          <w:numId w:val="1"/>
        </w:numPr>
        <w:spacing w:after="90"/>
      </w:pPr>
      <w:del w:id="70" w:author="Guo" w:date="2026-08-18T00:00:00Z">
        <w:r>
          <w:rPr>
            <w:bCs/>
          </w:rPr>
          <w:delText>Houston Module Capacity Expansion:</w:delText>
        </w:r>
      </w:del>
      <w:ins w:id="71" w:author="Guo" w:date="2026-08-18T00:00:00Z">
        <w:r>
          <w:rPr>
            <w:bCs/>
          </w:rPr>
          <w:t>Houston-Area Module Capacity Expansion:</w:t>
        </w:r>
      </w:ins>
      <w:r>
        <w:rPr>
          <w:b/>
        </w:rPr>
        <w:t xml:space="preserve"> </w:t>
      </w:r>
      <w:del w:id="72" w:author="Guo" w:date="2026-08-18T00:00:00Z">
        <w:r>
          <w:rPr/>
          <w:delText>Construction of the Company’s second 1 GW solar module production line at its Houston, Texas facility is nearing completion, with production expected to begin in September 2026. Once operational, this will bring TOYO's total Houston solar module manufacturing capacity to approximately 2 GW.</w:delText>
        </w:r>
      </w:del>
      <w:ins w:id="73" w:author="Guo" w:date="2026-08-18T00:00:00Z">
        <w:r>
          <w:rPr/>
          <w:t>Construction of the Company’s second 1 GW solar module production line at its Humble, Texas facility, in the greater Houston area, is nearing completion, with production expected to begin in September 2026. Once operational, this will bring TOYO's total solar module manufacturing capacity at that site to approximately 2 GW.</w:t>
        </w:r>
      </w:ins>
    </w:p>
    <w:p w14:paraId="39BE1A0D">
      <w:pPr>
        <w:pStyle w:val="25"/>
        <w:numPr>
          <w:ilvl w:val="0"/>
          <w:numId w:val="1"/>
        </w:numPr>
        <w:spacing w:after="90"/>
      </w:pPr>
      <w:r>
        <w:rPr>
          <w:bCs/>
        </w:rPr>
        <w:t>HJT Cell Manufacturing Line:</w:t>
      </w:r>
      <w:r>
        <w:rPr>
          <w:b/>
        </w:rPr>
        <w:t xml:space="preserve"> </w:t>
      </w:r>
      <w:del w:id="74" w:author="Guo" w:date="2026-08-18T00:00:00Z">
        <w:r>
          <w:rPr/>
          <w:delText>TOYO's previously announced 1.5 GW advanced heterojunction (HJT) solar cell manufacturing line in Humble, Texas — a $357 million investment — is targeting pilot production in late 2027 or early 2028.</w:delText>
        </w:r>
      </w:del>
      <w:ins w:id="75" w:author="Guo" w:date="2026-08-18T00:00:00Z">
        <w:r>
          <w:rPr/>
          <w:t>TOYO's previously announced 1.5 GW advanced</w:t>
        </w:r>
      </w:ins>
      <w:del w:id="76" w:author="Guo" w:date="2026-08-19T10:45:00Z">
        <w:r>
          <w:rPr/>
          <w:delText>heterojunction (HJT)</w:delText>
        </w:r>
      </w:del>
      <w:ins w:id="77" w:author="Guo" w:date="2026-08-19T10:45:00Z">
        <w:r>
          <w:rPr/>
          <w:t>HJT solar cell manufacturing line — a $357 million investment, located on the same Humble, Texas site as the Company's solar module plant — is progressing on schedule. TOYO reaffirms that the line will enter pilot production no later than the first quarter of 2028.</w:t>
        </w:r>
      </w:ins>
    </w:p>
    <w:p w14:paraId="7B9EDE90">
      <w:pPr>
        <w:pStyle w:val="25"/>
        <w:numPr>
          <w:ilvl w:val="0"/>
          <w:numId w:val="1"/>
        </w:numPr>
        <w:spacing w:after="90"/>
      </w:pPr>
      <w:r>
        <w:t>Section 232 Polysilicon Determination: TOYO welcomed the Section 232 determination of the Trump Administration on polysilicon, reaffirming TOYO’s $357 million HJT facility investment in Humble, Texas.</w:t>
      </w:r>
    </w:p>
    <w:p w14:paraId="04C9F16C">
      <w:pPr>
        <w:spacing w:before="300" w:after="150"/>
        <w:rPr>
          <w:b/>
          <w:bCs/>
          <w:color w:val="1A3D6F"/>
          <w:sz w:val="24"/>
          <w:szCs w:val="24"/>
        </w:rPr>
      </w:pPr>
    </w:p>
    <w:p w14:paraId="271AF48F">
      <w:pPr>
        <w:spacing w:before="300" w:after="150"/>
      </w:pPr>
      <w:r>
        <w:rPr>
          <w:b/>
          <w:bCs/>
          <w:sz w:val="24"/>
          <w:szCs w:val="24"/>
        </w:rPr>
        <w:t>Unaudited Second Quarter 2026 Results</w:t>
      </w:r>
    </w:p>
    <w:p w14:paraId="00330D26">
      <w:pPr>
        <w:spacing w:after="200"/>
      </w:pPr>
      <w:del w:id="78" w:author="Guo" w:date="2026-08-18T00:00:00Z">
        <w:r>
          <w:rPr/>
          <w:delText>Revenues for the second quarter of 2026 were approximately $118.2 million, an increase of 35.0% from $87.6 million in the same period in 2025. The increase was primarily driven by approximately $31.7 million of solar module revenue and approximately $25.1 million of OEM service revenue, partially offset by an approximately $26.2 million decrease in solar cell revenue.</w:delText>
        </w:r>
      </w:del>
      <w:ins w:id="79" w:author="Guo" w:date="2026-08-18T00:00:00Z">
        <w:r>
          <w:rPr/>
          <w:t>Revenues for the second quarter of 2026 were approximately $118.2 million, an increase of 35.0% from $87.6 million in the same period in 2025, primarily reflecting approximately $31.7 million of solar module sales contributed during the second quarter by the Company's newly operational module facility in Texas.</w:t>
        </w:r>
      </w:ins>
    </w:p>
    <w:p w14:paraId="30BED55A">
      <w:pPr>
        <w:spacing w:after="200"/>
      </w:pPr>
      <w:r>
        <w:t>Cost of revenues was approximately $81.2 million for the second quarter of 2026, compared to $69.3 million for the same period in 2025.</w:t>
      </w:r>
    </w:p>
    <w:p w14:paraId="240BB6F0">
      <w:pPr>
        <w:spacing w:after="200"/>
      </w:pPr>
      <w:r>
        <w:t>Gross profit was approximately $37.0 million for the second quarter of 2026, an increase of 102.2% compared to $18.3 million for the same period in 2025. Gross margin improved to 31.3% for the second quarter of 2026 from 20.9% in the second quarter of 2025.</w:t>
      </w:r>
    </w:p>
    <w:p w14:paraId="7075D579">
      <w:pPr>
        <w:spacing w:after="200"/>
      </w:pPr>
      <w:r>
        <w:t>Total operating expenses increased to approximately $14.4 million for the second quarter of 2026 from $7.3 million for the same period in 2025.</w:t>
      </w:r>
    </w:p>
    <w:p w14:paraId="738B7D50">
      <w:pPr>
        <w:pStyle w:val="25"/>
        <w:numPr>
          <w:ilvl w:val="0"/>
          <w:numId w:val="1"/>
        </w:numPr>
        <w:spacing w:after="90"/>
      </w:pPr>
      <w:r>
        <w:t>Selling and marketing expenses were $1.6 million for the second quarter of 2026, compared to $2.1 million for the same period in 2025.</w:t>
      </w:r>
    </w:p>
    <w:p w14:paraId="495357BA">
      <w:pPr>
        <w:pStyle w:val="25"/>
        <w:numPr>
          <w:ilvl w:val="0"/>
          <w:numId w:val="1"/>
        </w:numPr>
        <w:spacing w:after="90"/>
      </w:pPr>
      <w:r>
        <w:t>General and administrative expenses were $12.8 million for the second quarter of 2026, compared to $5.3 million for the same period in 2025.</w:t>
      </w:r>
    </w:p>
    <w:p w14:paraId="1D59698B">
      <w:pPr>
        <w:spacing w:after="200"/>
      </w:pPr>
      <w:r>
        <w:t>Income from operations was approximately $22.6 million for the second quarter of 2026, compared to $10.9 million for the same period in 2025.</w:t>
      </w:r>
    </w:p>
    <w:p w14:paraId="0A32AD5A">
      <w:pPr>
        <w:spacing w:after="200"/>
      </w:pPr>
      <w:r>
        <w:t>Net income was approximately $17.4 million for the second quarter of 2026, compared to $6.2 million for the same period in 2025.</w:t>
      </w:r>
    </w:p>
    <w:p w14:paraId="44EF998B">
      <w:pPr>
        <w:spacing w:after="200"/>
      </w:pPr>
      <w:commentRangeStart w:id="1"/>
      <w:r>
        <w:t>Net income attributable to TOYO’s shareholders was $17.4 million for the second quarter of 2026, compared to $6.7 million for the same period in 2025.</w:t>
      </w:r>
      <w:commentRangeEnd w:id="1"/>
      <w:r>
        <w:rPr>
          <w:rStyle w:val="22"/>
          <w:sz w:val="20"/>
          <w:szCs w:val="20"/>
        </w:rPr>
        <w:commentReference w:id="1"/>
      </w:r>
    </w:p>
    <w:p w14:paraId="5530FD7B">
      <w:pPr>
        <w:spacing w:after="200"/>
      </w:pPr>
      <w:r>
        <w:t>Earnings per share, basic and diluted, for the second quarter of 2026 were $0.46 and $0.45, respectively, compared to $0.16 for both basic and diluted in the same period in 2025.</w:t>
      </w:r>
    </w:p>
    <w:p w14:paraId="537942D5">
      <w:pPr>
        <w:spacing w:before="300" w:after="150"/>
      </w:pPr>
      <w:r>
        <w:rPr>
          <w:b/>
          <w:bCs/>
          <w:sz w:val="24"/>
          <w:szCs w:val="24"/>
        </w:rPr>
        <w:t>Unaudited First Half 2026 Results</w:t>
      </w:r>
    </w:p>
    <w:p w14:paraId="6E05B57A">
      <w:pPr>
        <w:spacing w:after="200"/>
      </w:pPr>
      <w:r>
        <w:t xml:space="preserve">Revenues for the six months ended June 30, 2026 were approximately $261.0 million, an increase of 87.6% from $139.1 million in the same period in 2025. The increase was primarily driven by higher solar cell and solar module </w:t>
      </w:r>
      <w:r>
        <w:rPr>
          <w:rFonts w:hint="eastAsia"/>
        </w:rPr>
        <w:t>revenue</w:t>
      </w:r>
      <w:r>
        <w:t xml:space="preserve">, including a 153.9% increase in </w:t>
      </w:r>
      <w:del w:id="80" w:author="Guo" w:date="2026-08-18T00:00:00Z">
        <w:r>
          <w:rPr/>
          <w:delText>sales to customers in the United States</w:delText>
        </w:r>
      </w:del>
      <w:ins w:id="81" w:author="Guo" w:date="2026-08-18T00:00:00Z">
        <w:r>
          <w:rPr/>
          <w:t>sales to end customers in the United States</w:t>
        </w:r>
      </w:ins>
      <w:r>
        <w:t>, which represented $210.5 million, or approximately 80.7%, of first-half revenue.</w:t>
      </w:r>
    </w:p>
    <w:p w14:paraId="6C0FE9D3">
      <w:pPr>
        <w:spacing w:after="200"/>
      </w:pPr>
      <w:r>
        <w:t>Cost of revenues was approximately $176.2 million for the first half of 2026, compared to $116.0 million for the same period in 2025.</w:t>
      </w:r>
    </w:p>
    <w:p w14:paraId="398A420F">
      <w:pPr>
        <w:spacing w:after="200"/>
      </w:pPr>
      <w:r>
        <w:t xml:space="preserve">Gross profit was approximately $84.7 million for the first half of 2026, an increase of 267.0% compared to $23.1 million for the same period in 2025. Gross margin improved to 32.5% for the first half of 2026 from 16.6% in the first half of 2025, primarily reflecting </w:t>
      </w:r>
      <w:del w:id="82" w:author="Guo" w:date="2026-08-18T00:00:00Z">
        <w:r>
          <w:rPr/>
          <w:delText>expanded production capacity, improved production efficiencies, and a greater mix of higher-average-selling-price U.S. sales.</w:delText>
        </w:r>
      </w:del>
      <w:ins w:id="83" w:author="Guo" w:date="2026-08-18T00:00:00Z">
        <w:r>
          <w:rPr/>
          <w:t>expanded production capacity and improved production efficiencies.</w:t>
        </w:r>
      </w:ins>
    </w:p>
    <w:p w14:paraId="0814FD6A">
      <w:pPr>
        <w:spacing w:after="200"/>
      </w:pPr>
      <w:r>
        <w:t>Total operating expenses increased to approximately $25.9 million for the first half of 2026 from $13.4 million for the same period in 2025.</w:t>
      </w:r>
    </w:p>
    <w:p w14:paraId="284A7552">
      <w:pPr>
        <w:pStyle w:val="25"/>
        <w:numPr>
          <w:ilvl w:val="0"/>
          <w:numId w:val="1"/>
        </w:numPr>
        <w:spacing w:after="90"/>
      </w:pPr>
      <w:r>
        <w:t>Selling and marketing expenses were $3.6 million for the first half of 2026, compared to $2.5 million for the same period in 2025.</w:t>
      </w:r>
    </w:p>
    <w:p w14:paraId="4B838BE7">
      <w:pPr>
        <w:pStyle w:val="25"/>
        <w:numPr>
          <w:ilvl w:val="0"/>
          <w:numId w:val="1"/>
        </w:numPr>
        <w:spacing w:after="90"/>
      </w:pPr>
      <w:r>
        <w:t>General and administrative expenses were $22.3 million for the first half of 2026, compared to $10.9 million for the same period in 2025, primarily reflecting the scale-up of operations at the Company’s Houston module facility and increased headcount to support growth.</w:t>
      </w:r>
    </w:p>
    <w:p w14:paraId="109AF0D7">
      <w:pPr>
        <w:spacing w:after="200"/>
      </w:pPr>
      <w:r>
        <w:t>Income from operations was approximately $58.8 million for the first half of 2026, an increase of 507.9% compared to $9.7 million for the same period in 2025.</w:t>
      </w:r>
    </w:p>
    <w:p w14:paraId="23162C5E">
      <w:pPr>
        <w:spacing w:after="200"/>
      </w:pPr>
      <w:r>
        <w:t>Net income was approximately $45.8 million for the first half of 2026, compared to $2.5 million for the same period in 2025.</w:t>
      </w:r>
    </w:p>
    <w:p w14:paraId="24B0D7D5">
      <w:pPr>
        <w:spacing w:after="200"/>
      </w:pPr>
      <w:commentRangeStart w:id="2"/>
      <w:r>
        <w:t>Net income attributable to TOYO’s shareholders was $45.8 million for the first half of 2026, compared to $3.5 million for the same period in 2025.</w:t>
      </w:r>
      <w:commentRangeEnd w:id="2"/>
      <w:r>
        <w:rPr>
          <w:rStyle w:val="22"/>
          <w:sz w:val="20"/>
          <w:szCs w:val="20"/>
        </w:rPr>
        <w:commentReference w:id="2"/>
      </w:r>
    </w:p>
    <w:p w14:paraId="68872E6B">
      <w:pPr>
        <w:spacing w:after="200"/>
      </w:pPr>
      <w:r>
        <w:t>Earnings per share, basic and diluted, of $1.21 and $1.20, respectively, compared to $0.08 in the first half of 2025.</w:t>
      </w:r>
    </w:p>
    <w:p w14:paraId="29441FB2">
      <w:pPr>
        <w:spacing w:after="200"/>
      </w:pPr>
      <w:commentRangeStart w:id="3"/>
      <w:r>
        <w:t xml:space="preserve">For the </w:t>
      </w:r>
      <w:r>
        <w:rPr>
          <w:rFonts w:hint="eastAsia"/>
        </w:rPr>
        <w:t>six</w:t>
      </w:r>
      <w:r>
        <w:t xml:space="preserve"> months ended June 30, 2026, the Company generated cash from operations of $61.4 million and incurred capital expenditures of $27.8 million</w:t>
      </w:r>
      <w:del w:id="84" w:author="Guo" w:date="2026-08-18T00:00:00Z">
        <w:r>
          <w:rPr/>
          <w:delText>, which included substantially all of the investment required to increase our module production capacity from 1 GW to 2 GW.</w:delText>
        </w:r>
      </w:del>
      <w:ins w:id="85" w:author="Guo" w:date="2026-08-18T00:00:00Z">
        <w:r>
          <w:rPr/>
          <w:t>.</w:t>
        </w:r>
      </w:ins>
    </w:p>
    <w:p w14:paraId="65BD5AEE">
      <w:pPr>
        <w:spacing w:after="200"/>
      </w:pPr>
      <w:r>
        <w:t>As of June 30, 2026, the Company had $123.4 million in cash and restricted cash (including non-current restricted cash), compared to $58.9 million as of December 31, 2025. As of June 30, 2026, cash and cash equivalents were $103.5 million, with $6.6 million in current restricted cash and $13.4 million in non-current restricted cash, primarily securing letters of credit and bank facilities.</w:t>
      </w:r>
      <w:commentRangeEnd w:id="3"/>
      <w:r>
        <w:rPr>
          <w:rStyle w:val="22"/>
          <w:sz w:val="20"/>
          <w:szCs w:val="20"/>
        </w:rPr>
        <w:commentReference w:id="3"/>
      </w:r>
    </w:p>
    <w:p w14:paraId="2C563900">
      <w:pPr>
        <w:spacing w:before="300" w:after="150"/>
      </w:pPr>
      <w:r>
        <w:rPr>
          <w:b/>
          <w:bCs/>
          <w:color w:val="1A3D6F"/>
          <w:sz w:val="24"/>
          <w:szCs w:val="24"/>
        </w:rPr>
        <w:t>Business Outlook</w:t>
      </w:r>
    </w:p>
    <w:p w14:paraId="343F91EF">
      <w:pPr>
        <w:spacing w:after="200"/>
      </w:pPr>
      <w:r>
        <w:t xml:space="preserve">“We remain confident in the underlying strength of our business, and we continue to execute on our U.S. manufacturing strategy. </w:t>
      </w:r>
      <w:del w:id="86" w:author="Guo" w:date="2026-08-18T00:00:00Z">
        <w:r>
          <w:rPr/>
          <w:delText>Our second module production line in Houston is on track to begin production in September, bringing total capacity there to approximately 2 GW, while our 1.5 GW HJT cell facility in Humble, Texas moves toward pilot production in late 2027 or early 2028.</w:delText>
        </w:r>
      </w:del>
      <w:ins w:id="87" w:author="Guo" w:date="2026-08-18T00:00:00Z">
        <w:r>
          <w:rPr/>
          <w:t>Our second module production line at our Humble, Texas campus in the greater Houston area is on track to begin production in September, bringing total module capacity there to approximately 2 GW, while our 1.5 GW HJT cell facility on that same site is progressing on schedule and we reaffirm that it will enter pilot production no later than the first quarter of 2028.</w:t>
        </w:r>
      </w:ins>
      <w:r>
        <w:t xml:space="preserve"> Together, these investments mark real progress toward a larger, increasingly integrated U.S. manufacturing platform built to meet growing demand for high-performance solar products,” said Takahiko Onozuka, Chairman and CEO of TOYO.</w:t>
      </w:r>
    </w:p>
    <w:p w14:paraId="5C6D732F">
      <w:pPr>
        <w:spacing w:before="300" w:after="150"/>
      </w:pPr>
      <w:r>
        <w:t>“The recent Section 232 proclamation reinforces the importance of this strategy. We believe TOYO’s module operations, planned HJT capacity, use of American polysilicon, and broader non-FEOC supply chain align closely with the Trump Administration’s onshoring goals. While near-term implementation details remain uncertain, we view the policy direction as supportive of TOYO’s long-term position in the U.S. market,” said Rhone Resch, Chief Strategy Officer of TOYO.</w:t>
      </w:r>
    </w:p>
    <w:p w14:paraId="7B6CA52C">
      <w:pPr>
        <w:spacing w:after="200"/>
      </w:pPr>
      <w:r>
        <w:t>“</w:t>
      </w:r>
      <w:ins w:id="88" w:author="Guo [2]" w:date="2026-08-19T09:31:02Z">
        <w:r>
          <w:rPr>
            <w:rFonts w:hint="default"/>
            <w:lang w:val="en-US"/>
          </w:rPr>
          <w:t>W</w:t>
        </w:r>
      </w:ins>
      <w:ins w:id="89" w:author="Guo [2]" w:date="2026-08-19T09:30:52Z">
        <w:r>
          <w:rPr>
            <w:rFonts w:hint="default"/>
            <w:lang w:val="en-US"/>
          </w:rPr>
          <w:t>e are not adjusting our full year guidance</w:t>
        </w:r>
      </w:ins>
      <w:ins w:id="90" w:author="Guo [2]" w:date="2026-08-19T09:30:58Z">
        <w:r>
          <w:rPr>
            <w:rFonts w:hint="default"/>
            <w:lang w:val="en-US"/>
          </w:rPr>
          <w:t>,</w:t>
        </w:r>
      </w:ins>
      <w:ins w:id="91" w:author="Guo [2]" w:date="2026-08-19T09:30:52Z">
        <w:r>
          <w:rPr>
            <w:rFonts w:hint="default"/>
            <w:lang w:val="en-US"/>
          </w:rPr>
          <w:t xml:space="preserve"> </w:t>
        </w:r>
      </w:ins>
      <w:ins w:id="92" w:author="Guo [2]" w:date="2026-08-19T09:30:53Z">
        <w:r>
          <w:rPr>
            <w:rFonts w:hint="default"/>
            <w:lang w:val="en-US"/>
          </w:rPr>
          <w:t xml:space="preserve"> </w:t>
        </w:r>
      </w:ins>
      <w:del w:id="93" w:author="Guo" w:date="2026-08-18T00:00:00Z">
        <w:r>
          <w:rPr>
            <w:highlight w:val="yellow"/>
          </w:rPr>
          <w:delText>We are not adjusting our full-year adjusted net income guidance</w:delText>
        </w:r>
      </w:del>
      <w:del w:id="94" w:author="Guo" w:date="2026-08-18T00:00:00Z">
        <w:r>
          <w:rPr/>
          <w:delText>. We are in constructive discussions with the Department of Commerce on the Section 232 framework, and we are optimistic that a favorable outcome will limit any impact on our results — though we will not know the final terms until those discussions conclude,”</w:delText>
        </w:r>
      </w:del>
      <w:ins w:id="95" w:author="Guo" w:date="2026-08-18T00:00:00Z">
        <w:r>
          <w:rPr/>
          <w:t>The current dynamic policy environment presents both challenges and opportunities for our business. We are in constructive discussions with the Department of Commerce on the Section 232 framework, and we are optimistic that a favorable outcome will limit any impact on our results — though we will not know the final terms until those discussions conclude. At this stage, we are not able to determine how these developments will translate into any adjustment to our guidance. Once we have greater visibility, we will communicate with the market,”</w:t>
        </w:r>
      </w:ins>
      <w:r>
        <w:t xml:space="preserve"> said Takahiko Onozuka, Chairman and CEO of TOYO.</w:t>
      </w:r>
    </w:p>
    <w:p w14:paraId="51F5EC65">
      <w:pPr>
        <w:spacing w:before="300" w:after="150"/>
      </w:pPr>
      <w:r>
        <w:rPr>
          <w:b/>
          <w:bCs/>
          <w:color w:val="1A3D6F"/>
          <w:sz w:val="24"/>
          <w:szCs w:val="24"/>
        </w:rPr>
        <w:t>Conference Call</w:t>
      </w:r>
    </w:p>
    <w:p w14:paraId="627ABA67">
      <w:pPr>
        <w:spacing w:after="200"/>
      </w:pPr>
      <w:r>
        <w:t>TOYO will host a webcast and conference call to discuss its second quarter and first half 2026 results on August 19, 8:30 am ET. A live webcast and slide presentation will be available on TOYO’s investor relations website in the “Events” section at investors.toyo-solar.com.</w:t>
      </w:r>
    </w:p>
    <w:p w14:paraId="194DFEDA">
      <w:pPr>
        <w:spacing w:after="200"/>
      </w:pPr>
      <w:r>
        <w:t>The dial-in numbers for the conference call are expected to be:</w:t>
      </w:r>
    </w:p>
    <w:p w14:paraId="6036A738">
      <w:pPr>
        <w:pStyle w:val="25"/>
        <w:numPr>
          <w:ilvl w:val="0"/>
          <w:numId w:val="1"/>
        </w:numPr>
        <w:spacing w:after="90"/>
      </w:pPr>
      <w:r>
        <w:t>Participant Toll-Free Dial-In Number: (800) 715-9871</w:t>
      </w:r>
    </w:p>
    <w:p w14:paraId="2BB9E7C3">
      <w:pPr>
        <w:pStyle w:val="25"/>
        <w:numPr>
          <w:ilvl w:val="0"/>
          <w:numId w:val="1"/>
        </w:numPr>
        <w:spacing w:after="90"/>
      </w:pPr>
      <w:r>
        <w:t>Participant Toll Dial-In Number: +1 (646) 307-1963</w:t>
      </w:r>
    </w:p>
    <w:p w14:paraId="15FCE435">
      <w:pPr>
        <w:pStyle w:val="25"/>
        <w:numPr>
          <w:ilvl w:val="0"/>
          <w:numId w:val="1"/>
        </w:numPr>
        <w:spacing w:after="90"/>
      </w:pPr>
      <w:r>
        <w:t>Japan – Tokyo: +81.3.4578.9081</w:t>
      </w:r>
    </w:p>
    <w:p w14:paraId="21CB79DB">
      <w:pPr>
        <w:pStyle w:val="25"/>
        <w:numPr>
          <w:ilvl w:val="0"/>
          <w:numId w:val="1"/>
        </w:numPr>
        <w:spacing w:after="90"/>
      </w:pPr>
      <w:r>
        <w:t>Conference ID: 4590776</w:t>
      </w:r>
    </w:p>
    <w:p w14:paraId="160E8DAB">
      <w:pPr>
        <w:spacing w:after="200"/>
      </w:pPr>
      <w:r>
        <w:t xml:space="preserve">Live Webcast: </w:t>
      </w:r>
      <w:r>
        <w:fldChar w:fldCharType="begin"/>
      </w:r>
      <w:r>
        <w:instrText xml:space="preserve"> HYPERLINK "https://events.q4inc.com/attendee/998298548" </w:instrText>
      </w:r>
      <w:r>
        <w:fldChar w:fldCharType="separate"/>
      </w:r>
      <w:r>
        <w:rPr>
          <w:rStyle w:val="21"/>
        </w:rPr>
        <w:t>https://events.q4inc.com/attendee/998298548</w:t>
      </w:r>
      <w:r>
        <w:rPr>
          <w:rStyle w:val="21"/>
        </w:rPr>
        <w:fldChar w:fldCharType="end"/>
      </w:r>
      <w:r>
        <w:t xml:space="preserve"> </w:t>
      </w:r>
    </w:p>
    <w:p w14:paraId="590601FF">
      <w:pPr>
        <w:spacing w:after="200"/>
      </w:pPr>
    </w:p>
    <w:p w14:paraId="475D9B0F">
      <w:pPr>
        <w:spacing w:before="300" w:after="150"/>
      </w:pPr>
      <w:r>
        <w:rPr>
          <w:b/>
          <w:bCs/>
          <w:color w:val="1A3D6F"/>
          <w:sz w:val="24"/>
          <w:szCs w:val="24"/>
        </w:rPr>
        <w:t>Exchange Rate Information</w:t>
      </w:r>
    </w:p>
    <w:p w14:paraId="6D12624B">
      <w:pPr>
        <w:spacing w:after="200"/>
      </w:pPr>
      <w:r>
        <w:t>This announcement contains translations of certain Vietnamese Dong (“VND”) amounts into U.S. dollars solely for the reader’s convenience. The VND exchange rate for balance sheet items, except for equity accounts, was VND 26,311 to US$1.00, the exchange rate as of June 30, 2026. Translations related to items in the statements of operations and comprehensive income and statements of cash flows from VND to U.S. dollars are made at a rate of VND 26,250 to US$1.00, the average exchange rate for the six months ended June 30, 2026. The Company makes no representation that the VND or U.S. dollar amounts referenced could be converted into U.S. dollars or VND, as the case may be, at any particular rate or at all.</w:t>
      </w:r>
    </w:p>
    <w:p w14:paraId="7551BAE6">
      <w:pPr>
        <w:spacing w:before="300" w:after="150"/>
      </w:pPr>
      <w:r>
        <w:rPr>
          <w:b/>
          <w:bCs/>
          <w:color w:val="1A3D6F"/>
          <w:sz w:val="24"/>
          <w:szCs w:val="24"/>
        </w:rPr>
        <w:t>About TOYO Co., Ltd.</w:t>
      </w:r>
    </w:p>
    <w:p w14:paraId="5B7BF9DF">
      <w:pPr>
        <w:spacing w:after="200"/>
      </w:pPr>
      <w:r>
        <w:t>TOYO is a solar solutions company that is committed to becoming a full-service solar solutions provider in the global market, integrating the upstream production of wafers and silicon, midstream production of solar cells, downstream production of photovoltaic modules, and potentially other stages of the solar power supply chain. TOYO is well-positioned to produce high-quality solar cells at a competitive scale and cost.</w:t>
      </w:r>
    </w:p>
    <w:p w14:paraId="3E2DC4A4">
      <w:pPr>
        <w:spacing w:before="300" w:after="150"/>
      </w:pPr>
      <w:r>
        <w:rPr>
          <w:b/>
          <w:bCs/>
          <w:color w:val="1A3D6F"/>
          <w:sz w:val="24"/>
          <w:szCs w:val="24"/>
        </w:rPr>
        <w:t>Forward-Looking Statements</w:t>
      </w:r>
    </w:p>
    <w:p w14:paraId="7CDD9F3E">
      <w:pPr>
        <w:spacing w:after="200"/>
      </w:pPr>
      <w:r>
        <w:t>This press release includes “forward-looking statements” within the meaning of the “safe harbor” provisions of the United States Private Securities Litigation Reform Act of 1995. Forward-looking statements may be identified by the use of words such as “estimate,” “plan,” “project,” “forecast,” “intend,” “will,” “expect,” “anticipate,” “believe,” “seek,” “target” or other similar expressions that predict or indicate future events or trends or that are not statements of historical matters. These forward-looking statements include, but are not limited to, statements regarding the expected growth of TOYO, the expected order delivery of TOYO, TOYO’s construction plan of manufacturing facilities, and strategies of building up an integrated value chain in the U.S. These statements are based on various assumptions, whether or not identified in this press release, and on the current expectations of TOYO’s management and are not predictions of actual performance.</w:t>
      </w:r>
    </w:p>
    <w:p w14:paraId="5D32FB4B">
      <w:pPr>
        <w:spacing w:after="200"/>
      </w:pPr>
      <w:r>
        <w:t>These statements involve risks, uncertainties, and other factors that may cause actual results, activity levels, performance, or achievements to materially differ from those expressed or implied by these forward-looking statements. Although TOYO believes that it has a reasonable basis for each forward-looking statement contained in this press release, TOYO cautions you that these statements are based on a combination of facts and factors currently known and projections of the future, which are inherently uncertain. In addition, there are risks and uncertainties described in the documents filed by TOYO from time to time with the Securities and Exchange Commission (the “SEC”). These filings may identify and address other important risks and uncertainties that could cause actual events and results to differ materially from those contained in the forward-looking statements.</w:t>
      </w:r>
    </w:p>
    <w:p w14:paraId="07DF4A23">
      <w:pPr>
        <w:spacing w:after="200"/>
      </w:pPr>
      <w:r>
        <w:t>TOYO cannot assure you that the forward-looking statements in this press release will prove to be accurate. These forward-looking statements are subject to several risks and uncertainties, including, among others, the outcome of any potential litigation, government or regulatory proceedings, the sales performance of TOYO, and other risks and uncertainties, including but not limited to those included under the heading “Risk Factors” of the filings of TOYO with the SEC. There may be additional risks that TOYO does not presently know or that TOYO currently believes are immaterial that could also cause actual results to differ from those contained in the forward-looking statements. In light of the significant uncertainties in these forward-looking statements, nothing in this press release should be regarded as a representation by any person that the forward-looking statements set forth herein will be achieved or that any of the contemplated results of such forward-looking statements will be achieved. The forward-looking statements in this press release represent the views of TOYO as of the date of this press release. Subsequent events and developments may cause those views to change. However, while TOYO may update these forward-looking statements in the future, there is no current intention to do so except to the extent required by applicable law. You should, therefore, not rely on these forward-looking statements as representing the views of TOYO as of any date subsequent to the date of this press release. Except as may be required by law, TOYO does not undertake any duty to update these forward-looking statements.</w:t>
      </w:r>
    </w:p>
    <w:p w14:paraId="5625283E">
      <w:pPr>
        <w:spacing w:before="300" w:after="150"/>
      </w:pPr>
      <w:r>
        <w:rPr>
          <w:b/>
          <w:bCs/>
          <w:sz w:val="24"/>
          <w:szCs w:val="24"/>
        </w:rPr>
        <w:t>Contact Information</w:t>
      </w:r>
    </w:p>
    <w:p w14:paraId="6A85B4FA">
      <w:pPr>
        <w:spacing w:after="200"/>
      </w:pPr>
      <w:r>
        <w:t>For TOYO Co., Ltd.</w:t>
      </w:r>
      <w:r>
        <w:br w:type="textWrapping"/>
      </w:r>
      <w:r>
        <w:t>IR@toyo-solar.com</w:t>
      </w:r>
    </w:p>
    <w:p w14:paraId="267CCE96">
      <w:pPr>
        <w:spacing w:after="200"/>
      </w:pPr>
      <w:r>
        <w:t>Crocker Coulson</w:t>
      </w:r>
      <w:r>
        <w:br w:type="textWrapping"/>
      </w:r>
      <w:r>
        <w:t>Email: crocker.coulson@aumadvisors.com</w:t>
      </w:r>
      <w:r>
        <w:br w:type="textWrapping"/>
      </w:r>
      <w:r>
        <w:t>Tel: (646) 652-7185</w:t>
      </w:r>
    </w:p>
    <w:p w14:paraId="1D0E1C52">
      <w:pPr>
        <w:spacing w:before="300" w:after="150"/>
      </w:pPr>
      <w:r>
        <w:rPr>
          <w:b/>
          <w:bCs/>
          <w:sz w:val="24"/>
          <w:szCs w:val="24"/>
        </w:rPr>
        <w:t>Non-GAAP Measures</w:t>
      </w:r>
    </w:p>
    <w:p w14:paraId="416148BC">
      <w:pPr>
        <w:spacing w:after="200"/>
      </w:pPr>
      <w:r>
        <w:t>Some of the financial information and data contained in this press release, such as EBITDA, Adjusted EBITDA and Adjusted Net Income, have not been prepared in accordance with U.S. generally accepted accounting principles (“GAAP”). TOYO believes these non-GAAP measures of financial results provide useful information to management and investors regarding certain financial and business trends relating to TOYO’s financial condition and results of operations. TOYO’s management uses these non-GAAP measures for trend analysis and for budgeting and planning purposes. TOYO believes that the use of these non-GAAP measures provides an additional tool for investors to evaluate projected operating results and trends, as well as compare TOYO’s financial measures with those of other similar companies, many of which also present similar non-GAAP financial measures to investors.</w:t>
      </w:r>
    </w:p>
    <w:p w14:paraId="4C30310F">
      <w:pPr>
        <w:spacing w:after="200"/>
      </w:pPr>
      <w:r>
        <w:t>Management of TOYO does not consider these non-GAAP measures in isolation or as an alternative to financial measures determined in accordance with GAAP. The principal limitation of these non-GAAP financial measures is that they exclude significant expenses such as share-based compensation and changes in fair value of contingent consideration and income that are required by GAAP to be recorded in TOYO’s financial statements. In addition, they are subject to inherent limitations as they reflect the exercise of judgments by management about which expenses and income are excluded or included in determining these non-GAAP financial measures. You should review TOYO’s audited and unaudited financial statements filed with the SEC and not rely on any single financial measure to evaluate TOYO’s business, results of operations and financial condition.</w:t>
      </w:r>
    </w:p>
    <w:p w14:paraId="1C895D00">
      <w:pPr>
        <w:spacing w:after="200"/>
      </w:pPr>
    </w:p>
    <w:p w14:paraId="083B2A31">
      <w:pPr>
        <w:spacing w:after="200"/>
      </w:pPr>
    </w:p>
    <w:p w14:paraId="79B0443A">
      <w:pPr>
        <w:jc w:val="center"/>
        <w:rPr>
          <w:b/>
          <w:bCs/>
        </w:rPr>
      </w:pPr>
    </w:p>
    <w:p w14:paraId="53229352">
      <w:pPr>
        <w:jc w:val="center"/>
      </w:pPr>
      <w:r>
        <w:rPr>
          <w:b/>
          <w:bCs/>
        </w:rPr>
        <w:t>TOYO Co., Ltd</w:t>
      </w:r>
      <w:r>
        <w:rPr>
          <w:b/>
          <w:bCs/>
        </w:rPr>
        <w:br w:type="textWrapping"/>
      </w:r>
      <w:r>
        <w:rPr>
          <w:b/>
          <w:bCs/>
        </w:rPr>
        <w:t>UNAUDITED CONDENSED CONSOLIDATED STATEMENTS OF INCOME</w:t>
      </w:r>
      <w:r>
        <w:rPr>
          <w:b/>
          <w:bCs/>
        </w:rPr>
        <w:br w:type="textWrapping"/>
      </w:r>
      <w:r>
        <w:rPr>
          <w:b/>
          <w:bCs/>
        </w:rPr>
        <w:t>AND COMPREHENSIVE INCOME</w:t>
      </w:r>
      <w:r>
        <w:rPr>
          <w:b/>
          <w:bCs/>
        </w:rPr>
        <w:br w:type="textWrapping"/>
      </w:r>
      <w:r>
        <w:rPr>
          <w:b/>
          <w:bCs/>
        </w:rPr>
        <w:t>(Currency expressed in United States Dollars (“US$”), except for number of shares)</w:t>
      </w:r>
    </w:p>
    <w:p w14:paraId="707A9783">
      <w:pPr>
        <w:jc w:val="center"/>
      </w:pPr>
      <w:r>
        <w:t> </w:t>
      </w:r>
    </w:p>
    <w:tbl>
      <w:tblPr>
        <w:tblStyle w:val="16"/>
        <w:tblW w:w="5000" w:type="pct"/>
        <w:tblInd w:w="0" w:type="dxa"/>
        <w:tblLayout w:type="autofit"/>
        <w:tblCellMar>
          <w:top w:w="0" w:type="dxa"/>
          <w:left w:w="0" w:type="dxa"/>
          <w:bottom w:w="0" w:type="dxa"/>
          <w:right w:w="0" w:type="dxa"/>
        </w:tblCellMar>
      </w:tblPr>
      <w:tblGrid>
        <w:gridCol w:w="4895"/>
        <w:gridCol w:w="50"/>
        <w:gridCol w:w="114"/>
        <w:gridCol w:w="1023"/>
        <w:gridCol w:w="114"/>
        <w:gridCol w:w="114"/>
        <w:gridCol w:w="114"/>
        <w:gridCol w:w="1021"/>
        <w:gridCol w:w="67"/>
        <w:gridCol w:w="50"/>
        <w:gridCol w:w="100"/>
        <w:gridCol w:w="1067"/>
        <w:gridCol w:w="67"/>
        <w:gridCol w:w="50"/>
        <w:gridCol w:w="100"/>
        <w:gridCol w:w="1067"/>
        <w:gridCol w:w="67"/>
      </w:tblGrid>
      <w:tr w14:paraId="15A0B137">
        <w:tc>
          <w:tcPr>
            <w:tcW w:w="0" w:type="auto"/>
            <w:noWrap/>
            <w:vAlign w:val="bottom"/>
          </w:tcPr>
          <w:p w14:paraId="2A137DEB">
            <w:r>
              <w:t> </w:t>
            </w:r>
          </w:p>
        </w:tc>
        <w:tc>
          <w:tcPr>
            <w:tcW w:w="0" w:type="auto"/>
            <w:noWrap/>
            <w:tcMar>
              <w:top w:w="0" w:type="dxa"/>
              <w:left w:w="0" w:type="dxa"/>
              <w:bottom w:w="30" w:type="dxa"/>
              <w:right w:w="0" w:type="dxa"/>
            </w:tcMar>
            <w:vAlign w:val="bottom"/>
          </w:tcPr>
          <w:p w14:paraId="48D267A1">
            <w:pPr>
              <w:rPr>
                <w:b/>
                <w:bCs/>
              </w:rPr>
            </w:pPr>
            <w:r>
              <w:rPr>
                <w:b/>
                <w:bCs/>
              </w:rPr>
              <w:t> </w:t>
            </w:r>
          </w:p>
        </w:tc>
        <w:tc>
          <w:tcPr>
            <w:tcW w:w="0" w:type="auto"/>
            <w:gridSpan w:val="6"/>
            <w:tcBorders>
              <w:bottom w:val="single" w:color="000000" w:sz="12" w:space="0"/>
            </w:tcBorders>
            <w:noWrap/>
            <w:vAlign w:val="bottom"/>
          </w:tcPr>
          <w:p w14:paraId="4ADE5B5D">
            <w:pPr>
              <w:jc w:val="center"/>
              <w:rPr>
                <w:b/>
                <w:bCs/>
              </w:rPr>
            </w:pPr>
            <w:r>
              <w:rPr>
                <w:b/>
                <w:bCs/>
              </w:rPr>
              <w:t>For the Three Months Ended</w:t>
            </w:r>
            <w:r>
              <w:rPr>
                <w:b/>
                <w:bCs/>
              </w:rPr>
              <w:br w:type="textWrapping"/>
            </w:r>
            <w:r>
              <w:rPr>
                <w:b/>
                <w:bCs/>
              </w:rPr>
              <w:t>June 30,</w:t>
            </w:r>
          </w:p>
        </w:tc>
        <w:tc>
          <w:tcPr>
            <w:tcW w:w="0" w:type="auto"/>
            <w:noWrap/>
            <w:tcMar>
              <w:top w:w="0" w:type="dxa"/>
              <w:left w:w="0" w:type="dxa"/>
              <w:bottom w:w="30" w:type="dxa"/>
              <w:right w:w="0" w:type="dxa"/>
            </w:tcMar>
            <w:vAlign w:val="bottom"/>
          </w:tcPr>
          <w:p w14:paraId="4F63CA63">
            <w:pPr>
              <w:rPr>
                <w:b/>
                <w:bCs/>
              </w:rPr>
            </w:pPr>
            <w:r>
              <w:rPr>
                <w:b/>
                <w:bCs/>
              </w:rPr>
              <w:t> </w:t>
            </w:r>
          </w:p>
        </w:tc>
        <w:tc>
          <w:tcPr>
            <w:tcW w:w="0" w:type="auto"/>
            <w:noWrap/>
            <w:tcMar>
              <w:top w:w="0" w:type="dxa"/>
              <w:left w:w="0" w:type="dxa"/>
              <w:bottom w:w="30" w:type="dxa"/>
              <w:right w:w="0" w:type="dxa"/>
            </w:tcMar>
            <w:vAlign w:val="bottom"/>
          </w:tcPr>
          <w:p w14:paraId="42581C5E">
            <w:pPr>
              <w:rPr>
                <w:b/>
                <w:bCs/>
              </w:rPr>
            </w:pPr>
            <w:r>
              <w:rPr>
                <w:b/>
                <w:bCs/>
              </w:rPr>
              <w:t> </w:t>
            </w:r>
          </w:p>
        </w:tc>
        <w:tc>
          <w:tcPr>
            <w:tcW w:w="0" w:type="auto"/>
            <w:gridSpan w:val="6"/>
            <w:tcBorders>
              <w:bottom w:val="single" w:color="000000" w:sz="12" w:space="0"/>
            </w:tcBorders>
            <w:noWrap/>
            <w:vAlign w:val="bottom"/>
          </w:tcPr>
          <w:p w14:paraId="49452B46">
            <w:pPr>
              <w:jc w:val="center"/>
              <w:rPr>
                <w:b/>
                <w:bCs/>
              </w:rPr>
            </w:pPr>
            <w:r>
              <w:rPr>
                <w:b/>
                <w:bCs/>
              </w:rPr>
              <w:t>For the Six Months Ended</w:t>
            </w:r>
            <w:r>
              <w:rPr>
                <w:b/>
                <w:bCs/>
              </w:rPr>
              <w:br w:type="textWrapping"/>
            </w:r>
            <w:r>
              <w:rPr>
                <w:b/>
                <w:bCs/>
              </w:rPr>
              <w:t>June 30,</w:t>
            </w:r>
          </w:p>
        </w:tc>
        <w:tc>
          <w:tcPr>
            <w:tcW w:w="0" w:type="auto"/>
            <w:noWrap/>
            <w:tcMar>
              <w:top w:w="0" w:type="dxa"/>
              <w:left w:w="0" w:type="dxa"/>
              <w:bottom w:w="30" w:type="dxa"/>
              <w:right w:w="0" w:type="dxa"/>
            </w:tcMar>
            <w:vAlign w:val="bottom"/>
          </w:tcPr>
          <w:p w14:paraId="7D99F032">
            <w:pPr>
              <w:rPr>
                <w:b/>
                <w:bCs/>
              </w:rPr>
            </w:pPr>
            <w:r>
              <w:rPr>
                <w:b/>
                <w:bCs/>
              </w:rPr>
              <w:t> </w:t>
            </w:r>
          </w:p>
        </w:tc>
      </w:tr>
      <w:tr w14:paraId="621A4C8D">
        <w:tc>
          <w:tcPr>
            <w:tcW w:w="0" w:type="auto"/>
            <w:vAlign w:val="bottom"/>
          </w:tcPr>
          <w:p w14:paraId="50BB58FB">
            <w:r>
              <w:t> </w:t>
            </w:r>
          </w:p>
        </w:tc>
        <w:tc>
          <w:tcPr>
            <w:tcW w:w="0" w:type="auto"/>
            <w:tcMar>
              <w:top w:w="0" w:type="dxa"/>
              <w:left w:w="0" w:type="dxa"/>
              <w:bottom w:w="30" w:type="dxa"/>
              <w:right w:w="0" w:type="dxa"/>
            </w:tcMar>
            <w:vAlign w:val="bottom"/>
          </w:tcPr>
          <w:p w14:paraId="3E517265">
            <w:pPr>
              <w:rPr>
                <w:b/>
                <w:bCs/>
              </w:rPr>
            </w:pPr>
            <w:r>
              <w:rPr>
                <w:b/>
                <w:bCs/>
              </w:rPr>
              <w:t> </w:t>
            </w:r>
          </w:p>
        </w:tc>
        <w:tc>
          <w:tcPr>
            <w:tcW w:w="0" w:type="auto"/>
            <w:gridSpan w:val="2"/>
            <w:tcBorders>
              <w:bottom w:val="single" w:color="000000" w:sz="12" w:space="0"/>
            </w:tcBorders>
            <w:vAlign w:val="bottom"/>
          </w:tcPr>
          <w:p w14:paraId="559E6508">
            <w:pPr>
              <w:jc w:val="center"/>
              <w:rPr>
                <w:b/>
                <w:bCs/>
              </w:rPr>
            </w:pPr>
            <w:r>
              <w:rPr>
                <w:b/>
                <w:bCs/>
              </w:rPr>
              <w:t>2026</w:t>
            </w:r>
          </w:p>
        </w:tc>
        <w:tc>
          <w:tcPr>
            <w:tcW w:w="0" w:type="auto"/>
            <w:tcMar>
              <w:top w:w="0" w:type="dxa"/>
              <w:left w:w="0" w:type="dxa"/>
              <w:bottom w:w="30" w:type="dxa"/>
              <w:right w:w="0" w:type="dxa"/>
            </w:tcMar>
            <w:vAlign w:val="bottom"/>
          </w:tcPr>
          <w:p w14:paraId="3896C3AA">
            <w:pPr>
              <w:rPr>
                <w:b/>
                <w:bCs/>
              </w:rPr>
            </w:pPr>
            <w:r>
              <w:rPr>
                <w:b/>
                <w:bCs/>
              </w:rPr>
              <w:t> </w:t>
            </w:r>
          </w:p>
        </w:tc>
        <w:tc>
          <w:tcPr>
            <w:tcW w:w="0" w:type="auto"/>
            <w:tcMar>
              <w:top w:w="0" w:type="dxa"/>
              <w:left w:w="0" w:type="dxa"/>
              <w:bottom w:w="30" w:type="dxa"/>
              <w:right w:w="0" w:type="dxa"/>
            </w:tcMar>
            <w:vAlign w:val="bottom"/>
          </w:tcPr>
          <w:p w14:paraId="0ADD2FD8">
            <w:pPr>
              <w:rPr>
                <w:b/>
                <w:bCs/>
              </w:rPr>
            </w:pPr>
            <w:r>
              <w:rPr>
                <w:b/>
                <w:bCs/>
              </w:rPr>
              <w:t> </w:t>
            </w:r>
          </w:p>
        </w:tc>
        <w:tc>
          <w:tcPr>
            <w:tcW w:w="0" w:type="auto"/>
            <w:gridSpan w:val="2"/>
            <w:tcBorders>
              <w:bottom w:val="single" w:color="000000" w:sz="12" w:space="0"/>
            </w:tcBorders>
            <w:vAlign w:val="bottom"/>
          </w:tcPr>
          <w:p w14:paraId="62813833">
            <w:pPr>
              <w:jc w:val="center"/>
              <w:rPr>
                <w:b/>
                <w:bCs/>
              </w:rPr>
            </w:pPr>
            <w:r>
              <w:rPr>
                <w:b/>
                <w:bCs/>
              </w:rPr>
              <w:t>2025</w:t>
            </w:r>
          </w:p>
        </w:tc>
        <w:tc>
          <w:tcPr>
            <w:tcW w:w="0" w:type="auto"/>
            <w:tcMar>
              <w:top w:w="0" w:type="dxa"/>
              <w:left w:w="0" w:type="dxa"/>
              <w:bottom w:w="30" w:type="dxa"/>
              <w:right w:w="0" w:type="dxa"/>
            </w:tcMar>
            <w:vAlign w:val="bottom"/>
          </w:tcPr>
          <w:p w14:paraId="1255E85A">
            <w:pPr>
              <w:rPr>
                <w:b/>
                <w:bCs/>
              </w:rPr>
            </w:pPr>
            <w:r>
              <w:rPr>
                <w:b/>
                <w:bCs/>
              </w:rPr>
              <w:t> </w:t>
            </w:r>
          </w:p>
        </w:tc>
        <w:tc>
          <w:tcPr>
            <w:tcW w:w="0" w:type="auto"/>
            <w:tcMar>
              <w:top w:w="0" w:type="dxa"/>
              <w:left w:w="0" w:type="dxa"/>
              <w:bottom w:w="30" w:type="dxa"/>
              <w:right w:w="0" w:type="dxa"/>
            </w:tcMar>
            <w:vAlign w:val="bottom"/>
          </w:tcPr>
          <w:p w14:paraId="04BF86C9">
            <w:pPr>
              <w:rPr>
                <w:b/>
                <w:bCs/>
              </w:rPr>
            </w:pPr>
            <w:r>
              <w:rPr>
                <w:b/>
                <w:bCs/>
              </w:rPr>
              <w:t> </w:t>
            </w:r>
          </w:p>
        </w:tc>
        <w:tc>
          <w:tcPr>
            <w:tcW w:w="0" w:type="auto"/>
            <w:gridSpan w:val="2"/>
            <w:tcBorders>
              <w:bottom w:val="single" w:color="000000" w:sz="12" w:space="0"/>
            </w:tcBorders>
            <w:vAlign w:val="bottom"/>
          </w:tcPr>
          <w:p w14:paraId="42A28870">
            <w:pPr>
              <w:jc w:val="center"/>
              <w:rPr>
                <w:b/>
                <w:bCs/>
              </w:rPr>
            </w:pPr>
            <w:r>
              <w:rPr>
                <w:b/>
                <w:bCs/>
              </w:rPr>
              <w:t>2026</w:t>
            </w:r>
          </w:p>
        </w:tc>
        <w:tc>
          <w:tcPr>
            <w:tcW w:w="0" w:type="auto"/>
            <w:tcMar>
              <w:top w:w="0" w:type="dxa"/>
              <w:left w:w="0" w:type="dxa"/>
              <w:bottom w:w="30" w:type="dxa"/>
              <w:right w:w="0" w:type="dxa"/>
            </w:tcMar>
            <w:vAlign w:val="bottom"/>
          </w:tcPr>
          <w:p w14:paraId="70590C19">
            <w:pPr>
              <w:rPr>
                <w:b/>
                <w:bCs/>
              </w:rPr>
            </w:pPr>
            <w:r>
              <w:rPr>
                <w:b/>
                <w:bCs/>
              </w:rPr>
              <w:t> </w:t>
            </w:r>
          </w:p>
        </w:tc>
        <w:tc>
          <w:tcPr>
            <w:tcW w:w="0" w:type="auto"/>
            <w:tcMar>
              <w:top w:w="0" w:type="dxa"/>
              <w:left w:w="0" w:type="dxa"/>
              <w:bottom w:w="30" w:type="dxa"/>
              <w:right w:w="0" w:type="dxa"/>
            </w:tcMar>
            <w:vAlign w:val="bottom"/>
          </w:tcPr>
          <w:p w14:paraId="23320C00">
            <w:pPr>
              <w:rPr>
                <w:b/>
                <w:bCs/>
              </w:rPr>
            </w:pPr>
            <w:r>
              <w:rPr>
                <w:b/>
                <w:bCs/>
              </w:rPr>
              <w:t> </w:t>
            </w:r>
          </w:p>
        </w:tc>
        <w:tc>
          <w:tcPr>
            <w:tcW w:w="0" w:type="auto"/>
            <w:gridSpan w:val="2"/>
            <w:tcBorders>
              <w:bottom w:val="single" w:color="000000" w:sz="12" w:space="0"/>
            </w:tcBorders>
            <w:vAlign w:val="bottom"/>
          </w:tcPr>
          <w:p w14:paraId="52032BA6">
            <w:pPr>
              <w:jc w:val="center"/>
              <w:rPr>
                <w:b/>
                <w:bCs/>
              </w:rPr>
            </w:pPr>
            <w:r>
              <w:rPr>
                <w:b/>
                <w:bCs/>
              </w:rPr>
              <w:t>2025</w:t>
            </w:r>
          </w:p>
        </w:tc>
        <w:tc>
          <w:tcPr>
            <w:tcW w:w="0" w:type="auto"/>
            <w:tcMar>
              <w:top w:w="0" w:type="dxa"/>
              <w:left w:w="0" w:type="dxa"/>
              <w:bottom w:w="30" w:type="dxa"/>
              <w:right w:w="0" w:type="dxa"/>
            </w:tcMar>
            <w:vAlign w:val="bottom"/>
          </w:tcPr>
          <w:p w14:paraId="5EAE5C5D">
            <w:pPr>
              <w:rPr>
                <w:b/>
                <w:bCs/>
              </w:rPr>
            </w:pPr>
            <w:r>
              <w:rPr>
                <w:b/>
                <w:bCs/>
              </w:rPr>
              <w:t> </w:t>
            </w:r>
          </w:p>
        </w:tc>
      </w:tr>
      <w:tr w14:paraId="422FDDCF">
        <w:tc>
          <w:tcPr>
            <w:tcW w:w="2600" w:type="pct"/>
            <w:shd w:val="clear" w:color="auto" w:fill="CCEEFF"/>
            <w:tcMar>
              <w:top w:w="0" w:type="dxa"/>
              <w:left w:w="180" w:type="dxa"/>
              <w:bottom w:w="0" w:type="dxa"/>
              <w:right w:w="0" w:type="dxa"/>
            </w:tcMar>
            <w:vAlign w:val="bottom"/>
          </w:tcPr>
          <w:p w14:paraId="25F7A53A">
            <w:pPr>
              <w:ind w:hanging="180"/>
            </w:pPr>
            <w:r>
              <w:t>Revenues from related parties</w:t>
            </w:r>
          </w:p>
        </w:tc>
        <w:tc>
          <w:tcPr>
            <w:tcW w:w="50" w:type="pct"/>
            <w:shd w:val="clear" w:color="auto" w:fill="CCEEFF"/>
            <w:vAlign w:val="bottom"/>
          </w:tcPr>
          <w:p w14:paraId="288A5A0B">
            <w:r>
              <w:t> </w:t>
            </w:r>
          </w:p>
        </w:tc>
        <w:tc>
          <w:tcPr>
            <w:tcW w:w="50" w:type="pct"/>
            <w:shd w:val="clear" w:color="auto" w:fill="CCEEFF"/>
            <w:vAlign w:val="bottom"/>
          </w:tcPr>
          <w:p w14:paraId="5EAD25C5">
            <w:r>
              <w:t>$</w:t>
            </w:r>
          </w:p>
        </w:tc>
        <w:tc>
          <w:tcPr>
            <w:tcW w:w="450" w:type="pct"/>
            <w:shd w:val="clear" w:color="auto" w:fill="CCEEFF"/>
            <w:vAlign w:val="bottom"/>
          </w:tcPr>
          <w:p w14:paraId="338EE53D">
            <w:pPr>
              <w:jc w:val="right"/>
            </w:pPr>
            <w:r>
              <w:t>21,536,529</w:t>
            </w:r>
          </w:p>
        </w:tc>
        <w:tc>
          <w:tcPr>
            <w:tcW w:w="50" w:type="pct"/>
            <w:shd w:val="clear" w:color="auto" w:fill="CCEEFF"/>
            <w:vAlign w:val="bottom"/>
          </w:tcPr>
          <w:p w14:paraId="0BFD1381">
            <w:r>
              <w:t> </w:t>
            </w:r>
          </w:p>
        </w:tc>
        <w:tc>
          <w:tcPr>
            <w:tcW w:w="50" w:type="pct"/>
            <w:shd w:val="clear" w:color="auto" w:fill="CCEEFF"/>
            <w:vAlign w:val="bottom"/>
          </w:tcPr>
          <w:p w14:paraId="06E1F423">
            <w:r>
              <w:t> </w:t>
            </w:r>
          </w:p>
        </w:tc>
        <w:tc>
          <w:tcPr>
            <w:tcW w:w="50" w:type="pct"/>
            <w:shd w:val="clear" w:color="auto" w:fill="CCEEFF"/>
            <w:vAlign w:val="bottom"/>
          </w:tcPr>
          <w:p w14:paraId="255FA601">
            <w:r>
              <w:t>$</w:t>
            </w:r>
          </w:p>
        </w:tc>
        <w:tc>
          <w:tcPr>
            <w:tcW w:w="450" w:type="pct"/>
            <w:shd w:val="clear" w:color="auto" w:fill="CCEEFF"/>
            <w:vAlign w:val="bottom"/>
          </w:tcPr>
          <w:p w14:paraId="61702C2F">
            <w:pPr>
              <w:jc w:val="right"/>
            </w:pPr>
            <w:r>
              <w:t>14,566,338</w:t>
            </w:r>
          </w:p>
        </w:tc>
        <w:tc>
          <w:tcPr>
            <w:tcW w:w="50" w:type="pct"/>
            <w:shd w:val="clear" w:color="auto" w:fill="CCEEFF"/>
            <w:vAlign w:val="bottom"/>
          </w:tcPr>
          <w:p w14:paraId="275BED47">
            <w:r>
              <w:t> </w:t>
            </w:r>
          </w:p>
        </w:tc>
        <w:tc>
          <w:tcPr>
            <w:tcW w:w="50" w:type="pct"/>
            <w:shd w:val="clear" w:color="auto" w:fill="CCEEFF"/>
            <w:vAlign w:val="bottom"/>
          </w:tcPr>
          <w:p w14:paraId="0CAA8D58">
            <w:r>
              <w:t> </w:t>
            </w:r>
          </w:p>
        </w:tc>
        <w:tc>
          <w:tcPr>
            <w:tcW w:w="50" w:type="pct"/>
            <w:shd w:val="clear" w:color="auto" w:fill="CCEEFF"/>
            <w:vAlign w:val="bottom"/>
          </w:tcPr>
          <w:p w14:paraId="05FD2690">
            <w:r>
              <w:t>$</w:t>
            </w:r>
          </w:p>
        </w:tc>
        <w:tc>
          <w:tcPr>
            <w:tcW w:w="450" w:type="pct"/>
            <w:shd w:val="clear" w:color="auto" w:fill="CCEEFF"/>
            <w:vAlign w:val="bottom"/>
          </w:tcPr>
          <w:p w14:paraId="5BBD21A0">
            <w:pPr>
              <w:jc w:val="right"/>
            </w:pPr>
            <w:r>
              <w:t>57,494,243</w:t>
            </w:r>
          </w:p>
        </w:tc>
        <w:tc>
          <w:tcPr>
            <w:tcW w:w="50" w:type="pct"/>
            <w:shd w:val="clear" w:color="auto" w:fill="CCEEFF"/>
            <w:vAlign w:val="bottom"/>
          </w:tcPr>
          <w:p w14:paraId="01BFE3A0">
            <w:r>
              <w:t> </w:t>
            </w:r>
          </w:p>
        </w:tc>
        <w:tc>
          <w:tcPr>
            <w:tcW w:w="50" w:type="pct"/>
            <w:shd w:val="clear" w:color="auto" w:fill="CCEEFF"/>
            <w:vAlign w:val="bottom"/>
          </w:tcPr>
          <w:p w14:paraId="398C2533">
            <w:r>
              <w:t> </w:t>
            </w:r>
          </w:p>
        </w:tc>
        <w:tc>
          <w:tcPr>
            <w:tcW w:w="50" w:type="pct"/>
            <w:shd w:val="clear" w:color="auto" w:fill="CCEEFF"/>
            <w:vAlign w:val="bottom"/>
          </w:tcPr>
          <w:p w14:paraId="507BF896">
            <w:r>
              <w:t>$</w:t>
            </w:r>
          </w:p>
        </w:tc>
        <w:tc>
          <w:tcPr>
            <w:tcW w:w="450" w:type="pct"/>
            <w:shd w:val="clear" w:color="auto" w:fill="CCEEFF"/>
            <w:vAlign w:val="bottom"/>
          </w:tcPr>
          <w:p w14:paraId="3EFC61EB">
            <w:pPr>
              <w:jc w:val="right"/>
            </w:pPr>
            <w:r>
              <w:t>25,087,488</w:t>
            </w:r>
          </w:p>
        </w:tc>
        <w:tc>
          <w:tcPr>
            <w:tcW w:w="50" w:type="pct"/>
            <w:shd w:val="clear" w:color="auto" w:fill="CCEEFF"/>
            <w:vAlign w:val="bottom"/>
          </w:tcPr>
          <w:p w14:paraId="73453C86">
            <w:r>
              <w:t> </w:t>
            </w:r>
          </w:p>
        </w:tc>
      </w:tr>
      <w:tr w14:paraId="154029D5">
        <w:tc>
          <w:tcPr>
            <w:tcW w:w="0" w:type="auto"/>
            <w:shd w:val="clear" w:color="auto" w:fill="FFFFFF"/>
            <w:tcMar>
              <w:top w:w="0" w:type="dxa"/>
              <w:left w:w="180" w:type="dxa"/>
              <w:bottom w:w="30" w:type="dxa"/>
              <w:right w:w="0" w:type="dxa"/>
            </w:tcMar>
            <w:vAlign w:val="bottom"/>
          </w:tcPr>
          <w:p w14:paraId="415D353A">
            <w:pPr>
              <w:ind w:hanging="180"/>
            </w:pPr>
            <w:r>
              <w:t>Revenues from third parties</w:t>
            </w:r>
          </w:p>
        </w:tc>
        <w:tc>
          <w:tcPr>
            <w:tcW w:w="0" w:type="auto"/>
            <w:shd w:val="clear" w:color="auto" w:fill="FFFFFF"/>
            <w:tcMar>
              <w:top w:w="0" w:type="dxa"/>
              <w:left w:w="0" w:type="dxa"/>
              <w:bottom w:w="30" w:type="dxa"/>
              <w:right w:w="0" w:type="dxa"/>
            </w:tcMar>
            <w:vAlign w:val="bottom"/>
          </w:tcPr>
          <w:p w14:paraId="2FCFC28B">
            <w:r>
              <w:t> </w:t>
            </w:r>
          </w:p>
        </w:tc>
        <w:tc>
          <w:tcPr>
            <w:tcW w:w="0" w:type="auto"/>
            <w:tcBorders>
              <w:bottom w:val="single" w:color="000000" w:sz="12" w:space="0"/>
            </w:tcBorders>
            <w:shd w:val="clear" w:color="auto" w:fill="FFFFFF"/>
            <w:vAlign w:val="bottom"/>
          </w:tcPr>
          <w:p w14:paraId="50672B7B">
            <w:r>
              <w:t> </w:t>
            </w:r>
          </w:p>
        </w:tc>
        <w:tc>
          <w:tcPr>
            <w:tcW w:w="0" w:type="auto"/>
            <w:tcBorders>
              <w:bottom w:val="single" w:color="000000" w:sz="12" w:space="0"/>
            </w:tcBorders>
            <w:shd w:val="clear" w:color="auto" w:fill="FFFFFF"/>
            <w:vAlign w:val="bottom"/>
          </w:tcPr>
          <w:p w14:paraId="20FBF77C">
            <w:pPr>
              <w:jc w:val="right"/>
            </w:pPr>
            <w:r>
              <w:t>96,648,366</w:t>
            </w:r>
          </w:p>
        </w:tc>
        <w:tc>
          <w:tcPr>
            <w:tcW w:w="0" w:type="auto"/>
            <w:shd w:val="clear" w:color="auto" w:fill="FFFFFF"/>
            <w:tcMar>
              <w:top w:w="0" w:type="dxa"/>
              <w:left w:w="0" w:type="dxa"/>
              <w:bottom w:w="30" w:type="dxa"/>
              <w:right w:w="0" w:type="dxa"/>
            </w:tcMar>
            <w:vAlign w:val="bottom"/>
          </w:tcPr>
          <w:p w14:paraId="7D5215CD">
            <w:r>
              <w:t> </w:t>
            </w:r>
          </w:p>
        </w:tc>
        <w:tc>
          <w:tcPr>
            <w:tcW w:w="0" w:type="auto"/>
            <w:shd w:val="clear" w:color="auto" w:fill="FFFFFF"/>
            <w:tcMar>
              <w:top w:w="0" w:type="dxa"/>
              <w:left w:w="0" w:type="dxa"/>
              <w:bottom w:w="30" w:type="dxa"/>
              <w:right w:w="0" w:type="dxa"/>
            </w:tcMar>
            <w:vAlign w:val="bottom"/>
          </w:tcPr>
          <w:p w14:paraId="511B5DCC">
            <w:r>
              <w:t> </w:t>
            </w:r>
          </w:p>
        </w:tc>
        <w:tc>
          <w:tcPr>
            <w:tcW w:w="0" w:type="auto"/>
            <w:tcBorders>
              <w:bottom w:val="single" w:color="000000" w:sz="12" w:space="0"/>
            </w:tcBorders>
            <w:shd w:val="clear" w:color="auto" w:fill="FFFFFF"/>
            <w:vAlign w:val="bottom"/>
          </w:tcPr>
          <w:p w14:paraId="21EA2C8F">
            <w:r>
              <w:t> </w:t>
            </w:r>
          </w:p>
        </w:tc>
        <w:tc>
          <w:tcPr>
            <w:tcW w:w="0" w:type="auto"/>
            <w:tcBorders>
              <w:bottom w:val="single" w:color="000000" w:sz="12" w:space="0"/>
            </w:tcBorders>
            <w:shd w:val="clear" w:color="auto" w:fill="FFFFFF"/>
            <w:vAlign w:val="bottom"/>
          </w:tcPr>
          <w:p w14:paraId="2FBC2E6F">
            <w:pPr>
              <w:jc w:val="right"/>
            </w:pPr>
            <w:r>
              <w:t>72,996,313</w:t>
            </w:r>
          </w:p>
        </w:tc>
        <w:tc>
          <w:tcPr>
            <w:tcW w:w="0" w:type="auto"/>
            <w:shd w:val="clear" w:color="auto" w:fill="FFFFFF"/>
            <w:tcMar>
              <w:top w:w="0" w:type="dxa"/>
              <w:left w:w="0" w:type="dxa"/>
              <w:bottom w:w="30" w:type="dxa"/>
              <w:right w:w="0" w:type="dxa"/>
            </w:tcMar>
            <w:vAlign w:val="bottom"/>
          </w:tcPr>
          <w:p w14:paraId="614E32E9">
            <w:r>
              <w:t> </w:t>
            </w:r>
          </w:p>
        </w:tc>
        <w:tc>
          <w:tcPr>
            <w:tcW w:w="0" w:type="auto"/>
            <w:shd w:val="clear" w:color="auto" w:fill="FFFFFF"/>
            <w:tcMar>
              <w:top w:w="0" w:type="dxa"/>
              <w:left w:w="0" w:type="dxa"/>
              <w:bottom w:w="30" w:type="dxa"/>
              <w:right w:w="0" w:type="dxa"/>
            </w:tcMar>
            <w:vAlign w:val="bottom"/>
          </w:tcPr>
          <w:p w14:paraId="100405A4">
            <w:r>
              <w:t> </w:t>
            </w:r>
          </w:p>
        </w:tc>
        <w:tc>
          <w:tcPr>
            <w:tcW w:w="0" w:type="auto"/>
            <w:tcBorders>
              <w:bottom w:val="single" w:color="000000" w:sz="12" w:space="0"/>
            </w:tcBorders>
            <w:shd w:val="clear" w:color="auto" w:fill="FFFFFF"/>
            <w:vAlign w:val="bottom"/>
          </w:tcPr>
          <w:p w14:paraId="055914C3">
            <w:r>
              <w:t> </w:t>
            </w:r>
          </w:p>
        </w:tc>
        <w:tc>
          <w:tcPr>
            <w:tcW w:w="0" w:type="auto"/>
            <w:tcBorders>
              <w:bottom w:val="single" w:color="000000" w:sz="12" w:space="0"/>
            </w:tcBorders>
            <w:shd w:val="clear" w:color="auto" w:fill="FFFFFF"/>
            <w:vAlign w:val="bottom"/>
          </w:tcPr>
          <w:p w14:paraId="457E2873">
            <w:pPr>
              <w:jc w:val="right"/>
            </w:pPr>
            <w:r>
              <w:t>203,464,110</w:t>
            </w:r>
          </w:p>
        </w:tc>
        <w:tc>
          <w:tcPr>
            <w:tcW w:w="0" w:type="auto"/>
            <w:shd w:val="clear" w:color="auto" w:fill="FFFFFF"/>
            <w:tcMar>
              <w:top w:w="0" w:type="dxa"/>
              <w:left w:w="0" w:type="dxa"/>
              <w:bottom w:w="30" w:type="dxa"/>
              <w:right w:w="0" w:type="dxa"/>
            </w:tcMar>
            <w:vAlign w:val="bottom"/>
          </w:tcPr>
          <w:p w14:paraId="13E292AE">
            <w:r>
              <w:t> </w:t>
            </w:r>
          </w:p>
        </w:tc>
        <w:tc>
          <w:tcPr>
            <w:tcW w:w="0" w:type="auto"/>
            <w:shd w:val="clear" w:color="auto" w:fill="FFFFFF"/>
            <w:tcMar>
              <w:top w:w="0" w:type="dxa"/>
              <w:left w:w="0" w:type="dxa"/>
              <w:bottom w:w="30" w:type="dxa"/>
              <w:right w:w="0" w:type="dxa"/>
            </w:tcMar>
            <w:vAlign w:val="bottom"/>
          </w:tcPr>
          <w:p w14:paraId="7621DAF3">
            <w:r>
              <w:t> </w:t>
            </w:r>
          </w:p>
        </w:tc>
        <w:tc>
          <w:tcPr>
            <w:tcW w:w="0" w:type="auto"/>
            <w:tcBorders>
              <w:bottom w:val="single" w:color="000000" w:sz="12" w:space="0"/>
            </w:tcBorders>
            <w:shd w:val="clear" w:color="auto" w:fill="FFFFFF"/>
            <w:vAlign w:val="bottom"/>
          </w:tcPr>
          <w:p w14:paraId="0BD98FE5">
            <w:r>
              <w:t> </w:t>
            </w:r>
          </w:p>
        </w:tc>
        <w:tc>
          <w:tcPr>
            <w:tcW w:w="0" w:type="auto"/>
            <w:tcBorders>
              <w:bottom w:val="single" w:color="000000" w:sz="12" w:space="0"/>
            </w:tcBorders>
            <w:shd w:val="clear" w:color="auto" w:fill="FFFFFF"/>
            <w:vAlign w:val="bottom"/>
          </w:tcPr>
          <w:p w14:paraId="34720228">
            <w:pPr>
              <w:jc w:val="right"/>
            </w:pPr>
            <w:r>
              <w:t>114,019,674</w:t>
            </w:r>
          </w:p>
        </w:tc>
        <w:tc>
          <w:tcPr>
            <w:tcW w:w="0" w:type="auto"/>
            <w:shd w:val="clear" w:color="auto" w:fill="FFFFFF"/>
            <w:tcMar>
              <w:top w:w="0" w:type="dxa"/>
              <w:left w:w="0" w:type="dxa"/>
              <w:bottom w:w="30" w:type="dxa"/>
              <w:right w:w="0" w:type="dxa"/>
            </w:tcMar>
            <w:vAlign w:val="bottom"/>
          </w:tcPr>
          <w:p w14:paraId="14C99AB1">
            <w:r>
              <w:t> </w:t>
            </w:r>
          </w:p>
        </w:tc>
      </w:tr>
      <w:tr w14:paraId="65864315">
        <w:tc>
          <w:tcPr>
            <w:tcW w:w="0" w:type="auto"/>
            <w:shd w:val="clear" w:color="auto" w:fill="CCEEFF"/>
            <w:tcMar>
              <w:top w:w="0" w:type="dxa"/>
              <w:left w:w="180" w:type="dxa"/>
              <w:bottom w:w="0" w:type="dxa"/>
              <w:right w:w="0" w:type="dxa"/>
            </w:tcMar>
            <w:vAlign w:val="bottom"/>
          </w:tcPr>
          <w:p w14:paraId="59918653">
            <w:pPr>
              <w:ind w:hanging="180"/>
              <w:rPr>
                <w:b/>
                <w:bCs/>
              </w:rPr>
            </w:pPr>
            <w:r>
              <w:rPr>
                <w:b/>
                <w:bCs/>
              </w:rPr>
              <w:t>Revenues</w:t>
            </w:r>
          </w:p>
        </w:tc>
        <w:tc>
          <w:tcPr>
            <w:tcW w:w="0" w:type="auto"/>
            <w:shd w:val="clear" w:color="auto" w:fill="CCEEFF"/>
            <w:vAlign w:val="bottom"/>
          </w:tcPr>
          <w:p w14:paraId="3EDB15F7">
            <w:pPr>
              <w:rPr>
                <w:b/>
                <w:bCs/>
              </w:rPr>
            </w:pPr>
            <w:r>
              <w:rPr>
                <w:b/>
                <w:bCs/>
              </w:rPr>
              <w:t> </w:t>
            </w:r>
          </w:p>
        </w:tc>
        <w:tc>
          <w:tcPr>
            <w:tcW w:w="0" w:type="auto"/>
            <w:shd w:val="clear" w:color="auto" w:fill="CCEEFF"/>
            <w:vAlign w:val="bottom"/>
          </w:tcPr>
          <w:p w14:paraId="75E66936">
            <w:pPr>
              <w:rPr>
                <w:b/>
                <w:bCs/>
              </w:rPr>
            </w:pPr>
            <w:r>
              <w:rPr>
                <w:b/>
                <w:bCs/>
              </w:rPr>
              <w:t> </w:t>
            </w:r>
          </w:p>
        </w:tc>
        <w:tc>
          <w:tcPr>
            <w:tcW w:w="0" w:type="auto"/>
            <w:shd w:val="clear" w:color="auto" w:fill="CCEEFF"/>
            <w:vAlign w:val="bottom"/>
          </w:tcPr>
          <w:p w14:paraId="235F3D92">
            <w:pPr>
              <w:jc w:val="right"/>
              <w:rPr>
                <w:b/>
                <w:bCs/>
              </w:rPr>
            </w:pPr>
            <w:r>
              <w:rPr>
                <w:b/>
                <w:bCs/>
              </w:rPr>
              <w:t>118,184,895</w:t>
            </w:r>
          </w:p>
        </w:tc>
        <w:tc>
          <w:tcPr>
            <w:tcW w:w="0" w:type="auto"/>
            <w:shd w:val="clear" w:color="auto" w:fill="CCEEFF"/>
            <w:vAlign w:val="bottom"/>
          </w:tcPr>
          <w:p w14:paraId="17C9D4BF">
            <w:pPr>
              <w:rPr>
                <w:b/>
                <w:bCs/>
              </w:rPr>
            </w:pPr>
            <w:r>
              <w:rPr>
                <w:b/>
                <w:bCs/>
              </w:rPr>
              <w:t> </w:t>
            </w:r>
          </w:p>
        </w:tc>
        <w:tc>
          <w:tcPr>
            <w:tcW w:w="0" w:type="auto"/>
            <w:shd w:val="clear" w:color="auto" w:fill="CCEEFF"/>
            <w:vAlign w:val="bottom"/>
          </w:tcPr>
          <w:p w14:paraId="34F35A89">
            <w:pPr>
              <w:rPr>
                <w:b/>
                <w:bCs/>
              </w:rPr>
            </w:pPr>
            <w:r>
              <w:rPr>
                <w:b/>
                <w:bCs/>
              </w:rPr>
              <w:t> </w:t>
            </w:r>
          </w:p>
        </w:tc>
        <w:tc>
          <w:tcPr>
            <w:tcW w:w="0" w:type="auto"/>
            <w:shd w:val="clear" w:color="auto" w:fill="CCEEFF"/>
            <w:vAlign w:val="bottom"/>
          </w:tcPr>
          <w:p w14:paraId="76E5079E">
            <w:pPr>
              <w:rPr>
                <w:b/>
                <w:bCs/>
              </w:rPr>
            </w:pPr>
            <w:r>
              <w:rPr>
                <w:b/>
                <w:bCs/>
              </w:rPr>
              <w:t> </w:t>
            </w:r>
          </w:p>
        </w:tc>
        <w:tc>
          <w:tcPr>
            <w:tcW w:w="0" w:type="auto"/>
            <w:shd w:val="clear" w:color="auto" w:fill="CCEEFF"/>
            <w:vAlign w:val="bottom"/>
          </w:tcPr>
          <w:p w14:paraId="4B622E09">
            <w:pPr>
              <w:jc w:val="right"/>
              <w:rPr>
                <w:b/>
                <w:bCs/>
              </w:rPr>
            </w:pPr>
            <w:r>
              <w:rPr>
                <w:b/>
                <w:bCs/>
              </w:rPr>
              <w:t>87,562,651</w:t>
            </w:r>
          </w:p>
        </w:tc>
        <w:tc>
          <w:tcPr>
            <w:tcW w:w="0" w:type="auto"/>
            <w:shd w:val="clear" w:color="auto" w:fill="CCEEFF"/>
            <w:vAlign w:val="bottom"/>
          </w:tcPr>
          <w:p w14:paraId="108CF001">
            <w:pPr>
              <w:rPr>
                <w:b/>
                <w:bCs/>
              </w:rPr>
            </w:pPr>
            <w:r>
              <w:rPr>
                <w:b/>
                <w:bCs/>
              </w:rPr>
              <w:t> </w:t>
            </w:r>
          </w:p>
        </w:tc>
        <w:tc>
          <w:tcPr>
            <w:tcW w:w="0" w:type="auto"/>
            <w:shd w:val="clear" w:color="auto" w:fill="CCEEFF"/>
            <w:vAlign w:val="bottom"/>
          </w:tcPr>
          <w:p w14:paraId="09E01CF3">
            <w:pPr>
              <w:rPr>
                <w:b/>
                <w:bCs/>
              </w:rPr>
            </w:pPr>
            <w:r>
              <w:rPr>
                <w:b/>
                <w:bCs/>
              </w:rPr>
              <w:t> </w:t>
            </w:r>
          </w:p>
        </w:tc>
        <w:tc>
          <w:tcPr>
            <w:tcW w:w="0" w:type="auto"/>
            <w:shd w:val="clear" w:color="auto" w:fill="CCEEFF"/>
            <w:vAlign w:val="bottom"/>
          </w:tcPr>
          <w:p w14:paraId="75C34DCC">
            <w:pPr>
              <w:rPr>
                <w:b/>
                <w:bCs/>
              </w:rPr>
            </w:pPr>
            <w:r>
              <w:rPr>
                <w:b/>
                <w:bCs/>
              </w:rPr>
              <w:t> </w:t>
            </w:r>
          </w:p>
        </w:tc>
        <w:tc>
          <w:tcPr>
            <w:tcW w:w="0" w:type="auto"/>
            <w:shd w:val="clear" w:color="auto" w:fill="CCEEFF"/>
            <w:vAlign w:val="bottom"/>
          </w:tcPr>
          <w:p w14:paraId="608C7BCD">
            <w:pPr>
              <w:jc w:val="right"/>
              <w:rPr>
                <w:b/>
                <w:bCs/>
              </w:rPr>
            </w:pPr>
            <w:r>
              <w:rPr>
                <w:b/>
                <w:bCs/>
              </w:rPr>
              <w:t>260,958,353</w:t>
            </w:r>
          </w:p>
        </w:tc>
        <w:tc>
          <w:tcPr>
            <w:tcW w:w="0" w:type="auto"/>
            <w:shd w:val="clear" w:color="auto" w:fill="CCEEFF"/>
            <w:vAlign w:val="bottom"/>
          </w:tcPr>
          <w:p w14:paraId="08764882">
            <w:pPr>
              <w:rPr>
                <w:b/>
                <w:bCs/>
              </w:rPr>
            </w:pPr>
            <w:r>
              <w:rPr>
                <w:b/>
                <w:bCs/>
              </w:rPr>
              <w:t> </w:t>
            </w:r>
          </w:p>
        </w:tc>
        <w:tc>
          <w:tcPr>
            <w:tcW w:w="0" w:type="auto"/>
            <w:shd w:val="clear" w:color="auto" w:fill="CCEEFF"/>
            <w:vAlign w:val="bottom"/>
          </w:tcPr>
          <w:p w14:paraId="3CC85F52">
            <w:pPr>
              <w:rPr>
                <w:b/>
                <w:bCs/>
              </w:rPr>
            </w:pPr>
            <w:r>
              <w:rPr>
                <w:b/>
                <w:bCs/>
              </w:rPr>
              <w:t> </w:t>
            </w:r>
          </w:p>
        </w:tc>
        <w:tc>
          <w:tcPr>
            <w:tcW w:w="0" w:type="auto"/>
            <w:shd w:val="clear" w:color="auto" w:fill="CCEEFF"/>
            <w:vAlign w:val="bottom"/>
          </w:tcPr>
          <w:p w14:paraId="6DFD9A30">
            <w:pPr>
              <w:rPr>
                <w:b/>
                <w:bCs/>
              </w:rPr>
            </w:pPr>
            <w:r>
              <w:rPr>
                <w:b/>
                <w:bCs/>
              </w:rPr>
              <w:t> </w:t>
            </w:r>
          </w:p>
        </w:tc>
        <w:tc>
          <w:tcPr>
            <w:tcW w:w="0" w:type="auto"/>
            <w:shd w:val="clear" w:color="auto" w:fill="CCEEFF"/>
            <w:vAlign w:val="bottom"/>
          </w:tcPr>
          <w:p w14:paraId="351115A1">
            <w:pPr>
              <w:jc w:val="right"/>
              <w:rPr>
                <w:b/>
                <w:bCs/>
              </w:rPr>
            </w:pPr>
            <w:r>
              <w:rPr>
                <w:b/>
                <w:bCs/>
              </w:rPr>
              <w:t>139,107,162</w:t>
            </w:r>
          </w:p>
        </w:tc>
        <w:tc>
          <w:tcPr>
            <w:tcW w:w="0" w:type="auto"/>
            <w:shd w:val="clear" w:color="auto" w:fill="CCEEFF"/>
            <w:vAlign w:val="bottom"/>
          </w:tcPr>
          <w:p w14:paraId="6B77946E">
            <w:pPr>
              <w:rPr>
                <w:b/>
                <w:bCs/>
              </w:rPr>
            </w:pPr>
            <w:r>
              <w:rPr>
                <w:b/>
                <w:bCs/>
              </w:rPr>
              <w:t> </w:t>
            </w:r>
          </w:p>
        </w:tc>
      </w:tr>
      <w:tr w14:paraId="7DE4AAAC">
        <w:tc>
          <w:tcPr>
            <w:tcW w:w="0" w:type="auto"/>
            <w:shd w:val="clear" w:color="auto" w:fill="FFFFFF"/>
            <w:tcMar>
              <w:top w:w="0" w:type="dxa"/>
              <w:left w:w="180" w:type="dxa"/>
              <w:bottom w:w="0" w:type="dxa"/>
              <w:right w:w="0" w:type="dxa"/>
            </w:tcMar>
            <w:vAlign w:val="bottom"/>
          </w:tcPr>
          <w:p w14:paraId="6AC87809">
            <w:pPr>
              <w:ind w:hanging="180"/>
            </w:pPr>
            <w:r>
              <w:t> </w:t>
            </w:r>
          </w:p>
        </w:tc>
        <w:tc>
          <w:tcPr>
            <w:tcW w:w="0" w:type="auto"/>
            <w:shd w:val="clear" w:color="auto" w:fill="FFFFFF"/>
            <w:vAlign w:val="bottom"/>
          </w:tcPr>
          <w:p w14:paraId="27B1D154">
            <w:r>
              <w:t> </w:t>
            </w:r>
          </w:p>
        </w:tc>
        <w:tc>
          <w:tcPr>
            <w:tcW w:w="0" w:type="auto"/>
            <w:shd w:val="clear" w:color="auto" w:fill="FFFFFF"/>
            <w:vAlign w:val="bottom"/>
          </w:tcPr>
          <w:p w14:paraId="6BB85842">
            <w:r>
              <w:t> </w:t>
            </w:r>
          </w:p>
        </w:tc>
        <w:tc>
          <w:tcPr>
            <w:tcW w:w="0" w:type="auto"/>
            <w:shd w:val="clear" w:color="auto" w:fill="FFFFFF"/>
            <w:vAlign w:val="bottom"/>
          </w:tcPr>
          <w:p w14:paraId="1A1EC687">
            <w:pPr>
              <w:jc w:val="right"/>
            </w:pPr>
            <w:r>
              <w:t> </w:t>
            </w:r>
          </w:p>
        </w:tc>
        <w:tc>
          <w:tcPr>
            <w:tcW w:w="0" w:type="auto"/>
            <w:shd w:val="clear" w:color="auto" w:fill="FFFFFF"/>
            <w:vAlign w:val="bottom"/>
          </w:tcPr>
          <w:p w14:paraId="29B2E7E9">
            <w:r>
              <w:t> </w:t>
            </w:r>
          </w:p>
        </w:tc>
        <w:tc>
          <w:tcPr>
            <w:tcW w:w="0" w:type="auto"/>
            <w:shd w:val="clear" w:color="auto" w:fill="FFFFFF"/>
            <w:vAlign w:val="bottom"/>
          </w:tcPr>
          <w:p w14:paraId="4F779855">
            <w:r>
              <w:t> </w:t>
            </w:r>
          </w:p>
        </w:tc>
        <w:tc>
          <w:tcPr>
            <w:tcW w:w="0" w:type="auto"/>
            <w:shd w:val="clear" w:color="auto" w:fill="FFFFFF"/>
            <w:vAlign w:val="bottom"/>
          </w:tcPr>
          <w:p w14:paraId="3A1BC1AE">
            <w:r>
              <w:t> </w:t>
            </w:r>
          </w:p>
        </w:tc>
        <w:tc>
          <w:tcPr>
            <w:tcW w:w="0" w:type="auto"/>
            <w:shd w:val="clear" w:color="auto" w:fill="FFFFFF"/>
            <w:vAlign w:val="bottom"/>
          </w:tcPr>
          <w:p w14:paraId="55E21104">
            <w:pPr>
              <w:jc w:val="right"/>
            </w:pPr>
            <w:r>
              <w:t> </w:t>
            </w:r>
          </w:p>
        </w:tc>
        <w:tc>
          <w:tcPr>
            <w:tcW w:w="0" w:type="auto"/>
            <w:shd w:val="clear" w:color="auto" w:fill="FFFFFF"/>
            <w:vAlign w:val="bottom"/>
          </w:tcPr>
          <w:p w14:paraId="5CB3BA5E">
            <w:r>
              <w:t> </w:t>
            </w:r>
          </w:p>
        </w:tc>
        <w:tc>
          <w:tcPr>
            <w:tcW w:w="0" w:type="auto"/>
            <w:shd w:val="clear" w:color="auto" w:fill="FFFFFF"/>
            <w:vAlign w:val="bottom"/>
          </w:tcPr>
          <w:p w14:paraId="760181E9">
            <w:r>
              <w:t> </w:t>
            </w:r>
          </w:p>
        </w:tc>
        <w:tc>
          <w:tcPr>
            <w:tcW w:w="0" w:type="auto"/>
            <w:shd w:val="clear" w:color="auto" w:fill="FFFFFF"/>
            <w:vAlign w:val="bottom"/>
          </w:tcPr>
          <w:p w14:paraId="32E1B8B6">
            <w:r>
              <w:t> </w:t>
            </w:r>
          </w:p>
        </w:tc>
        <w:tc>
          <w:tcPr>
            <w:tcW w:w="0" w:type="auto"/>
            <w:shd w:val="clear" w:color="auto" w:fill="FFFFFF"/>
            <w:vAlign w:val="bottom"/>
          </w:tcPr>
          <w:p w14:paraId="1877FBB5">
            <w:pPr>
              <w:jc w:val="right"/>
            </w:pPr>
            <w:r>
              <w:t> </w:t>
            </w:r>
          </w:p>
        </w:tc>
        <w:tc>
          <w:tcPr>
            <w:tcW w:w="0" w:type="auto"/>
            <w:shd w:val="clear" w:color="auto" w:fill="FFFFFF"/>
            <w:vAlign w:val="bottom"/>
          </w:tcPr>
          <w:p w14:paraId="4DFFFD35">
            <w:r>
              <w:t> </w:t>
            </w:r>
          </w:p>
        </w:tc>
        <w:tc>
          <w:tcPr>
            <w:tcW w:w="0" w:type="auto"/>
            <w:shd w:val="clear" w:color="auto" w:fill="FFFFFF"/>
            <w:vAlign w:val="bottom"/>
          </w:tcPr>
          <w:p w14:paraId="70A1CBC5">
            <w:r>
              <w:t> </w:t>
            </w:r>
          </w:p>
        </w:tc>
        <w:tc>
          <w:tcPr>
            <w:tcW w:w="0" w:type="auto"/>
            <w:shd w:val="clear" w:color="auto" w:fill="FFFFFF"/>
            <w:vAlign w:val="bottom"/>
          </w:tcPr>
          <w:p w14:paraId="0A132587">
            <w:r>
              <w:t> </w:t>
            </w:r>
          </w:p>
        </w:tc>
        <w:tc>
          <w:tcPr>
            <w:tcW w:w="0" w:type="auto"/>
            <w:shd w:val="clear" w:color="auto" w:fill="FFFFFF"/>
            <w:vAlign w:val="bottom"/>
          </w:tcPr>
          <w:p w14:paraId="1B936152">
            <w:pPr>
              <w:jc w:val="right"/>
            </w:pPr>
            <w:r>
              <w:t> </w:t>
            </w:r>
          </w:p>
        </w:tc>
        <w:tc>
          <w:tcPr>
            <w:tcW w:w="0" w:type="auto"/>
            <w:shd w:val="clear" w:color="auto" w:fill="FFFFFF"/>
            <w:vAlign w:val="bottom"/>
          </w:tcPr>
          <w:p w14:paraId="00093FE3">
            <w:r>
              <w:t> </w:t>
            </w:r>
          </w:p>
        </w:tc>
      </w:tr>
      <w:tr w14:paraId="60EF0068">
        <w:tc>
          <w:tcPr>
            <w:tcW w:w="0" w:type="auto"/>
            <w:shd w:val="clear" w:color="auto" w:fill="CCEEFF"/>
            <w:tcMar>
              <w:top w:w="0" w:type="dxa"/>
              <w:left w:w="180" w:type="dxa"/>
              <w:bottom w:w="0" w:type="dxa"/>
              <w:right w:w="0" w:type="dxa"/>
            </w:tcMar>
            <w:vAlign w:val="bottom"/>
          </w:tcPr>
          <w:p w14:paraId="48748611">
            <w:pPr>
              <w:ind w:hanging="180"/>
            </w:pPr>
            <w:r>
              <w:t>Cost of revenues – related parties</w:t>
            </w:r>
          </w:p>
        </w:tc>
        <w:tc>
          <w:tcPr>
            <w:tcW w:w="0" w:type="auto"/>
            <w:shd w:val="clear" w:color="auto" w:fill="CCEEFF"/>
            <w:vAlign w:val="bottom"/>
          </w:tcPr>
          <w:p w14:paraId="39480BEC">
            <w:r>
              <w:t> </w:t>
            </w:r>
          </w:p>
        </w:tc>
        <w:tc>
          <w:tcPr>
            <w:tcW w:w="0" w:type="auto"/>
            <w:shd w:val="clear" w:color="auto" w:fill="CCEEFF"/>
            <w:vAlign w:val="bottom"/>
          </w:tcPr>
          <w:p w14:paraId="1BFE3D18">
            <w:r>
              <w:t> </w:t>
            </w:r>
          </w:p>
        </w:tc>
        <w:tc>
          <w:tcPr>
            <w:tcW w:w="0" w:type="auto"/>
            <w:shd w:val="clear" w:color="auto" w:fill="CCEEFF"/>
            <w:vAlign w:val="bottom"/>
          </w:tcPr>
          <w:p w14:paraId="037A8BD4">
            <w:pPr>
              <w:jc w:val="right"/>
            </w:pPr>
            <w:r>
              <w:t>(20,885,274</w:t>
            </w:r>
          </w:p>
        </w:tc>
        <w:tc>
          <w:tcPr>
            <w:tcW w:w="0" w:type="auto"/>
            <w:shd w:val="clear" w:color="auto" w:fill="CCEEFF"/>
            <w:vAlign w:val="bottom"/>
          </w:tcPr>
          <w:p w14:paraId="0F52E9C8">
            <w:r>
              <w:t>)</w:t>
            </w:r>
          </w:p>
        </w:tc>
        <w:tc>
          <w:tcPr>
            <w:tcW w:w="0" w:type="auto"/>
            <w:shd w:val="clear" w:color="auto" w:fill="CCEEFF"/>
            <w:vAlign w:val="bottom"/>
          </w:tcPr>
          <w:p w14:paraId="7ADF661C">
            <w:r>
              <w:t> </w:t>
            </w:r>
          </w:p>
        </w:tc>
        <w:tc>
          <w:tcPr>
            <w:tcW w:w="0" w:type="auto"/>
            <w:shd w:val="clear" w:color="auto" w:fill="CCEEFF"/>
            <w:vAlign w:val="bottom"/>
          </w:tcPr>
          <w:p w14:paraId="675D32CF">
            <w:r>
              <w:t> </w:t>
            </w:r>
          </w:p>
        </w:tc>
        <w:tc>
          <w:tcPr>
            <w:tcW w:w="0" w:type="auto"/>
            <w:shd w:val="clear" w:color="auto" w:fill="CCEEFF"/>
            <w:vAlign w:val="bottom"/>
          </w:tcPr>
          <w:p w14:paraId="7D732C1A">
            <w:pPr>
              <w:jc w:val="right"/>
            </w:pPr>
            <w:r>
              <w:t>(9,126,165</w:t>
            </w:r>
          </w:p>
        </w:tc>
        <w:tc>
          <w:tcPr>
            <w:tcW w:w="0" w:type="auto"/>
            <w:shd w:val="clear" w:color="auto" w:fill="CCEEFF"/>
            <w:vAlign w:val="bottom"/>
          </w:tcPr>
          <w:p w14:paraId="466FD9C8">
            <w:r>
              <w:t>)</w:t>
            </w:r>
          </w:p>
        </w:tc>
        <w:tc>
          <w:tcPr>
            <w:tcW w:w="0" w:type="auto"/>
            <w:shd w:val="clear" w:color="auto" w:fill="CCEEFF"/>
            <w:vAlign w:val="bottom"/>
          </w:tcPr>
          <w:p w14:paraId="4C029CB5">
            <w:r>
              <w:t> </w:t>
            </w:r>
          </w:p>
        </w:tc>
        <w:tc>
          <w:tcPr>
            <w:tcW w:w="0" w:type="auto"/>
            <w:shd w:val="clear" w:color="auto" w:fill="CCEEFF"/>
            <w:vAlign w:val="bottom"/>
          </w:tcPr>
          <w:p w14:paraId="1B42976F">
            <w:r>
              <w:t> </w:t>
            </w:r>
          </w:p>
        </w:tc>
        <w:tc>
          <w:tcPr>
            <w:tcW w:w="0" w:type="auto"/>
            <w:shd w:val="clear" w:color="auto" w:fill="CCEEFF"/>
            <w:vAlign w:val="bottom"/>
          </w:tcPr>
          <w:p w14:paraId="64B84255">
            <w:pPr>
              <w:jc w:val="right"/>
            </w:pPr>
            <w:r>
              <w:t>(49,360,863</w:t>
            </w:r>
          </w:p>
        </w:tc>
        <w:tc>
          <w:tcPr>
            <w:tcW w:w="0" w:type="auto"/>
            <w:shd w:val="clear" w:color="auto" w:fill="CCEEFF"/>
            <w:vAlign w:val="bottom"/>
          </w:tcPr>
          <w:p w14:paraId="0BD59BE3">
            <w:r>
              <w:t>)</w:t>
            </w:r>
          </w:p>
        </w:tc>
        <w:tc>
          <w:tcPr>
            <w:tcW w:w="0" w:type="auto"/>
            <w:shd w:val="clear" w:color="auto" w:fill="CCEEFF"/>
            <w:vAlign w:val="bottom"/>
          </w:tcPr>
          <w:p w14:paraId="1CCA0140">
            <w:r>
              <w:t> </w:t>
            </w:r>
          </w:p>
        </w:tc>
        <w:tc>
          <w:tcPr>
            <w:tcW w:w="0" w:type="auto"/>
            <w:shd w:val="clear" w:color="auto" w:fill="CCEEFF"/>
            <w:vAlign w:val="bottom"/>
          </w:tcPr>
          <w:p w14:paraId="0C9EA70E">
            <w:r>
              <w:t> </w:t>
            </w:r>
          </w:p>
        </w:tc>
        <w:tc>
          <w:tcPr>
            <w:tcW w:w="0" w:type="auto"/>
            <w:shd w:val="clear" w:color="auto" w:fill="CCEEFF"/>
            <w:vAlign w:val="bottom"/>
          </w:tcPr>
          <w:p w14:paraId="3D7B7D68">
            <w:pPr>
              <w:jc w:val="right"/>
            </w:pPr>
            <w:r>
              <w:t>(17,983,523</w:t>
            </w:r>
          </w:p>
        </w:tc>
        <w:tc>
          <w:tcPr>
            <w:tcW w:w="0" w:type="auto"/>
            <w:shd w:val="clear" w:color="auto" w:fill="CCEEFF"/>
            <w:vAlign w:val="bottom"/>
          </w:tcPr>
          <w:p w14:paraId="4586D6E6">
            <w:r>
              <w:t>)</w:t>
            </w:r>
          </w:p>
        </w:tc>
      </w:tr>
      <w:tr w14:paraId="0F1D6F3C">
        <w:tc>
          <w:tcPr>
            <w:tcW w:w="0" w:type="auto"/>
            <w:shd w:val="clear" w:color="auto" w:fill="FFFFFF"/>
            <w:tcMar>
              <w:top w:w="0" w:type="dxa"/>
              <w:left w:w="180" w:type="dxa"/>
              <w:bottom w:w="30" w:type="dxa"/>
              <w:right w:w="0" w:type="dxa"/>
            </w:tcMar>
            <w:vAlign w:val="bottom"/>
          </w:tcPr>
          <w:p w14:paraId="4BEF813A">
            <w:pPr>
              <w:ind w:hanging="180"/>
            </w:pPr>
            <w:r>
              <w:t>Cost of revenues – third parties</w:t>
            </w:r>
          </w:p>
        </w:tc>
        <w:tc>
          <w:tcPr>
            <w:tcW w:w="0" w:type="auto"/>
            <w:shd w:val="clear" w:color="auto" w:fill="FFFFFF"/>
            <w:tcMar>
              <w:top w:w="0" w:type="dxa"/>
              <w:left w:w="0" w:type="dxa"/>
              <w:bottom w:w="30" w:type="dxa"/>
              <w:right w:w="0" w:type="dxa"/>
            </w:tcMar>
            <w:vAlign w:val="bottom"/>
          </w:tcPr>
          <w:p w14:paraId="3E3D7A0B">
            <w:r>
              <w:t> </w:t>
            </w:r>
          </w:p>
        </w:tc>
        <w:tc>
          <w:tcPr>
            <w:tcW w:w="0" w:type="auto"/>
            <w:tcBorders>
              <w:bottom w:val="single" w:color="000000" w:sz="12" w:space="0"/>
            </w:tcBorders>
            <w:shd w:val="clear" w:color="auto" w:fill="FFFFFF"/>
            <w:vAlign w:val="bottom"/>
          </w:tcPr>
          <w:p w14:paraId="577FC805">
            <w:r>
              <w:t> </w:t>
            </w:r>
          </w:p>
        </w:tc>
        <w:tc>
          <w:tcPr>
            <w:tcW w:w="0" w:type="auto"/>
            <w:tcBorders>
              <w:bottom w:val="single" w:color="000000" w:sz="12" w:space="0"/>
            </w:tcBorders>
            <w:shd w:val="clear" w:color="auto" w:fill="FFFFFF"/>
            <w:vAlign w:val="bottom"/>
          </w:tcPr>
          <w:p w14:paraId="5C29415B">
            <w:pPr>
              <w:jc w:val="right"/>
            </w:pPr>
            <w:r>
              <w:t>(60,333,330</w:t>
            </w:r>
          </w:p>
        </w:tc>
        <w:tc>
          <w:tcPr>
            <w:tcW w:w="0" w:type="auto"/>
            <w:shd w:val="clear" w:color="auto" w:fill="FFFFFF"/>
            <w:tcMar>
              <w:top w:w="0" w:type="dxa"/>
              <w:left w:w="0" w:type="dxa"/>
              <w:bottom w:w="30" w:type="dxa"/>
              <w:right w:w="0" w:type="dxa"/>
            </w:tcMar>
            <w:vAlign w:val="bottom"/>
          </w:tcPr>
          <w:p w14:paraId="35BD1C39">
            <w:r>
              <w:t>)</w:t>
            </w:r>
          </w:p>
        </w:tc>
        <w:tc>
          <w:tcPr>
            <w:tcW w:w="0" w:type="auto"/>
            <w:shd w:val="clear" w:color="auto" w:fill="FFFFFF"/>
            <w:tcMar>
              <w:top w:w="0" w:type="dxa"/>
              <w:left w:w="0" w:type="dxa"/>
              <w:bottom w:w="30" w:type="dxa"/>
              <w:right w:w="0" w:type="dxa"/>
            </w:tcMar>
            <w:vAlign w:val="bottom"/>
          </w:tcPr>
          <w:p w14:paraId="32F07A38">
            <w:r>
              <w:t> </w:t>
            </w:r>
          </w:p>
        </w:tc>
        <w:tc>
          <w:tcPr>
            <w:tcW w:w="0" w:type="auto"/>
            <w:tcBorders>
              <w:bottom w:val="single" w:color="000000" w:sz="12" w:space="0"/>
            </w:tcBorders>
            <w:shd w:val="clear" w:color="auto" w:fill="FFFFFF"/>
            <w:vAlign w:val="bottom"/>
          </w:tcPr>
          <w:p w14:paraId="4E8D8312">
            <w:r>
              <w:t> </w:t>
            </w:r>
          </w:p>
        </w:tc>
        <w:tc>
          <w:tcPr>
            <w:tcW w:w="0" w:type="auto"/>
            <w:tcBorders>
              <w:bottom w:val="single" w:color="000000" w:sz="12" w:space="0"/>
            </w:tcBorders>
            <w:shd w:val="clear" w:color="auto" w:fill="FFFFFF"/>
            <w:vAlign w:val="bottom"/>
          </w:tcPr>
          <w:p w14:paraId="25EA2361">
            <w:pPr>
              <w:jc w:val="right"/>
            </w:pPr>
            <w:r>
              <w:t>(60,151,456</w:t>
            </w:r>
          </w:p>
        </w:tc>
        <w:tc>
          <w:tcPr>
            <w:tcW w:w="0" w:type="auto"/>
            <w:shd w:val="clear" w:color="auto" w:fill="FFFFFF"/>
            <w:tcMar>
              <w:top w:w="0" w:type="dxa"/>
              <w:left w:w="0" w:type="dxa"/>
              <w:bottom w:w="30" w:type="dxa"/>
              <w:right w:w="0" w:type="dxa"/>
            </w:tcMar>
            <w:vAlign w:val="bottom"/>
          </w:tcPr>
          <w:p w14:paraId="225C11EA">
            <w:r>
              <w:t>)</w:t>
            </w:r>
          </w:p>
        </w:tc>
        <w:tc>
          <w:tcPr>
            <w:tcW w:w="0" w:type="auto"/>
            <w:shd w:val="clear" w:color="auto" w:fill="FFFFFF"/>
            <w:tcMar>
              <w:top w:w="0" w:type="dxa"/>
              <w:left w:w="0" w:type="dxa"/>
              <w:bottom w:w="30" w:type="dxa"/>
              <w:right w:w="0" w:type="dxa"/>
            </w:tcMar>
            <w:vAlign w:val="bottom"/>
          </w:tcPr>
          <w:p w14:paraId="4127F109">
            <w:r>
              <w:t> </w:t>
            </w:r>
          </w:p>
        </w:tc>
        <w:tc>
          <w:tcPr>
            <w:tcW w:w="0" w:type="auto"/>
            <w:tcBorders>
              <w:bottom w:val="single" w:color="000000" w:sz="12" w:space="0"/>
            </w:tcBorders>
            <w:shd w:val="clear" w:color="auto" w:fill="FFFFFF"/>
            <w:vAlign w:val="bottom"/>
          </w:tcPr>
          <w:p w14:paraId="3456B47F">
            <w:r>
              <w:t> </w:t>
            </w:r>
          </w:p>
        </w:tc>
        <w:tc>
          <w:tcPr>
            <w:tcW w:w="0" w:type="auto"/>
            <w:tcBorders>
              <w:bottom w:val="single" w:color="000000" w:sz="12" w:space="0"/>
            </w:tcBorders>
            <w:shd w:val="clear" w:color="auto" w:fill="FFFFFF"/>
            <w:vAlign w:val="bottom"/>
          </w:tcPr>
          <w:p w14:paraId="7D5737E3">
            <w:pPr>
              <w:jc w:val="right"/>
            </w:pPr>
            <w:r>
              <w:t>(126,870,001</w:t>
            </w:r>
          </w:p>
        </w:tc>
        <w:tc>
          <w:tcPr>
            <w:tcW w:w="0" w:type="auto"/>
            <w:shd w:val="clear" w:color="auto" w:fill="FFFFFF"/>
            <w:tcMar>
              <w:top w:w="0" w:type="dxa"/>
              <w:left w:w="0" w:type="dxa"/>
              <w:bottom w:w="30" w:type="dxa"/>
              <w:right w:w="0" w:type="dxa"/>
            </w:tcMar>
            <w:vAlign w:val="bottom"/>
          </w:tcPr>
          <w:p w14:paraId="1607F1CF">
            <w:r>
              <w:t>)</w:t>
            </w:r>
          </w:p>
        </w:tc>
        <w:tc>
          <w:tcPr>
            <w:tcW w:w="0" w:type="auto"/>
            <w:shd w:val="clear" w:color="auto" w:fill="FFFFFF"/>
            <w:tcMar>
              <w:top w:w="0" w:type="dxa"/>
              <w:left w:w="0" w:type="dxa"/>
              <w:bottom w:w="30" w:type="dxa"/>
              <w:right w:w="0" w:type="dxa"/>
            </w:tcMar>
            <w:vAlign w:val="bottom"/>
          </w:tcPr>
          <w:p w14:paraId="49D44CDE">
            <w:r>
              <w:t> </w:t>
            </w:r>
          </w:p>
        </w:tc>
        <w:tc>
          <w:tcPr>
            <w:tcW w:w="0" w:type="auto"/>
            <w:tcBorders>
              <w:bottom w:val="single" w:color="000000" w:sz="12" w:space="0"/>
            </w:tcBorders>
            <w:shd w:val="clear" w:color="auto" w:fill="FFFFFF"/>
            <w:vAlign w:val="bottom"/>
          </w:tcPr>
          <w:p w14:paraId="7095C31A">
            <w:r>
              <w:t> </w:t>
            </w:r>
          </w:p>
        </w:tc>
        <w:tc>
          <w:tcPr>
            <w:tcW w:w="0" w:type="auto"/>
            <w:tcBorders>
              <w:bottom w:val="single" w:color="000000" w:sz="12" w:space="0"/>
            </w:tcBorders>
            <w:shd w:val="clear" w:color="auto" w:fill="FFFFFF"/>
            <w:vAlign w:val="bottom"/>
          </w:tcPr>
          <w:p w14:paraId="3C6AB036">
            <w:pPr>
              <w:jc w:val="right"/>
            </w:pPr>
            <w:r>
              <w:t>(98,037,375</w:t>
            </w:r>
          </w:p>
        </w:tc>
        <w:tc>
          <w:tcPr>
            <w:tcW w:w="0" w:type="auto"/>
            <w:shd w:val="clear" w:color="auto" w:fill="FFFFFF"/>
            <w:tcMar>
              <w:top w:w="0" w:type="dxa"/>
              <w:left w:w="0" w:type="dxa"/>
              <w:bottom w:w="30" w:type="dxa"/>
              <w:right w:w="0" w:type="dxa"/>
            </w:tcMar>
            <w:vAlign w:val="bottom"/>
          </w:tcPr>
          <w:p w14:paraId="63F6D385">
            <w:r>
              <w:t>)</w:t>
            </w:r>
          </w:p>
        </w:tc>
      </w:tr>
      <w:tr w14:paraId="47306A29">
        <w:tc>
          <w:tcPr>
            <w:tcW w:w="0" w:type="auto"/>
            <w:shd w:val="clear" w:color="auto" w:fill="CCEEFF"/>
            <w:tcMar>
              <w:top w:w="0" w:type="dxa"/>
              <w:left w:w="180" w:type="dxa"/>
              <w:bottom w:w="30" w:type="dxa"/>
              <w:right w:w="0" w:type="dxa"/>
            </w:tcMar>
            <w:vAlign w:val="bottom"/>
          </w:tcPr>
          <w:p w14:paraId="77410312">
            <w:pPr>
              <w:ind w:hanging="180"/>
              <w:rPr>
                <w:b/>
                <w:bCs/>
              </w:rPr>
            </w:pPr>
            <w:r>
              <w:rPr>
                <w:b/>
                <w:bCs/>
              </w:rPr>
              <w:t>Cost of revenues</w:t>
            </w:r>
          </w:p>
        </w:tc>
        <w:tc>
          <w:tcPr>
            <w:tcW w:w="0" w:type="auto"/>
            <w:shd w:val="clear" w:color="auto" w:fill="CCEEFF"/>
            <w:tcMar>
              <w:top w:w="0" w:type="dxa"/>
              <w:left w:w="0" w:type="dxa"/>
              <w:bottom w:w="30" w:type="dxa"/>
              <w:right w:w="0" w:type="dxa"/>
            </w:tcMar>
            <w:vAlign w:val="bottom"/>
          </w:tcPr>
          <w:p w14:paraId="141FC52C">
            <w:pPr>
              <w:rPr>
                <w:b/>
                <w:bCs/>
              </w:rPr>
            </w:pPr>
            <w:r>
              <w:rPr>
                <w:b/>
                <w:bCs/>
              </w:rPr>
              <w:t> </w:t>
            </w:r>
          </w:p>
        </w:tc>
        <w:tc>
          <w:tcPr>
            <w:tcW w:w="0" w:type="auto"/>
            <w:tcBorders>
              <w:bottom w:val="single" w:color="000000" w:sz="12" w:space="0"/>
            </w:tcBorders>
            <w:shd w:val="clear" w:color="auto" w:fill="CCEEFF"/>
            <w:vAlign w:val="bottom"/>
          </w:tcPr>
          <w:p w14:paraId="21DBF7BC">
            <w:pPr>
              <w:rPr>
                <w:b/>
                <w:bCs/>
              </w:rPr>
            </w:pPr>
            <w:r>
              <w:rPr>
                <w:b/>
                <w:bCs/>
              </w:rPr>
              <w:t> </w:t>
            </w:r>
          </w:p>
        </w:tc>
        <w:tc>
          <w:tcPr>
            <w:tcW w:w="0" w:type="auto"/>
            <w:tcBorders>
              <w:bottom w:val="single" w:color="000000" w:sz="12" w:space="0"/>
            </w:tcBorders>
            <w:shd w:val="clear" w:color="auto" w:fill="CCEEFF"/>
            <w:vAlign w:val="bottom"/>
          </w:tcPr>
          <w:p w14:paraId="0EBBBD78">
            <w:pPr>
              <w:jc w:val="right"/>
              <w:rPr>
                <w:b/>
                <w:bCs/>
              </w:rPr>
            </w:pPr>
            <w:r>
              <w:rPr>
                <w:b/>
                <w:bCs/>
              </w:rPr>
              <w:t>(81,218,604</w:t>
            </w:r>
          </w:p>
        </w:tc>
        <w:tc>
          <w:tcPr>
            <w:tcW w:w="0" w:type="auto"/>
            <w:shd w:val="clear" w:color="auto" w:fill="CCEEFF"/>
            <w:tcMar>
              <w:top w:w="0" w:type="dxa"/>
              <w:left w:w="0" w:type="dxa"/>
              <w:bottom w:w="30" w:type="dxa"/>
              <w:right w:w="0" w:type="dxa"/>
            </w:tcMar>
            <w:vAlign w:val="bottom"/>
          </w:tcPr>
          <w:p w14:paraId="536053B9">
            <w:pPr>
              <w:rPr>
                <w:b/>
                <w:bCs/>
              </w:rPr>
            </w:pPr>
            <w:r>
              <w:rPr>
                <w:b/>
                <w:bCs/>
              </w:rPr>
              <w:t>)</w:t>
            </w:r>
          </w:p>
        </w:tc>
        <w:tc>
          <w:tcPr>
            <w:tcW w:w="0" w:type="auto"/>
            <w:shd w:val="clear" w:color="auto" w:fill="CCEEFF"/>
            <w:tcMar>
              <w:top w:w="0" w:type="dxa"/>
              <w:left w:w="0" w:type="dxa"/>
              <w:bottom w:w="30" w:type="dxa"/>
              <w:right w:w="0" w:type="dxa"/>
            </w:tcMar>
            <w:vAlign w:val="bottom"/>
          </w:tcPr>
          <w:p w14:paraId="3178C3B7">
            <w:pPr>
              <w:rPr>
                <w:b/>
                <w:bCs/>
              </w:rPr>
            </w:pPr>
            <w:r>
              <w:rPr>
                <w:b/>
                <w:bCs/>
              </w:rPr>
              <w:t> </w:t>
            </w:r>
          </w:p>
        </w:tc>
        <w:tc>
          <w:tcPr>
            <w:tcW w:w="0" w:type="auto"/>
            <w:tcBorders>
              <w:bottom w:val="single" w:color="000000" w:sz="12" w:space="0"/>
            </w:tcBorders>
            <w:shd w:val="clear" w:color="auto" w:fill="CCEEFF"/>
            <w:vAlign w:val="bottom"/>
          </w:tcPr>
          <w:p w14:paraId="00F8FF5A">
            <w:pPr>
              <w:rPr>
                <w:b/>
                <w:bCs/>
              </w:rPr>
            </w:pPr>
            <w:r>
              <w:rPr>
                <w:b/>
                <w:bCs/>
              </w:rPr>
              <w:t> </w:t>
            </w:r>
          </w:p>
        </w:tc>
        <w:tc>
          <w:tcPr>
            <w:tcW w:w="0" w:type="auto"/>
            <w:tcBorders>
              <w:bottom w:val="single" w:color="000000" w:sz="12" w:space="0"/>
            </w:tcBorders>
            <w:shd w:val="clear" w:color="auto" w:fill="CCEEFF"/>
            <w:vAlign w:val="bottom"/>
          </w:tcPr>
          <w:p w14:paraId="6B68D830">
            <w:pPr>
              <w:jc w:val="right"/>
              <w:rPr>
                <w:b/>
                <w:bCs/>
              </w:rPr>
            </w:pPr>
            <w:r>
              <w:rPr>
                <w:b/>
                <w:bCs/>
              </w:rPr>
              <w:t>(69,277,621</w:t>
            </w:r>
          </w:p>
        </w:tc>
        <w:tc>
          <w:tcPr>
            <w:tcW w:w="0" w:type="auto"/>
            <w:shd w:val="clear" w:color="auto" w:fill="CCEEFF"/>
            <w:tcMar>
              <w:top w:w="0" w:type="dxa"/>
              <w:left w:w="0" w:type="dxa"/>
              <w:bottom w:w="30" w:type="dxa"/>
              <w:right w:w="0" w:type="dxa"/>
            </w:tcMar>
            <w:vAlign w:val="bottom"/>
          </w:tcPr>
          <w:p w14:paraId="303AA7FE">
            <w:pPr>
              <w:rPr>
                <w:b/>
                <w:bCs/>
              </w:rPr>
            </w:pPr>
            <w:r>
              <w:rPr>
                <w:b/>
                <w:bCs/>
              </w:rPr>
              <w:t>)</w:t>
            </w:r>
          </w:p>
        </w:tc>
        <w:tc>
          <w:tcPr>
            <w:tcW w:w="0" w:type="auto"/>
            <w:shd w:val="clear" w:color="auto" w:fill="CCEEFF"/>
            <w:tcMar>
              <w:top w:w="0" w:type="dxa"/>
              <w:left w:w="0" w:type="dxa"/>
              <w:bottom w:w="30" w:type="dxa"/>
              <w:right w:w="0" w:type="dxa"/>
            </w:tcMar>
            <w:vAlign w:val="bottom"/>
          </w:tcPr>
          <w:p w14:paraId="554B98B5">
            <w:pPr>
              <w:rPr>
                <w:b/>
                <w:bCs/>
              </w:rPr>
            </w:pPr>
            <w:r>
              <w:rPr>
                <w:b/>
                <w:bCs/>
              </w:rPr>
              <w:t> </w:t>
            </w:r>
          </w:p>
        </w:tc>
        <w:tc>
          <w:tcPr>
            <w:tcW w:w="0" w:type="auto"/>
            <w:tcBorders>
              <w:bottom w:val="single" w:color="000000" w:sz="12" w:space="0"/>
            </w:tcBorders>
            <w:shd w:val="clear" w:color="auto" w:fill="CCEEFF"/>
            <w:vAlign w:val="bottom"/>
          </w:tcPr>
          <w:p w14:paraId="502E4500">
            <w:pPr>
              <w:rPr>
                <w:b/>
                <w:bCs/>
              </w:rPr>
            </w:pPr>
            <w:r>
              <w:rPr>
                <w:b/>
                <w:bCs/>
              </w:rPr>
              <w:t> </w:t>
            </w:r>
          </w:p>
        </w:tc>
        <w:tc>
          <w:tcPr>
            <w:tcW w:w="0" w:type="auto"/>
            <w:tcBorders>
              <w:bottom w:val="single" w:color="000000" w:sz="12" w:space="0"/>
            </w:tcBorders>
            <w:shd w:val="clear" w:color="auto" w:fill="CCEEFF"/>
            <w:vAlign w:val="bottom"/>
          </w:tcPr>
          <w:p w14:paraId="1A19E466">
            <w:pPr>
              <w:jc w:val="right"/>
              <w:rPr>
                <w:b/>
                <w:bCs/>
              </w:rPr>
            </w:pPr>
            <w:r>
              <w:rPr>
                <w:b/>
                <w:bCs/>
              </w:rPr>
              <w:t>(176,230,864</w:t>
            </w:r>
          </w:p>
        </w:tc>
        <w:tc>
          <w:tcPr>
            <w:tcW w:w="0" w:type="auto"/>
            <w:shd w:val="clear" w:color="auto" w:fill="CCEEFF"/>
            <w:tcMar>
              <w:top w:w="0" w:type="dxa"/>
              <w:left w:w="0" w:type="dxa"/>
              <w:bottom w:w="30" w:type="dxa"/>
              <w:right w:w="0" w:type="dxa"/>
            </w:tcMar>
            <w:vAlign w:val="bottom"/>
          </w:tcPr>
          <w:p w14:paraId="6E5BD6E6">
            <w:pPr>
              <w:rPr>
                <w:b/>
                <w:bCs/>
              </w:rPr>
            </w:pPr>
            <w:r>
              <w:rPr>
                <w:b/>
                <w:bCs/>
              </w:rPr>
              <w:t>)</w:t>
            </w:r>
          </w:p>
        </w:tc>
        <w:tc>
          <w:tcPr>
            <w:tcW w:w="0" w:type="auto"/>
            <w:shd w:val="clear" w:color="auto" w:fill="CCEEFF"/>
            <w:tcMar>
              <w:top w:w="0" w:type="dxa"/>
              <w:left w:w="0" w:type="dxa"/>
              <w:bottom w:w="30" w:type="dxa"/>
              <w:right w:w="0" w:type="dxa"/>
            </w:tcMar>
            <w:vAlign w:val="bottom"/>
          </w:tcPr>
          <w:p w14:paraId="54501816">
            <w:pPr>
              <w:rPr>
                <w:b/>
                <w:bCs/>
              </w:rPr>
            </w:pPr>
            <w:r>
              <w:rPr>
                <w:b/>
                <w:bCs/>
              </w:rPr>
              <w:t> </w:t>
            </w:r>
          </w:p>
        </w:tc>
        <w:tc>
          <w:tcPr>
            <w:tcW w:w="0" w:type="auto"/>
            <w:tcBorders>
              <w:bottom w:val="single" w:color="000000" w:sz="12" w:space="0"/>
            </w:tcBorders>
            <w:shd w:val="clear" w:color="auto" w:fill="CCEEFF"/>
            <w:vAlign w:val="bottom"/>
          </w:tcPr>
          <w:p w14:paraId="1FB8D870">
            <w:pPr>
              <w:rPr>
                <w:b/>
                <w:bCs/>
              </w:rPr>
            </w:pPr>
            <w:r>
              <w:rPr>
                <w:b/>
                <w:bCs/>
              </w:rPr>
              <w:t> </w:t>
            </w:r>
          </w:p>
        </w:tc>
        <w:tc>
          <w:tcPr>
            <w:tcW w:w="0" w:type="auto"/>
            <w:tcBorders>
              <w:bottom w:val="single" w:color="000000" w:sz="12" w:space="0"/>
            </w:tcBorders>
            <w:shd w:val="clear" w:color="auto" w:fill="CCEEFF"/>
            <w:vAlign w:val="bottom"/>
          </w:tcPr>
          <w:p w14:paraId="11540F5E">
            <w:pPr>
              <w:jc w:val="right"/>
              <w:rPr>
                <w:b/>
                <w:bCs/>
              </w:rPr>
            </w:pPr>
            <w:r>
              <w:rPr>
                <w:b/>
                <w:bCs/>
              </w:rPr>
              <w:t>(116,020,898</w:t>
            </w:r>
          </w:p>
        </w:tc>
        <w:tc>
          <w:tcPr>
            <w:tcW w:w="0" w:type="auto"/>
            <w:shd w:val="clear" w:color="auto" w:fill="CCEEFF"/>
            <w:tcMar>
              <w:top w:w="0" w:type="dxa"/>
              <w:left w:w="0" w:type="dxa"/>
              <w:bottom w:w="30" w:type="dxa"/>
              <w:right w:w="0" w:type="dxa"/>
            </w:tcMar>
            <w:vAlign w:val="bottom"/>
          </w:tcPr>
          <w:p w14:paraId="60DE31FC">
            <w:pPr>
              <w:rPr>
                <w:b/>
                <w:bCs/>
              </w:rPr>
            </w:pPr>
            <w:r>
              <w:rPr>
                <w:b/>
                <w:bCs/>
              </w:rPr>
              <w:t>)</w:t>
            </w:r>
          </w:p>
        </w:tc>
      </w:tr>
      <w:tr w14:paraId="34ECF1D6">
        <w:tc>
          <w:tcPr>
            <w:tcW w:w="0" w:type="auto"/>
            <w:shd w:val="clear" w:color="auto" w:fill="FFFFFF"/>
            <w:tcMar>
              <w:top w:w="0" w:type="dxa"/>
              <w:left w:w="180" w:type="dxa"/>
              <w:bottom w:w="0" w:type="dxa"/>
              <w:right w:w="0" w:type="dxa"/>
            </w:tcMar>
            <w:vAlign w:val="bottom"/>
          </w:tcPr>
          <w:p w14:paraId="27658A07">
            <w:pPr>
              <w:ind w:hanging="180"/>
              <w:rPr>
                <w:b/>
                <w:bCs/>
              </w:rPr>
            </w:pPr>
            <w:r>
              <w:rPr>
                <w:b/>
                <w:bCs/>
              </w:rPr>
              <w:t>Gross profit</w:t>
            </w:r>
          </w:p>
        </w:tc>
        <w:tc>
          <w:tcPr>
            <w:tcW w:w="0" w:type="auto"/>
            <w:shd w:val="clear" w:color="auto" w:fill="FFFFFF"/>
            <w:vAlign w:val="bottom"/>
          </w:tcPr>
          <w:p w14:paraId="7D6CEDEE">
            <w:pPr>
              <w:rPr>
                <w:b/>
                <w:bCs/>
              </w:rPr>
            </w:pPr>
            <w:r>
              <w:rPr>
                <w:b/>
                <w:bCs/>
              </w:rPr>
              <w:t> </w:t>
            </w:r>
          </w:p>
        </w:tc>
        <w:tc>
          <w:tcPr>
            <w:tcW w:w="0" w:type="auto"/>
            <w:shd w:val="clear" w:color="auto" w:fill="FFFFFF"/>
            <w:vAlign w:val="bottom"/>
          </w:tcPr>
          <w:p w14:paraId="56F0B6ED">
            <w:pPr>
              <w:rPr>
                <w:b/>
                <w:bCs/>
              </w:rPr>
            </w:pPr>
            <w:r>
              <w:rPr>
                <w:b/>
                <w:bCs/>
              </w:rPr>
              <w:t> </w:t>
            </w:r>
          </w:p>
        </w:tc>
        <w:tc>
          <w:tcPr>
            <w:tcW w:w="0" w:type="auto"/>
            <w:shd w:val="clear" w:color="auto" w:fill="FFFFFF"/>
            <w:vAlign w:val="bottom"/>
          </w:tcPr>
          <w:p w14:paraId="6BA6787D">
            <w:pPr>
              <w:jc w:val="right"/>
              <w:rPr>
                <w:b/>
                <w:bCs/>
              </w:rPr>
            </w:pPr>
            <w:r>
              <w:rPr>
                <w:b/>
                <w:bCs/>
              </w:rPr>
              <w:t>36,966,291</w:t>
            </w:r>
          </w:p>
        </w:tc>
        <w:tc>
          <w:tcPr>
            <w:tcW w:w="0" w:type="auto"/>
            <w:shd w:val="clear" w:color="auto" w:fill="FFFFFF"/>
            <w:vAlign w:val="bottom"/>
          </w:tcPr>
          <w:p w14:paraId="6C693DCE">
            <w:pPr>
              <w:rPr>
                <w:b/>
                <w:bCs/>
              </w:rPr>
            </w:pPr>
            <w:r>
              <w:rPr>
                <w:b/>
                <w:bCs/>
              </w:rPr>
              <w:t> </w:t>
            </w:r>
          </w:p>
        </w:tc>
        <w:tc>
          <w:tcPr>
            <w:tcW w:w="0" w:type="auto"/>
            <w:shd w:val="clear" w:color="auto" w:fill="FFFFFF"/>
            <w:vAlign w:val="bottom"/>
          </w:tcPr>
          <w:p w14:paraId="1C750558">
            <w:pPr>
              <w:rPr>
                <w:b/>
                <w:bCs/>
              </w:rPr>
            </w:pPr>
            <w:r>
              <w:rPr>
                <w:b/>
                <w:bCs/>
              </w:rPr>
              <w:t> </w:t>
            </w:r>
          </w:p>
        </w:tc>
        <w:tc>
          <w:tcPr>
            <w:tcW w:w="0" w:type="auto"/>
            <w:shd w:val="clear" w:color="auto" w:fill="FFFFFF"/>
            <w:vAlign w:val="bottom"/>
          </w:tcPr>
          <w:p w14:paraId="505ABE09">
            <w:pPr>
              <w:rPr>
                <w:b/>
                <w:bCs/>
              </w:rPr>
            </w:pPr>
            <w:r>
              <w:rPr>
                <w:b/>
                <w:bCs/>
              </w:rPr>
              <w:t> </w:t>
            </w:r>
          </w:p>
        </w:tc>
        <w:tc>
          <w:tcPr>
            <w:tcW w:w="0" w:type="auto"/>
            <w:shd w:val="clear" w:color="auto" w:fill="FFFFFF"/>
            <w:vAlign w:val="bottom"/>
          </w:tcPr>
          <w:p w14:paraId="44393A88">
            <w:pPr>
              <w:jc w:val="right"/>
              <w:rPr>
                <w:b/>
                <w:bCs/>
              </w:rPr>
            </w:pPr>
            <w:r>
              <w:rPr>
                <w:b/>
                <w:bCs/>
              </w:rPr>
              <w:t>18,285,030</w:t>
            </w:r>
          </w:p>
        </w:tc>
        <w:tc>
          <w:tcPr>
            <w:tcW w:w="0" w:type="auto"/>
            <w:shd w:val="clear" w:color="auto" w:fill="FFFFFF"/>
            <w:vAlign w:val="bottom"/>
          </w:tcPr>
          <w:p w14:paraId="62875662">
            <w:pPr>
              <w:rPr>
                <w:b/>
                <w:bCs/>
              </w:rPr>
            </w:pPr>
            <w:r>
              <w:rPr>
                <w:b/>
                <w:bCs/>
              </w:rPr>
              <w:t> </w:t>
            </w:r>
          </w:p>
        </w:tc>
        <w:tc>
          <w:tcPr>
            <w:tcW w:w="0" w:type="auto"/>
            <w:shd w:val="clear" w:color="auto" w:fill="FFFFFF"/>
            <w:vAlign w:val="bottom"/>
          </w:tcPr>
          <w:p w14:paraId="7D09EBC7">
            <w:pPr>
              <w:rPr>
                <w:b/>
                <w:bCs/>
              </w:rPr>
            </w:pPr>
            <w:r>
              <w:rPr>
                <w:b/>
                <w:bCs/>
              </w:rPr>
              <w:t> </w:t>
            </w:r>
          </w:p>
        </w:tc>
        <w:tc>
          <w:tcPr>
            <w:tcW w:w="0" w:type="auto"/>
            <w:shd w:val="clear" w:color="auto" w:fill="FFFFFF"/>
            <w:vAlign w:val="bottom"/>
          </w:tcPr>
          <w:p w14:paraId="00A72D01">
            <w:pPr>
              <w:rPr>
                <w:b/>
                <w:bCs/>
              </w:rPr>
            </w:pPr>
            <w:r>
              <w:rPr>
                <w:b/>
                <w:bCs/>
              </w:rPr>
              <w:t> </w:t>
            </w:r>
          </w:p>
        </w:tc>
        <w:tc>
          <w:tcPr>
            <w:tcW w:w="0" w:type="auto"/>
            <w:shd w:val="clear" w:color="auto" w:fill="FFFFFF"/>
            <w:vAlign w:val="bottom"/>
          </w:tcPr>
          <w:p w14:paraId="28762EA5">
            <w:pPr>
              <w:jc w:val="right"/>
              <w:rPr>
                <w:b/>
                <w:bCs/>
              </w:rPr>
            </w:pPr>
            <w:r>
              <w:rPr>
                <w:b/>
                <w:bCs/>
              </w:rPr>
              <w:t>84,727,489</w:t>
            </w:r>
          </w:p>
        </w:tc>
        <w:tc>
          <w:tcPr>
            <w:tcW w:w="0" w:type="auto"/>
            <w:shd w:val="clear" w:color="auto" w:fill="FFFFFF"/>
            <w:vAlign w:val="bottom"/>
          </w:tcPr>
          <w:p w14:paraId="58E83B05">
            <w:pPr>
              <w:rPr>
                <w:b/>
                <w:bCs/>
              </w:rPr>
            </w:pPr>
            <w:r>
              <w:rPr>
                <w:b/>
                <w:bCs/>
              </w:rPr>
              <w:t> </w:t>
            </w:r>
          </w:p>
        </w:tc>
        <w:tc>
          <w:tcPr>
            <w:tcW w:w="0" w:type="auto"/>
            <w:shd w:val="clear" w:color="auto" w:fill="FFFFFF"/>
            <w:vAlign w:val="bottom"/>
          </w:tcPr>
          <w:p w14:paraId="602D144E">
            <w:pPr>
              <w:rPr>
                <w:b/>
                <w:bCs/>
              </w:rPr>
            </w:pPr>
            <w:r>
              <w:rPr>
                <w:b/>
                <w:bCs/>
              </w:rPr>
              <w:t> </w:t>
            </w:r>
          </w:p>
        </w:tc>
        <w:tc>
          <w:tcPr>
            <w:tcW w:w="0" w:type="auto"/>
            <w:shd w:val="clear" w:color="auto" w:fill="FFFFFF"/>
            <w:vAlign w:val="bottom"/>
          </w:tcPr>
          <w:p w14:paraId="3C70E2A2">
            <w:pPr>
              <w:rPr>
                <w:b/>
                <w:bCs/>
              </w:rPr>
            </w:pPr>
            <w:r>
              <w:rPr>
                <w:b/>
                <w:bCs/>
              </w:rPr>
              <w:t> </w:t>
            </w:r>
          </w:p>
        </w:tc>
        <w:tc>
          <w:tcPr>
            <w:tcW w:w="0" w:type="auto"/>
            <w:shd w:val="clear" w:color="auto" w:fill="FFFFFF"/>
            <w:vAlign w:val="bottom"/>
          </w:tcPr>
          <w:p w14:paraId="51B322B6">
            <w:pPr>
              <w:jc w:val="right"/>
              <w:rPr>
                <w:b/>
                <w:bCs/>
              </w:rPr>
            </w:pPr>
            <w:r>
              <w:rPr>
                <w:b/>
                <w:bCs/>
              </w:rPr>
              <w:t>23,086,264</w:t>
            </w:r>
          </w:p>
        </w:tc>
        <w:tc>
          <w:tcPr>
            <w:tcW w:w="0" w:type="auto"/>
            <w:shd w:val="clear" w:color="auto" w:fill="FFFFFF"/>
            <w:vAlign w:val="bottom"/>
          </w:tcPr>
          <w:p w14:paraId="6047935B">
            <w:pPr>
              <w:rPr>
                <w:b/>
                <w:bCs/>
              </w:rPr>
            </w:pPr>
            <w:r>
              <w:rPr>
                <w:b/>
                <w:bCs/>
              </w:rPr>
              <w:t> </w:t>
            </w:r>
          </w:p>
        </w:tc>
      </w:tr>
      <w:tr w14:paraId="556F5DEE">
        <w:tc>
          <w:tcPr>
            <w:tcW w:w="0" w:type="auto"/>
            <w:shd w:val="clear" w:color="auto" w:fill="CCEEFF"/>
            <w:tcMar>
              <w:top w:w="0" w:type="dxa"/>
              <w:left w:w="180" w:type="dxa"/>
              <w:bottom w:w="0" w:type="dxa"/>
              <w:right w:w="0" w:type="dxa"/>
            </w:tcMar>
            <w:vAlign w:val="bottom"/>
          </w:tcPr>
          <w:p w14:paraId="0106682D">
            <w:pPr>
              <w:ind w:hanging="180"/>
            </w:pPr>
            <w:r>
              <w:t> </w:t>
            </w:r>
          </w:p>
        </w:tc>
        <w:tc>
          <w:tcPr>
            <w:tcW w:w="0" w:type="auto"/>
            <w:shd w:val="clear" w:color="auto" w:fill="CCEEFF"/>
            <w:vAlign w:val="bottom"/>
          </w:tcPr>
          <w:p w14:paraId="6DD73A1F">
            <w:r>
              <w:t> </w:t>
            </w:r>
          </w:p>
        </w:tc>
        <w:tc>
          <w:tcPr>
            <w:tcW w:w="0" w:type="auto"/>
            <w:shd w:val="clear" w:color="auto" w:fill="CCEEFF"/>
            <w:vAlign w:val="bottom"/>
          </w:tcPr>
          <w:p w14:paraId="74DDA4CE">
            <w:r>
              <w:t> </w:t>
            </w:r>
          </w:p>
        </w:tc>
        <w:tc>
          <w:tcPr>
            <w:tcW w:w="0" w:type="auto"/>
            <w:shd w:val="clear" w:color="auto" w:fill="CCEEFF"/>
            <w:vAlign w:val="bottom"/>
          </w:tcPr>
          <w:p w14:paraId="76086DA4">
            <w:pPr>
              <w:jc w:val="right"/>
            </w:pPr>
            <w:r>
              <w:t> </w:t>
            </w:r>
          </w:p>
        </w:tc>
        <w:tc>
          <w:tcPr>
            <w:tcW w:w="0" w:type="auto"/>
            <w:shd w:val="clear" w:color="auto" w:fill="CCEEFF"/>
            <w:vAlign w:val="bottom"/>
          </w:tcPr>
          <w:p w14:paraId="3C6321B1">
            <w:r>
              <w:t> </w:t>
            </w:r>
          </w:p>
        </w:tc>
        <w:tc>
          <w:tcPr>
            <w:tcW w:w="0" w:type="auto"/>
            <w:shd w:val="clear" w:color="auto" w:fill="CCEEFF"/>
            <w:vAlign w:val="bottom"/>
          </w:tcPr>
          <w:p w14:paraId="4210598B">
            <w:r>
              <w:t> </w:t>
            </w:r>
          </w:p>
        </w:tc>
        <w:tc>
          <w:tcPr>
            <w:tcW w:w="0" w:type="auto"/>
            <w:shd w:val="clear" w:color="auto" w:fill="CCEEFF"/>
            <w:vAlign w:val="bottom"/>
          </w:tcPr>
          <w:p w14:paraId="084805F6">
            <w:r>
              <w:t> </w:t>
            </w:r>
          </w:p>
        </w:tc>
        <w:tc>
          <w:tcPr>
            <w:tcW w:w="0" w:type="auto"/>
            <w:shd w:val="clear" w:color="auto" w:fill="CCEEFF"/>
            <w:vAlign w:val="bottom"/>
          </w:tcPr>
          <w:p w14:paraId="4E196763">
            <w:pPr>
              <w:jc w:val="right"/>
            </w:pPr>
            <w:r>
              <w:t> </w:t>
            </w:r>
          </w:p>
        </w:tc>
        <w:tc>
          <w:tcPr>
            <w:tcW w:w="0" w:type="auto"/>
            <w:shd w:val="clear" w:color="auto" w:fill="CCEEFF"/>
            <w:vAlign w:val="bottom"/>
          </w:tcPr>
          <w:p w14:paraId="3FA02392">
            <w:r>
              <w:t> </w:t>
            </w:r>
          </w:p>
        </w:tc>
        <w:tc>
          <w:tcPr>
            <w:tcW w:w="0" w:type="auto"/>
            <w:shd w:val="clear" w:color="auto" w:fill="CCEEFF"/>
            <w:vAlign w:val="bottom"/>
          </w:tcPr>
          <w:p w14:paraId="7D817360">
            <w:r>
              <w:t> </w:t>
            </w:r>
          </w:p>
        </w:tc>
        <w:tc>
          <w:tcPr>
            <w:tcW w:w="0" w:type="auto"/>
            <w:shd w:val="clear" w:color="auto" w:fill="CCEEFF"/>
            <w:vAlign w:val="bottom"/>
          </w:tcPr>
          <w:p w14:paraId="6A3413D2">
            <w:r>
              <w:t> </w:t>
            </w:r>
          </w:p>
        </w:tc>
        <w:tc>
          <w:tcPr>
            <w:tcW w:w="0" w:type="auto"/>
            <w:shd w:val="clear" w:color="auto" w:fill="CCEEFF"/>
            <w:vAlign w:val="bottom"/>
          </w:tcPr>
          <w:p w14:paraId="6AE9597F">
            <w:pPr>
              <w:jc w:val="right"/>
            </w:pPr>
            <w:r>
              <w:t> </w:t>
            </w:r>
          </w:p>
        </w:tc>
        <w:tc>
          <w:tcPr>
            <w:tcW w:w="0" w:type="auto"/>
            <w:shd w:val="clear" w:color="auto" w:fill="CCEEFF"/>
            <w:vAlign w:val="bottom"/>
          </w:tcPr>
          <w:p w14:paraId="151B40CB">
            <w:r>
              <w:t> </w:t>
            </w:r>
          </w:p>
        </w:tc>
        <w:tc>
          <w:tcPr>
            <w:tcW w:w="0" w:type="auto"/>
            <w:shd w:val="clear" w:color="auto" w:fill="CCEEFF"/>
            <w:vAlign w:val="bottom"/>
          </w:tcPr>
          <w:p w14:paraId="519175B3">
            <w:r>
              <w:t> </w:t>
            </w:r>
          </w:p>
        </w:tc>
        <w:tc>
          <w:tcPr>
            <w:tcW w:w="0" w:type="auto"/>
            <w:shd w:val="clear" w:color="auto" w:fill="CCEEFF"/>
            <w:vAlign w:val="bottom"/>
          </w:tcPr>
          <w:p w14:paraId="545D3895">
            <w:r>
              <w:t> </w:t>
            </w:r>
          </w:p>
        </w:tc>
        <w:tc>
          <w:tcPr>
            <w:tcW w:w="0" w:type="auto"/>
            <w:shd w:val="clear" w:color="auto" w:fill="CCEEFF"/>
            <w:vAlign w:val="bottom"/>
          </w:tcPr>
          <w:p w14:paraId="17507CD4">
            <w:pPr>
              <w:jc w:val="right"/>
            </w:pPr>
            <w:r>
              <w:t> </w:t>
            </w:r>
          </w:p>
        </w:tc>
        <w:tc>
          <w:tcPr>
            <w:tcW w:w="0" w:type="auto"/>
            <w:shd w:val="clear" w:color="auto" w:fill="CCEEFF"/>
            <w:vAlign w:val="bottom"/>
          </w:tcPr>
          <w:p w14:paraId="05D19C8C">
            <w:r>
              <w:t> </w:t>
            </w:r>
          </w:p>
        </w:tc>
      </w:tr>
      <w:tr w14:paraId="0D604A3B">
        <w:tc>
          <w:tcPr>
            <w:tcW w:w="0" w:type="auto"/>
            <w:shd w:val="clear" w:color="auto" w:fill="FFFFFF"/>
            <w:tcMar>
              <w:top w:w="0" w:type="dxa"/>
              <w:left w:w="180" w:type="dxa"/>
              <w:bottom w:w="0" w:type="dxa"/>
              <w:right w:w="0" w:type="dxa"/>
            </w:tcMar>
            <w:vAlign w:val="bottom"/>
          </w:tcPr>
          <w:p w14:paraId="2C7360B5">
            <w:pPr>
              <w:ind w:hanging="180"/>
              <w:rPr>
                <w:b/>
                <w:bCs/>
              </w:rPr>
            </w:pPr>
            <w:r>
              <w:rPr>
                <w:b/>
                <w:bCs/>
              </w:rPr>
              <w:t>Operating expenses</w:t>
            </w:r>
          </w:p>
        </w:tc>
        <w:tc>
          <w:tcPr>
            <w:tcW w:w="0" w:type="auto"/>
            <w:shd w:val="clear" w:color="auto" w:fill="FFFFFF"/>
            <w:vAlign w:val="bottom"/>
          </w:tcPr>
          <w:p w14:paraId="6151D326">
            <w:r>
              <w:t> </w:t>
            </w:r>
          </w:p>
        </w:tc>
        <w:tc>
          <w:tcPr>
            <w:tcW w:w="0" w:type="auto"/>
            <w:shd w:val="clear" w:color="auto" w:fill="FFFFFF"/>
            <w:vAlign w:val="bottom"/>
          </w:tcPr>
          <w:p w14:paraId="1B1E3904">
            <w:r>
              <w:t> </w:t>
            </w:r>
          </w:p>
        </w:tc>
        <w:tc>
          <w:tcPr>
            <w:tcW w:w="0" w:type="auto"/>
            <w:shd w:val="clear" w:color="auto" w:fill="FFFFFF"/>
            <w:vAlign w:val="bottom"/>
          </w:tcPr>
          <w:p w14:paraId="717E0A9E">
            <w:pPr>
              <w:jc w:val="right"/>
            </w:pPr>
            <w:r>
              <w:t> </w:t>
            </w:r>
          </w:p>
        </w:tc>
        <w:tc>
          <w:tcPr>
            <w:tcW w:w="0" w:type="auto"/>
            <w:shd w:val="clear" w:color="auto" w:fill="FFFFFF"/>
            <w:vAlign w:val="bottom"/>
          </w:tcPr>
          <w:p w14:paraId="0B6A4A22">
            <w:r>
              <w:t> </w:t>
            </w:r>
          </w:p>
        </w:tc>
        <w:tc>
          <w:tcPr>
            <w:tcW w:w="0" w:type="auto"/>
            <w:shd w:val="clear" w:color="auto" w:fill="FFFFFF"/>
            <w:vAlign w:val="bottom"/>
          </w:tcPr>
          <w:p w14:paraId="07AAC236">
            <w:r>
              <w:t> </w:t>
            </w:r>
          </w:p>
        </w:tc>
        <w:tc>
          <w:tcPr>
            <w:tcW w:w="0" w:type="auto"/>
            <w:shd w:val="clear" w:color="auto" w:fill="FFFFFF"/>
            <w:vAlign w:val="bottom"/>
          </w:tcPr>
          <w:p w14:paraId="3CE94C83">
            <w:r>
              <w:t> </w:t>
            </w:r>
          </w:p>
        </w:tc>
        <w:tc>
          <w:tcPr>
            <w:tcW w:w="0" w:type="auto"/>
            <w:shd w:val="clear" w:color="auto" w:fill="FFFFFF"/>
            <w:vAlign w:val="bottom"/>
          </w:tcPr>
          <w:p w14:paraId="5D290E96">
            <w:pPr>
              <w:jc w:val="right"/>
            </w:pPr>
            <w:r>
              <w:t> </w:t>
            </w:r>
          </w:p>
        </w:tc>
        <w:tc>
          <w:tcPr>
            <w:tcW w:w="0" w:type="auto"/>
            <w:shd w:val="clear" w:color="auto" w:fill="FFFFFF"/>
            <w:vAlign w:val="bottom"/>
          </w:tcPr>
          <w:p w14:paraId="0B2177E6">
            <w:r>
              <w:t> </w:t>
            </w:r>
          </w:p>
        </w:tc>
        <w:tc>
          <w:tcPr>
            <w:tcW w:w="0" w:type="auto"/>
            <w:shd w:val="clear" w:color="auto" w:fill="FFFFFF"/>
            <w:vAlign w:val="bottom"/>
          </w:tcPr>
          <w:p w14:paraId="1E015925">
            <w:r>
              <w:t> </w:t>
            </w:r>
          </w:p>
        </w:tc>
        <w:tc>
          <w:tcPr>
            <w:tcW w:w="0" w:type="auto"/>
            <w:shd w:val="clear" w:color="auto" w:fill="FFFFFF"/>
            <w:vAlign w:val="bottom"/>
          </w:tcPr>
          <w:p w14:paraId="34C5A8D3">
            <w:r>
              <w:t> </w:t>
            </w:r>
          </w:p>
        </w:tc>
        <w:tc>
          <w:tcPr>
            <w:tcW w:w="0" w:type="auto"/>
            <w:shd w:val="clear" w:color="auto" w:fill="FFFFFF"/>
            <w:vAlign w:val="bottom"/>
          </w:tcPr>
          <w:p w14:paraId="1DEA6BF7">
            <w:pPr>
              <w:jc w:val="right"/>
            </w:pPr>
            <w:r>
              <w:t> </w:t>
            </w:r>
          </w:p>
        </w:tc>
        <w:tc>
          <w:tcPr>
            <w:tcW w:w="0" w:type="auto"/>
            <w:shd w:val="clear" w:color="auto" w:fill="FFFFFF"/>
            <w:vAlign w:val="bottom"/>
          </w:tcPr>
          <w:p w14:paraId="453C96E1">
            <w:r>
              <w:t> </w:t>
            </w:r>
          </w:p>
        </w:tc>
        <w:tc>
          <w:tcPr>
            <w:tcW w:w="0" w:type="auto"/>
            <w:shd w:val="clear" w:color="auto" w:fill="FFFFFF"/>
            <w:vAlign w:val="bottom"/>
          </w:tcPr>
          <w:p w14:paraId="40751FC3">
            <w:r>
              <w:t> </w:t>
            </w:r>
          </w:p>
        </w:tc>
        <w:tc>
          <w:tcPr>
            <w:tcW w:w="0" w:type="auto"/>
            <w:shd w:val="clear" w:color="auto" w:fill="FFFFFF"/>
            <w:vAlign w:val="bottom"/>
          </w:tcPr>
          <w:p w14:paraId="68505680">
            <w:r>
              <w:t> </w:t>
            </w:r>
          </w:p>
        </w:tc>
        <w:tc>
          <w:tcPr>
            <w:tcW w:w="0" w:type="auto"/>
            <w:shd w:val="clear" w:color="auto" w:fill="FFFFFF"/>
            <w:vAlign w:val="bottom"/>
          </w:tcPr>
          <w:p w14:paraId="6D136475">
            <w:pPr>
              <w:jc w:val="right"/>
            </w:pPr>
            <w:r>
              <w:t> </w:t>
            </w:r>
          </w:p>
        </w:tc>
        <w:tc>
          <w:tcPr>
            <w:tcW w:w="0" w:type="auto"/>
            <w:shd w:val="clear" w:color="auto" w:fill="FFFFFF"/>
            <w:vAlign w:val="bottom"/>
          </w:tcPr>
          <w:p w14:paraId="1C01D54A">
            <w:r>
              <w:t> </w:t>
            </w:r>
          </w:p>
        </w:tc>
      </w:tr>
      <w:tr w14:paraId="5EAE2221">
        <w:tc>
          <w:tcPr>
            <w:tcW w:w="0" w:type="auto"/>
            <w:shd w:val="clear" w:color="auto" w:fill="CCEEFF"/>
            <w:tcMar>
              <w:top w:w="0" w:type="dxa"/>
              <w:left w:w="180" w:type="dxa"/>
              <w:bottom w:w="0" w:type="dxa"/>
              <w:right w:w="0" w:type="dxa"/>
            </w:tcMar>
            <w:vAlign w:val="bottom"/>
          </w:tcPr>
          <w:p w14:paraId="420C84D0">
            <w:pPr>
              <w:ind w:hanging="180"/>
            </w:pPr>
            <w:r>
              <w:t>Selling and marketing expenses</w:t>
            </w:r>
          </w:p>
        </w:tc>
        <w:tc>
          <w:tcPr>
            <w:tcW w:w="0" w:type="auto"/>
            <w:shd w:val="clear" w:color="auto" w:fill="CCEEFF"/>
            <w:vAlign w:val="bottom"/>
          </w:tcPr>
          <w:p w14:paraId="754FEF0F">
            <w:r>
              <w:t> </w:t>
            </w:r>
          </w:p>
        </w:tc>
        <w:tc>
          <w:tcPr>
            <w:tcW w:w="0" w:type="auto"/>
            <w:shd w:val="clear" w:color="auto" w:fill="CCEEFF"/>
            <w:vAlign w:val="bottom"/>
          </w:tcPr>
          <w:p w14:paraId="169307F1">
            <w:r>
              <w:t> </w:t>
            </w:r>
          </w:p>
        </w:tc>
        <w:tc>
          <w:tcPr>
            <w:tcW w:w="0" w:type="auto"/>
            <w:shd w:val="clear" w:color="auto" w:fill="CCEEFF"/>
            <w:vAlign w:val="bottom"/>
          </w:tcPr>
          <w:p w14:paraId="21A454D6">
            <w:pPr>
              <w:jc w:val="right"/>
            </w:pPr>
            <w:r>
              <w:t>(1,564,629</w:t>
            </w:r>
          </w:p>
        </w:tc>
        <w:tc>
          <w:tcPr>
            <w:tcW w:w="0" w:type="auto"/>
            <w:shd w:val="clear" w:color="auto" w:fill="CCEEFF"/>
            <w:vAlign w:val="bottom"/>
          </w:tcPr>
          <w:p w14:paraId="385756A2">
            <w:r>
              <w:t>)</w:t>
            </w:r>
          </w:p>
        </w:tc>
        <w:tc>
          <w:tcPr>
            <w:tcW w:w="0" w:type="auto"/>
            <w:shd w:val="clear" w:color="auto" w:fill="CCEEFF"/>
            <w:vAlign w:val="bottom"/>
          </w:tcPr>
          <w:p w14:paraId="09A343DF">
            <w:r>
              <w:t> </w:t>
            </w:r>
          </w:p>
        </w:tc>
        <w:tc>
          <w:tcPr>
            <w:tcW w:w="0" w:type="auto"/>
            <w:shd w:val="clear" w:color="auto" w:fill="CCEEFF"/>
            <w:vAlign w:val="bottom"/>
          </w:tcPr>
          <w:p w14:paraId="576F6C45">
            <w:r>
              <w:t> </w:t>
            </w:r>
          </w:p>
        </w:tc>
        <w:tc>
          <w:tcPr>
            <w:tcW w:w="0" w:type="auto"/>
            <w:shd w:val="clear" w:color="auto" w:fill="CCEEFF"/>
            <w:vAlign w:val="bottom"/>
          </w:tcPr>
          <w:p w14:paraId="68997DFD">
            <w:pPr>
              <w:jc w:val="right"/>
            </w:pPr>
            <w:r>
              <w:t>(2,074,792</w:t>
            </w:r>
          </w:p>
        </w:tc>
        <w:tc>
          <w:tcPr>
            <w:tcW w:w="0" w:type="auto"/>
            <w:shd w:val="clear" w:color="auto" w:fill="CCEEFF"/>
            <w:vAlign w:val="bottom"/>
          </w:tcPr>
          <w:p w14:paraId="63833477">
            <w:r>
              <w:t>)</w:t>
            </w:r>
          </w:p>
        </w:tc>
        <w:tc>
          <w:tcPr>
            <w:tcW w:w="0" w:type="auto"/>
            <w:shd w:val="clear" w:color="auto" w:fill="CCEEFF"/>
            <w:vAlign w:val="bottom"/>
          </w:tcPr>
          <w:p w14:paraId="3B80A61A">
            <w:r>
              <w:t> </w:t>
            </w:r>
          </w:p>
        </w:tc>
        <w:tc>
          <w:tcPr>
            <w:tcW w:w="0" w:type="auto"/>
            <w:shd w:val="clear" w:color="auto" w:fill="CCEEFF"/>
            <w:vAlign w:val="bottom"/>
          </w:tcPr>
          <w:p w14:paraId="51710A5D">
            <w:r>
              <w:t> </w:t>
            </w:r>
          </w:p>
        </w:tc>
        <w:tc>
          <w:tcPr>
            <w:tcW w:w="0" w:type="auto"/>
            <w:shd w:val="clear" w:color="auto" w:fill="CCEEFF"/>
            <w:vAlign w:val="bottom"/>
          </w:tcPr>
          <w:p w14:paraId="78A7603B">
            <w:pPr>
              <w:jc w:val="right"/>
            </w:pPr>
            <w:r>
              <w:t>(3,572,021</w:t>
            </w:r>
          </w:p>
        </w:tc>
        <w:tc>
          <w:tcPr>
            <w:tcW w:w="0" w:type="auto"/>
            <w:shd w:val="clear" w:color="auto" w:fill="CCEEFF"/>
            <w:vAlign w:val="bottom"/>
          </w:tcPr>
          <w:p w14:paraId="4823BE74">
            <w:r>
              <w:t>)</w:t>
            </w:r>
          </w:p>
        </w:tc>
        <w:tc>
          <w:tcPr>
            <w:tcW w:w="0" w:type="auto"/>
            <w:shd w:val="clear" w:color="auto" w:fill="CCEEFF"/>
            <w:vAlign w:val="bottom"/>
          </w:tcPr>
          <w:p w14:paraId="1E4E4E45">
            <w:r>
              <w:t> </w:t>
            </w:r>
          </w:p>
        </w:tc>
        <w:tc>
          <w:tcPr>
            <w:tcW w:w="0" w:type="auto"/>
            <w:shd w:val="clear" w:color="auto" w:fill="CCEEFF"/>
            <w:vAlign w:val="bottom"/>
          </w:tcPr>
          <w:p w14:paraId="3D1D76A6">
            <w:r>
              <w:t> </w:t>
            </w:r>
          </w:p>
        </w:tc>
        <w:tc>
          <w:tcPr>
            <w:tcW w:w="0" w:type="auto"/>
            <w:shd w:val="clear" w:color="auto" w:fill="CCEEFF"/>
            <w:vAlign w:val="bottom"/>
          </w:tcPr>
          <w:p w14:paraId="2E5D8005">
            <w:pPr>
              <w:jc w:val="right"/>
            </w:pPr>
            <w:r>
              <w:t>(2,530,879</w:t>
            </w:r>
          </w:p>
        </w:tc>
        <w:tc>
          <w:tcPr>
            <w:tcW w:w="0" w:type="auto"/>
            <w:shd w:val="clear" w:color="auto" w:fill="CCEEFF"/>
            <w:vAlign w:val="bottom"/>
          </w:tcPr>
          <w:p w14:paraId="5404FEC1">
            <w:r>
              <w:t>)</w:t>
            </w:r>
          </w:p>
        </w:tc>
      </w:tr>
      <w:tr w14:paraId="76068721">
        <w:tc>
          <w:tcPr>
            <w:tcW w:w="0" w:type="auto"/>
            <w:shd w:val="clear" w:color="auto" w:fill="FFFFFF"/>
            <w:tcMar>
              <w:top w:w="0" w:type="dxa"/>
              <w:left w:w="180" w:type="dxa"/>
              <w:bottom w:w="30" w:type="dxa"/>
              <w:right w:w="0" w:type="dxa"/>
            </w:tcMar>
            <w:vAlign w:val="bottom"/>
          </w:tcPr>
          <w:p w14:paraId="59603B08">
            <w:pPr>
              <w:ind w:hanging="180"/>
            </w:pPr>
            <w:r>
              <w:t>General and administrative expenses</w:t>
            </w:r>
          </w:p>
        </w:tc>
        <w:tc>
          <w:tcPr>
            <w:tcW w:w="0" w:type="auto"/>
            <w:shd w:val="clear" w:color="auto" w:fill="FFFFFF"/>
            <w:tcMar>
              <w:top w:w="0" w:type="dxa"/>
              <w:left w:w="0" w:type="dxa"/>
              <w:bottom w:w="30" w:type="dxa"/>
              <w:right w:w="0" w:type="dxa"/>
            </w:tcMar>
            <w:vAlign w:val="bottom"/>
          </w:tcPr>
          <w:p w14:paraId="5BC58316">
            <w:r>
              <w:t> </w:t>
            </w:r>
          </w:p>
        </w:tc>
        <w:tc>
          <w:tcPr>
            <w:tcW w:w="0" w:type="auto"/>
            <w:tcBorders>
              <w:bottom w:val="single" w:color="000000" w:sz="12" w:space="0"/>
            </w:tcBorders>
            <w:shd w:val="clear" w:color="auto" w:fill="FFFFFF"/>
            <w:vAlign w:val="bottom"/>
          </w:tcPr>
          <w:p w14:paraId="4342D362">
            <w:r>
              <w:t> </w:t>
            </w:r>
          </w:p>
        </w:tc>
        <w:tc>
          <w:tcPr>
            <w:tcW w:w="0" w:type="auto"/>
            <w:tcBorders>
              <w:bottom w:val="single" w:color="000000" w:sz="12" w:space="0"/>
            </w:tcBorders>
            <w:shd w:val="clear" w:color="auto" w:fill="FFFFFF"/>
            <w:vAlign w:val="bottom"/>
          </w:tcPr>
          <w:p w14:paraId="75B4421F">
            <w:pPr>
              <w:jc w:val="right"/>
            </w:pPr>
            <w:r>
              <w:t>(12,846,480</w:t>
            </w:r>
          </w:p>
        </w:tc>
        <w:tc>
          <w:tcPr>
            <w:tcW w:w="0" w:type="auto"/>
            <w:shd w:val="clear" w:color="auto" w:fill="FFFFFF"/>
            <w:tcMar>
              <w:top w:w="0" w:type="dxa"/>
              <w:left w:w="0" w:type="dxa"/>
              <w:bottom w:w="30" w:type="dxa"/>
              <w:right w:w="0" w:type="dxa"/>
            </w:tcMar>
            <w:vAlign w:val="bottom"/>
          </w:tcPr>
          <w:p w14:paraId="1F599234">
            <w:r>
              <w:t>)</w:t>
            </w:r>
          </w:p>
        </w:tc>
        <w:tc>
          <w:tcPr>
            <w:tcW w:w="0" w:type="auto"/>
            <w:shd w:val="clear" w:color="auto" w:fill="FFFFFF"/>
            <w:tcMar>
              <w:top w:w="0" w:type="dxa"/>
              <w:left w:w="0" w:type="dxa"/>
              <w:bottom w:w="30" w:type="dxa"/>
              <w:right w:w="0" w:type="dxa"/>
            </w:tcMar>
            <w:vAlign w:val="bottom"/>
          </w:tcPr>
          <w:p w14:paraId="4A4AA0F1">
            <w:r>
              <w:t> </w:t>
            </w:r>
          </w:p>
        </w:tc>
        <w:tc>
          <w:tcPr>
            <w:tcW w:w="0" w:type="auto"/>
            <w:tcBorders>
              <w:bottom w:val="single" w:color="000000" w:sz="12" w:space="0"/>
            </w:tcBorders>
            <w:shd w:val="clear" w:color="auto" w:fill="FFFFFF"/>
            <w:vAlign w:val="bottom"/>
          </w:tcPr>
          <w:p w14:paraId="2C0D2567">
            <w:r>
              <w:t> </w:t>
            </w:r>
          </w:p>
        </w:tc>
        <w:tc>
          <w:tcPr>
            <w:tcW w:w="0" w:type="auto"/>
            <w:tcBorders>
              <w:bottom w:val="single" w:color="000000" w:sz="12" w:space="0"/>
            </w:tcBorders>
            <w:shd w:val="clear" w:color="auto" w:fill="FFFFFF"/>
            <w:vAlign w:val="bottom"/>
          </w:tcPr>
          <w:p w14:paraId="0F60B0D2">
            <w:pPr>
              <w:jc w:val="right"/>
            </w:pPr>
            <w:r>
              <w:t>(5,268,587</w:t>
            </w:r>
          </w:p>
        </w:tc>
        <w:tc>
          <w:tcPr>
            <w:tcW w:w="0" w:type="auto"/>
            <w:shd w:val="clear" w:color="auto" w:fill="FFFFFF"/>
            <w:tcMar>
              <w:top w:w="0" w:type="dxa"/>
              <w:left w:w="0" w:type="dxa"/>
              <w:bottom w:w="30" w:type="dxa"/>
              <w:right w:w="0" w:type="dxa"/>
            </w:tcMar>
            <w:vAlign w:val="bottom"/>
          </w:tcPr>
          <w:p w14:paraId="0B6C17F2">
            <w:r>
              <w:t>)</w:t>
            </w:r>
          </w:p>
        </w:tc>
        <w:tc>
          <w:tcPr>
            <w:tcW w:w="0" w:type="auto"/>
            <w:shd w:val="clear" w:color="auto" w:fill="FFFFFF"/>
            <w:tcMar>
              <w:top w:w="0" w:type="dxa"/>
              <w:left w:w="0" w:type="dxa"/>
              <w:bottom w:w="30" w:type="dxa"/>
              <w:right w:w="0" w:type="dxa"/>
            </w:tcMar>
            <w:vAlign w:val="bottom"/>
          </w:tcPr>
          <w:p w14:paraId="4CDF6678">
            <w:r>
              <w:t> </w:t>
            </w:r>
          </w:p>
        </w:tc>
        <w:tc>
          <w:tcPr>
            <w:tcW w:w="0" w:type="auto"/>
            <w:tcBorders>
              <w:bottom w:val="single" w:color="000000" w:sz="12" w:space="0"/>
            </w:tcBorders>
            <w:shd w:val="clear" w:color="auto" w:fill="FFFFFF"/>
            <w:vAlign w:val="bottom"/>
          </w:tcPr>
          <w:p w14:paraId="316AF558">
            <w:r>
              <w:t> </w:t>
            </w:r>
          </w:p>
        </w:tc>
        <w:tc>
          <w:tcPr>
            <w:tcW w:w="0" w:type="auto"/>
            <w:tcBorders>
              <w:bottom w:val="single" w:color="000000" w:sz="12" w:space="0"/>
            </w:tcBorders>
            <w:shd w:val="clear" w:color="auto" w:fill="FFFFFF"/>
            <w:vAlign w:val="bottom"/>
          </w:tcPr>
          <w:p w14:paraId="6F52EC16">
            <w:pPr>
              <w:jc w:val="right"/>
            </w:pPr>
            <w:r>
              <w:t>(22,330,242</w:t>
            </w:r>
          </w:p>
        </w:tc>
        <w:tc>
          <w:tcPr>
            <w:tcW w:w="0" w:type="auto"/>
            <w:shd w:val="clear" w:color="auto" w:fill="FFFFFF"/>
            <w:tcMar>
              <w:top w:w="0" w:type="dxa"/>
              <w:left w:w="0" w:type="dxa"/>
              <w:bottom w:w="30" w:type="dxa"/>
              <w:right w:w="0" w:type="dxa"/>
            </w:tcMar>
            <w:vAlign w:val="bottom"/>
          </w:tcPr>
          <w:p w14:paraId="5B37EDE5">
            <w:r>
              <w:t>)</w:t>
            </w:r>
          </w:p>
        </w:tc>
        <w:tc>
          <w:tcPr>
            <w:tcW w:w="0" w:type="auto"/>
            <w:shd w:val="clear" w:color="auto" w:fill="FFFFFF"/>
            <w:tcMar>
              <w:top w:w="0" w:type="dxa"/>
              <w:left w:w="0" w:type="dxa"/>
              <w:bottom w:w="30" w:type="dxa"/>
              <w:right w:w="0" w:type="dxa"/>
            </w:tcMar>
            <w:vAlign w:val="bottom"/>
          </w:tcPr>
          <w:p w14:paraId="0BAE453C">
            <w:r>
              <w:t> </w:t>
            </w:r>
          </w:p>
        </w:tc>
        <w:tc>
          <w:tcPr>
            <w:tcW w:w="0" w:type="auto"/>
            <w:tcBorders>
              <w:bottom w:val="single" w:color="000000" w:sz="12" w:space="0"/>
            </w:tcBorders>
            <w:shd w:val="clear" w:color="auto" w:fill="FFFFFF"/>
            <w:vAlign w:val="bottom"/>
          </w:tcPr>
          <w:p w14:paraId="37A2B682">
            <w:r>
              <w:t> </w:t>
            </w:r>
          </w:p>
        </w:tc>
        <w:tc>
          <w:tcPr>
            <w:tcW w:w="0" w:type="auto"/>
            <w:tcBorders>
              <w:bottom w:val="single" w:color="000000" w:sz="12" w:space="0"/>
            </w:tcBorders>
            <w:shd w:val="clear" w:color="auto" w:fill="FFFFFF"/>
            <w:vAlign w:val="bottom"/>
          </w:tcPr>
          <w:p w14:paraId="78407D67">
            <w:pPr>
              <w:jc w:val="right"/>
            </w:pPr>
            <w:r>
              <w:t>(10,878,506</w:t>
            </w:r>
          </w:p>
        </w:tc>
        <w:tc>
          <w:tcPr>
            <w:tcW w:w="0" w:type="auto"/>
            <w:shd w:val="clear" w:color="auto" w:fill="FFFFFF"/>
            <w:tcMar>
              <w:top w:w="0" w:type="dxa"/>
              <w:left w:w="0" w:type="dxa"/>
              <w:bottom w:w="30" w:type="dxa"/>
              <w:right w:w="0" w:type="dxa"/>
            </w:tcMar>
            <w:vAlign w:val="bottom"/>
          </w:tcPr>
          <w:p w14:paraId="5D17D300">
            <w:r>
              <w:t>)</w:t>
            </w:r>
          </w:p>
        </w:tc>
      </w:tr>
      <w:tr w14:paraId="2FDFCCD1">
        <w:tc>
          <w:tcPr>
            <w:tcW w:w="0" w:type="auto"/>
            <w:shd w:val="clear" w:color="auto" w:fill="CCEEFF"/>
            <w:tcMar>
              <w:top w:w="0" w:type="dxa"/>
              <w:left w:w="180" w:type="dxa"/>
              <w:bottom w:w="30" w:type="dxa"/>
              <w:right w:w="0" w:type="dxa"/>
            </w:tcMar>
            <w:vAlign w:val="bottom"/>
          </w:tcPr>
          <w:p w14:paraId="737AFEE9">
            <w:pPr>
              <w:ind w:hanging="180"/>
              <w:rPr>
                <w:b/>
                <w:bCs/>
              </w:rPr>
            </w:pPr>
            <w:r>
              <w:rPr>
                <w:b/>
                <w:bCs/>
              </w:rPr>
              <w:t>Total operating expenses</w:t>
            </w:r>
          </w:p>
        </w:tc>
        <w:tc>
          <w:tcPr>
            <w:tcW w:w="0" w:type="auto"/>
            <w:shd w:val="clear" w:color="auto" w:fill="CCEEFF"/>
            <w:tcMar>
              <w:top w:w="0" w:type="dxa"/>
              <w:left w:w="0" w:type="dxa"/>
              <w:bottom w:w="30" w:type="dxa"/>
              <w:right w:w="0" w:type="dxa"/>
            </w:tcMar>
            <w:vAlign w:val="bottom"/>
          </w:tcPr>
          <w:p w14:paraId="50922FA6">
            <w:pPr>
              <w:rPr>
                <w:b/>
                <w:bCs/>
              </w:rPr>
            </w:pPr>
            <w:r>
              <w:rPr>
                <w:b/>
                <w:bCs/>
              </w:rPr>
              <w:t> </w:t>
            </w:r>
          </w:p>
        </w:tc>
        <w:tc>
          <w:tcPr>
            <w:tcW w:w="0" w:type="auto"/>
            <w:tcBorders>
              <w:bottom w:val="single" w:color="000000" w:sz="12" w:space="0"/>
            </w:tcBorders>
            <w:shd w:val="clear" w:color="auto" w:fill="CCEEFF"/>
            <w:vAlign w:val="bottom"/>
          </w:tcPr>
          <w:p w14:paraId="133AC8A7">
            <w:pPr>
              <w:rPr>
                <w:b/>
                <w:bCs/>
              </w:rPr>
            </w:pPr>
            <w:r>
              <w:rPr>
                <w:b/>
                <w:bCs/>
              </w:rPr>
              <w:t> </w:t>
            </w:r>
          </w:p>
        </w:tc>
        <w:tc>
          <w:tcPr>
            <w:tcW w:w="0" w:type="auto"/>
            <w:tcBorders>
              <w:bottom w:val="single" w:color="000000" w:sz="12" w:space="0"/>
            </w:tcBorders>
            <w:shd w:val="clear" w:color="auto" w:fill="CCEEFF"/>
            <w:vAlign w:val="bottom"/>
          </w:tcPr>
          <w:p w14:paraId="51305DDF">
            <w:pPr>
              <w:jc w:val="right"/>
              <w:rPr>
                <w:b/>
                <w:bCs/>
              </w:rPr>
            </w:pPr>
            <w:r>
              <w:rPr>
                <w:b/>
                <w:bCs/>
              </w:rPr>
              <w:t>(14,411,109</w:t>
            </w:r>
          </w:p>
        </w:tc>
        <w:tc>
          <w:tcPr>
            <w:tcW w:w="0" w:type="auto"/>
            <w:shd w:val="clear" w:color="auto" w:fill="CCEEFF"/>
            <w:tcMar>
              <w:top w:w="0" w:type="dxa"/>
              <w:left w:w="0" w:type="dxa"/>
              <w:bottom w:w="30" w:type="dxa"/>
              <w:right w:w="0" w:type="dxa"/>
            </w:tcMar>
            <w:vAlign w:val="bottom"/>
          </w:tcPr>
          <w:p w14:paraId="478E1E7C">
            <w:pPr>
              <w:rPr>
                <w:b/>
                <w:bCs/>
              </w:rPr>
            </w:pPr>
            <w:r>
              <w:rPr>
                <w:b/>
                <w:bCs/>
              </w:rPr>
              <w:t>)</w:t>
            </w:r>
          </w:p>
        </w:tc>
        <w:tc>
          <w:tcPr>
            <w:tcW w:w="0" w:type="auto"/>
            <w:shd w:val="clear" w:color="auto" w:fill="CCEEFF"/>
            <w:tcMar>
              <w:top w:w="0" w:type="dxa"/>
              <w:left w:w="0" w:type="dxa"/>
              <w:bottom w:w="30" w:type="dxa"/>
              <w:right w:w="0" w:type="dxa"/>
            </w:tcMar>
            <w:vAlign w:val="bottom"/>
          </w:tcPr>
          <w:p w14:paraId="32345928">
            <w:pPr>
              <w:rPr>
                <w:b/>
                <w:bCs/>
              </w:rPr>
            </w:pPr>
            <w:r>
              <w:rPr>
                <w:b/>
                <w:bCs/>
              </w:rPr>
              <w:t> </w:t>
            </w:r>
          </w:p>
        </w:tc>
        <w:tc>
          <w:tcPr>
            <w:tcW w:w="0" w:type="auto"/>
            <w:tcBorders>
              <w:bottom w:val="single" w:color="000000" w:sz="12" w:space="0"/>
            </w:tcBorders>
            <w:shd w:val="clear" w:color="auto" w:fill="CCEEFF"/>
            <w:vAlign w:val="bottom"/>
          </w:tcPr>
          <w:p w14:paraId="1D4D32C4">
            <w:pPr>
              <w:rPr>
                <w:b/>
                <w:bCs/>
              </w:rPr>
            </w:pPr>
            <w:r>
              <w:rPr>
                <w:b/>
                <w:bCs/>
              </w:rPr>
              <w:t> </w:t>
            </w:r>
          </w:p>
        </w:tc>
        <w:tc>
          <w:tcPr>
            <w:tcW w:w="0" w:type="auto"/>
            <w:tcBorders>
              <w:bottom w:val="single" w:color="000000" w:sz="12" w:space="0"/>
            </w:tcBorders>
            <w:shd w:val="clear" w:color="auto" w:fill="CCEEFF"/>
            <w:vAlign w:val="bottom"/>
          </w:tcPr>
          <w:p w14:paraId="35A15DE0">
            <w:pPr>
              <w:jc w:val="right"/>
              <w:rPr>
                <w:b/>
                <w:bCs/>
              </w:rPr>
            </w:pPr>
            <w:r>
              <w:rPr>
                <w:b/>
                <w:bCs/>
              </w:rPr>
              <w:t>(7,343,379</w:t>
            </w:r>
          </w:p>
        </w:tc>
        <w:tc>
          <w:tcPr>
            <w:tcW w:w="0" w:type="auto"/>
            <w:shd w:val="clear" w:color="auto" w:fill="CCEEFF"/>
            <w:tcMar>
              <w:top w:w="0" w:type="dxa"/>
              <w:left w:w="0" w:type="dxa"/>
              <w:bottom w:w="30" w:type="dxa"/>
              <w:right w:w="0" w:type="dxa"/>
            </w:tcMar>
            <w:vAlign w:val="bottom"/>
          </w:tcPr>
          <w:p w14:paraId="0A9B1798">
            <w:pPr>
              <w:rPr>
                <w:b/>
                <w:bCs/>
              </w:rPr>
            </w:pPr>
            <w:r>
              <w:rPr>
                <w:b/>
                <w:bCs/>
              </w:rPr>
              <w:t>)</w:t>
            </w:r>
          </w:p>
        </w:tc>
        <w:tc>
          <w:tcPr>
            <w:tcW w:w="0" w:type="auto"/>
            <w:shd w:val="clear" w:color="auto" w:fill="CCEEFF"/>
            <w:tcMar>
              <w:top w:w="0" w:type="dxa"/>
              <w:left w:w="0" w:type="dxa"/>
              <w:bottom w:w="30" w:type="dxa"/>
              <w:right w:w="0" w:type="dxa"/>
            </w:tcMar>
            <w:vAlign w:val="bottom"/>
          </w:tcPr>
          <w:p w14:paraId="7AE4E50D">
            <w:pPr>
              <w:rPr>
                <w:b/>
                <w:bCs/>
              </w:rPr>
            </w:pPr>
            <w:r>
              <w:rPr>
                <w:b/>
                <w:bCs/>
              </w:rPr>
              <w:t> </w:t>
            </w:r>
          </w:p>
        </w:tc>
        <w:tc>
          <w:tcPr>
            <w:tcW w:w="0" w:type="auto"/>
            <w:tcBorders>
              <w:bottom w:val="single" w:color="000000" w:sz="12" w:space="0"/>
            </w:tcBorders>
            <w:shd w:val="clear" w:color="auto" w:fill="CCEEFF"/>
            <w:vAlign w:val="bottom"/>
          </w:tcPr>
          <w:p w14:paraId="3A3424D3">
            <w:pPr>
              <w:rPr>
                <w:b/>
                <w:bCs/>
              </w:rPr>
            </w:pPr>
            <w:r>
              <w:rPr>
                <w:b/>
                <w:bCs/>
              </w:rPr>
              <w:t> </w:t>
            </w:r>
          </w:p>
        </w:tc>
        <w:tc>
          <w:tcPr>
            <w:tcW w:w="0" w:type="auto"/>
            <w:tcBorders>
              <w:bottom w:val="single" w:color="000000" w:sz="12" w:space="0"/>
            </w:tcBorders>
            <w:shd w:val="clear" w:color="auto" w:fill="CCEEFF"/>
            <w:vAlign w:val="bottom"/>
          </w:tcPr>
          <w:p w14:paraId="7D758B4A">
            <w:pPr>
              <w:jc w:val="right"/>
              <w:rPr>
                <w:b/>
                <w:bCs/>
              </w:rPr>
            </w:pPr>
            <w:r>
              <w:rPr>
                <w:b/>
                <w:bCs/>
              </w:rPr>
              <w:t>(25,902,263</w:t>
            </w:r>
          </w:p>
        </w:tc>
        <w:tc>
          <w:tcPr>
            <w:tcW w:w="0" w:type="auto"/>
            <w:shd w:val="clear" w:color="auto" w:fill="CCEEFF"/>
            <w:tcMar>
              <w:top w:w="0" w:type="dxa"/>
              <w:left w:w="0" w:type="dxa"/>
              <w:bottom w:w="30" w:type="dxa"/>
              <w:right w:w="0" w:type="dxa"/>
            </w:tcMar>
            <w:vAlign w:val="bottom"/>
          </w:tcPr>
          <w:p w14:paraId="216D9184">
            <w:pPr>
              <w:rPr>
                <w:b/>
                <w:bCs/>
              </w:rPr>
            </w:pPr>
            <w:r>
              <w:rPr>
                <w:b/>
                <w:bCs/>
              </w:rPr>
              <w:t>)</w:t>
            </w:r>
          </w:p>
        </w:tc>
        <w:tc>
          <w:tcPr>
            <w:tcW w:w="0" w:type="auto"/>
            <w:shd w:val="clear" w:color="auto" w:fill="CCEEFF"/>
            <w:tcMar>
              <w:top w:w="0" w:type="dxa"/>
              <w:left w:w="0" w:type="dxa"/>
              <w:bottom w:w="30" w:type="dxa"/>
              <w:right w:w="0" w:type="dxa"/>
            </w:tcMar>
            <w:vAlign w:val="bottom"/>
          </w:tcPr>
          <w:p w14:paraId="037443B5">
            <w:pPr>
              <w:rPr>
                <w:b/>
                <w:bCs/>
              </w:rPr>
            </w:pPr>
            <w:r>
              <w:rPr>
                <w:b/>
                <w:bCs/>
              </w:rPr>
              <w:t> </w:t>
            </w:r>
          </w:p>
        </w:tc>
        <w:tc>
          <w:tcPr>
            <w:tcW w:w="0" w:type="auto"/>
            <w:tcBorders>
              <w:bottom w:val="single" w:color="000000" w:sz="12" w:space="0"/>
            </w:tcBorders>
            <w:shd w:val="clear" w:color="auto" w:fill="CCEEFF"/>
            <w:vAlign w:val="bottom"/>
          </w:tcPr>
          <w:p w14:paraId="1E56268F">
            <w:pPr>
              <w:rPr>
                <w:b/>
                <w:bCs/>
              </w:rPr>
            </w:pPr>
            <w:r>
              <w:rPr>
                <w:b/>
                <w:bCs/>
              </w:rPr>
              <w:t> </w:t>
            </w:r>
          </w:p>
        </w:tc>
        <w:tc>
          <w:tcPr>
            <w:tcW w:w="0" w:type="auto"/>
            <w:tcBorders>
              <w:bottom w:val="single" w:color="000000" w:sz="12" w:space="0"/>
            </w:tcBorders>
            <w:shd w:val="clear" w:color="auto" w:fill="CCEEFF"/>
            <w:vAlign w:val="bottom"/>
          </w:tcPr>
          <w:p w14:paraId="6A121171">
            <w:pPr>
              <w:jc w:val="right"/>
              <w:rPr>
                <w:b/>
                <w:bCs/>
              </w:rPr>
            </w:pPr>
            <w:r>
              <w:rPr>
                <w:b/>
                <w:bCs/>
              </w:rPr>
              <w:t>(13,409,385</w:t>
            </w:r>
          </w:p>
        </w:tc>
        <w:tc>
          <w:tcPr>
            <w:tcW w:w="0" w:type="auto"/>
            <w:shd w:val="clear" w:color="auto" w:fill="CCEEFF"/>
            <w:tcMar>
              <w:top w:w="0" w:type="dxa"/>
              <w:left w:w="0" w:type="dxa"/>
              <w:bottom w:w="30" w:type="dxa"/>
              <w:right w:w="0" w:type="dxa"/>
            </w:tcMar>
            <w:vAlign w:val="bottom"/>
          </w:tcPr>
          <w:p w14:paraId="5233FF8E">
            <w:pPr>
              <w:rPr>
                <w:b/>
                <w:bCs/>
              </w:rPr>
            </w:pPr>
            <w:r>
              <w:rPr>
                <w:b/>
                <w:bCs/>
              </w:rPr>
              <w:t>)</w:t>
            </w:r>
          </w:p>
        </w:tc>
      </w:tr>
      <w:tr w14:paraId="31ACB022">
        <w:tc>
          <w:tcPr>
            <w:tcW w:w="0" w:type="auto"/>
            <w:shd w:val="clear" w:color="auto" w:fill="FFFFFF"/>
            <w:tcMar>
              <w:top w:w="0" w:type="dxa"/>
              <w:left w:w="180" w:type="dxa"/>
              <w:bottom w:w="0" w:type="dxa"/>
              <w:right w:w="0" w:type="dxa"/>
            </w:tcMar>
            <w:vAlign w:val="bottom"/>
          </w:tcPr>
          <w:p w14:paraId="37C14CC9">
            <w:pPr>
              <w:ind w:hanging="180"/>
            </w:pPr>
            <w:r>
              <w:t> </w:t>
            </w:r>
          </w:p>
        </w:tc>
        <w:tc>
          <w:tcPr>
            <w:tcW w:w="0" w:type="auto"/>
            <w:shd w:val="clear" w:color="auto" w:fill="FFFFFF"/>
            <w:vAlign w:val="bottom"/>
          </w:tcPr>
          <w:p w14:paraId="0DAB9337">
            <w:r>
              <w:t> </w:t>
            </w:r>
          </w:p>
        </w:tc>
        <w:tc>
          <w:tcPr>
            <w:tcW w:w="0" w:type="auto"/>
            <w:shd w:val="clear" w:color="auto" w:fill="FFFFFF"/>
            <w:vAlign w:val="bottom"/>
          </w:tcPr>
          <w:p w14:paraId="0A3B5071">
            <w:r>
              <w:t> </w:t>
            </w:r>
          </w:p>
        </w:tc>
        <w:tc>
          <w:tcPr>
            <w:tcW w:w="0" w:type="auto"/>
            <w:shd w:val="clear" w:color="auto" w:fill="FFFFFF"/>
            <w:vAlign w:val="bottom"/>
          </w:tcPr>
          <w:p w14:paraId="2089C004">
            <w:pPr>
              <w:jc w:val="right"/>
            </w:pPr>
            <w:r>
              <w:t> </w:t>
            </w:r>
          </w:p>
        </w:tc>
        <w:tc>
          <w:tcPr>
            <w:tcW w:w="0" w:type="auto"/>
            <w:shd w:val="clear" w:color="auto" w:fill="FFFFFF"/>
            <w:vAlign w:val="bottom"/>
          </w:tcPr>
          <w:p w14:paraId="5F981F6F">
            <w:r>
              <w:t> </w:t>
            </w:r>
          </w:p>
        </w:tc>
        <w:tc>
          <w:tcPr>
            <w:tcW w:w="0" w:type="auto"/>
            <w:shd w:val="clear" w:color="auto" w:fill="FFFFFF"/>
            <w:vAlign w:val="bottom"/>
          </w:tcPr>
          <w:p w14:paraId="69FAD830">
            <w:r>
              <w:t> </w:t>
            </w:r>
          </w:p>
        </w:tc>
        <w:tc>
          <w:tcPr>
            <w:tcW w:w="0" w:type="auto"/>
            <w:shd w:val="clear" w:color="auto" w:fill="FFFFFF"/>
            <w:vAlign w:val="bottom"/>
          </w:tcPr>
          <w:p w14:paraId="574494BC">
            <w:r>
              <w:t> </w:t>
            </w:r>
          </w:p>
        </w:tc>
        <w:tc>
          <w:tcPr>
            <w:tcW w:w="0" w:type="auto"/>
            <w:shd w:val="clear" w:color="auto" w:fill="FFFFFF"/>
            <w:vAlign w:val="bottom"/>
          </w:tcPr>
          <w:p w14:paraId="7D0ACE54">
            <w:pPr>
              <w:jc w:val="right"/>
            </w:pPr>
            <w:r>
              <w:t> </w:t>
            </w:r>
          </w:p>
        </w:tc>
        <w:tc>
          <w:tcPr>
            <w:tcW w:w="0" w:type="auto"/>
            <w:shd w:val="clear" w:color="auto" w:fill="FFFFFF"/>
            <w:vAlign w:val="bottom"/>
          </w:tcPr>
          <w:p w14:paraId="229A6B26">
            <w:r>
              <w:t> </w:t>
            </w:r>
          </w:p>
        </w:tc>
        <w:tc>
          <w:tcPr>
            <w:tcW w:w="0" w:type="auto"/>
            <w:shd w:val="clear" w:color="auto" w:fill="FFFFFF"/>
            <w:vAlign w:val="bottom"/>
          </w:tcPr>
          <w:p w14:paraId="190D4362">
            <w:r>
              <w:t> </w:t>
            </w:r>
          </w:p>
        </w:tc>
        <w:tc>
          <w:tcPr>
            <w:tcW w:w="0" w:type="auto"/>
            <w:shd w:val="clear" w:color="auto" w:fill="FFFFFF"/>
            <w:vAlign w:val="bottom"/>
          </w:tcPr>
          <w:p w14:paraId="2CDED162">
            <w:r>
              <w:t> </w:t>
            </w:r>
          </w:p>
        </w:tc>
        <w:tc>
          <w:tcPr>
            <w:tcW w:w="0" w:type="auto"/>
            <w:shd w:val="clear" w:color="auto" w:fill="FFFFFF"/>
            <w:vAlign w:val="bottom"/>
          </w:tcPr>
          <w:p w14:paraId="7B135AB7">
            <w:pPr>
              <w:jc w:val="right"/>
            </w:pPr>
            <w:r>
              <w:t> </w:t>
            </w:r>
          </w:p>
        </w:tc>
        <w:tc>
          <w:tcPr>
            <w:tcW w:w="0" w:type="auto"/>
            <w:shd w:val="clear" w:color="auto" w:fill="FFFFFF"/>
            <w:vAlign w:val="bottom"/>
          </w:tcPr>
          <w:p w14:paraId="308C0E93">
            <w:r>
              <w:t> </w:t>
            </w:r>
          </w:p>
        </w:tc>
        <w:tc>
          <w:tcPr>
            <w:tcW w:w="0" w:type="auto"/>
            <w:shd w:val="clear" w:color="auto" w:fill="FFFFFF"/>
            <w:vAlign w:val="bottom"/>
          </w:tcPr>
          <w:p w14:paraId="0817ED0E">
            <w:r>
              <w:t> </w:t>
            </w:r>
          </w:p>
        </w:tc>
        <w:tc>
          <w:tcPr>
            <w:tcW w:w="0" w:type="auto"/>
            <w:shd w:val="clear" w:color="auto" w:fill="FFFFFF"/>
            <w:vAlign w:val="bottom"/>
          </w:tcPr>
          <w:p w14:paraId="18EDE8C9">
            <w:r>
              <w:t> </w:t>
            </w:r>
          </w:p>
        </w:tc>
        <w:tc>
          <w:tcPr>
            <w:tcW w:w="0" w:type="auto"/>
            <w:shd w:val="clear" w:color="auto" w:fill="FFFFFF"/>
            <w:vAlign w:val="bottom"/>
          </w:tcPr>
          <w:p w14:paraId="7A08316C">
            <w:pPr>
              <w:jc w:val="right"/>
            </w:pPr>
            <w:r>
              <w:t> </w:t>
            </w:r>
          </w:p>
        </w:tc>
        <w:tc>
          <w:tcPr>
            <w:tcW w:w="0" w:type="auto"/>
            <w:shd w:val="clear" w:color="auto" w:fill="FFFFFF"/>
            <w:vAlign w:val="bottom"/>
          </w:tcPr>
          <w:p w14:paraId="275CE43D">
            <w:r>
              <w:t> </w:t>
            </w:r>
          </w:p>
        </w:tc>
      </w:tr>
      <w:tr w14:paraId="0B2EEDDC">
        <w:tc>
          <w:tcPr>
            <w:tcW w:w="0" w:type="auto"/>
            <w:shd w:val="clear" w:color="auto" w:fill="CCEEFF"/>
            <w:tcMar>
              <w:top w:w="0" w:type="dxa"/>
              <w:left w:w="180" w:type="dxa"/>
              <w:bottom w:w="30" w:type="dxa"/>
              <w:right w:w="0" w:type="dxa"/>
            </w:tcMar>
            <w:vAlign w:val="bottom"/>
          </w:tcPr>
          <w:p w14:paraId="48EDD620">
            <w:pPr>
              <w:ind w:hanging="180"/>
              <w:rPr>
                <w:b/>
                <w:bCs/>
              </w:rPr>
            </w:pPr>
            <w:r>
              <w:rPr>
                <w:b/>
                <w:bCs/>
              </w:rPr>
              <w:t>Income from operations</w:t>
            </w:r>
          </w:p>
        </w:tc>
        <w:tc>
          <w:tcPr>
            <w:tcW w:w="0" w:type="auto"/>
            <w:shd w:val="clear" w:color="auto" w:fill="CCEEFF"/>
            <w:tcMar>
              <w:top w:w="0" w:type="dxa"/>
              <w:left w:w="0" w:type="dxa"/>
              <w:bottom w:w="30" w:type="dxa"/>
              <w:right w:w="0" w:type="dxa"/>
            </w:tcMar>
            <w:vAlign w:val="bottom"/>
          </w:tcPr>
          <w:p w14:paraId="673C784B">
            <w:pPr>
              <w:rPr>
                <w:b/>
                <w:bCs/>
              </w:rPr>
            </w:pPr>
            <w:r>
              <w:rPr>
                <w:b/>
                <w:bCs/>
              </w:rPr>
              <w:t> </w:t>
            </w:r>
          </w:p>
        </w:tc>
        <w:tc>
          <w:tcPr>
            <w:tcW w:w="0" w:type="auto"/>
            <w:tcBorders>
              <w:bottom w:val="single" w:color="000000" w:sz="12" w:space="0"/>
            </w:tcBorders>
            <w:shd w:val="clear" w:color="auto" w:fill="CCEEFF"/>
            <w:vAlign w:val="bottom"/>
          </w:tcPr>
          <w:p w14:paraId="15DFB9F4">
            <w:pPr>
              <w:rPr>
                <w:b/>
                <w:bCs/>
              </w:rPr>
            </w:pPr>
            <w:r>
              <w:rPr>
                <w:b/>
                <w:bCs/>
              </w:rPr>
              <w:t> </w:t>
            </w:r>
          </w:p>
        </w:tc>
        <w:tc>
          <w:tcPr>
            <w:tcW w:w="0" w:type="auto"/>
            <w:tcBorders>
              <w:bottom w:val="single" w:color="000000" w:sz="12" w:space="0"/>
            </w:tcBorders>
            <w:shd w:val="clear" w:color="auto" w:fill="CCEEFF"/>
            <w:vAlign w:val="bottom"/>
          </w:tcPr>
          <w:p w14:paraId="42ED7DE9">
            <w:pPr>
              <w:jc w:val="right"/>
              <w:rPr>
                <w:b/>
                <w:bCs/>
              </w:rPr>
            </w:pPr>
            <w:r>
              <w:rPr>
                <w:b/>
                <w:bCs/>
              </w:rPr>
              <w:t>22,555,182</w:t>
            </w:r>
          </w:p>
        </w:tc>
        <w:tc>
          <w:tcPr>
            <w:tcW w:w="0" w:type="auto"/>
            <w:shd w:val="clear" w:color="auto" w:fill="CCEEFF"/>
            <w:tcMar>
              <w:top w:w="0" w:type="dxa"/>
              <w:left w:w="0" w:type="dxa"/>
              <w:bottom w:w="30" w:type="dxa"/>
              <w:right w:w="0" w:type="dxa"/>
            </w:tcMar>
            <w:vAlign w:val="bottom"/>
          </w:tcPr>
          <w:p w14:paraId="2C043D4C">
            <w:pPr>
              <w:rPr>
                <w:b/>
                <w:bCs/>
              </w:rPr>
            </w:pPr>
            <w:r>
              <w:rPr>
                <w:b/>
                <w:bCs/>
              </w:rPr>
              <w:t> </w:t>
            </w:r>
          </w:p>
        </w:tc>
        <w:tc>
          <w:tcPr>
            <w:tcW w:w="0" w:type="auto"/>
            <w:shd w:val="clear" w:color="auto" w:fill="CCEEFF"/>
            <w:tcMar>
              <w:top w:w="0" w:type="dxa"/>
              <w:left w:w="0" w:type="dxa"/>
              <w:bottom w:w="30" w:type="dxa"/>
              <w:right w:w="0" w:type="dxa"/>
            </w:tcMar>
            <w:vAlign w:val="bottom"/>
          </w:tcPr>
          <w:p w14:paraId="39B0446F">
            <w:pPr>
              <w:rPr>
                <w:b/>
                <w:bCs/>
              </w:rPr>
            </w:pPr>
            <w:r>
              <w:rPr>
                <w:b/>
                <w:bCs/>
              </w:rPr>
              <w:t> </w:t>
            </w:r>
          </w:p>
        </w:tc>
        <w:tc>
          <w:tcPr>
            <w:tcW w:w="0" w:type="auto"/>
            <w:tcBorders>
              <w:bottom w:val="single" w:color="000000" w:sz="12" w:space="0"/>
            </w:tcBorders>
            <w:shd w:val="clear" w:color="auto" w:fill="CCEEFF"/>
            <w:vAlign w:val="bottom"/>
          </w:tcPr>
          <w:p w14:paraId="3A3E162A">
            <w:pPr>
              <w:rPr>
                <w:b/>
                <w:bCs/>
              </w:rPr>
            </w:pPr>
            <w:r>
              <w:rPr>
                <w:b/>
                <w:bCs/>
              </w:rPr>
              <w:t> </w:t>
            </w:r>
          </w:p>
        </w:tc>
        <w:tc>
          <w:tcPr>
            <w:tcW w:w="0" w:type="auto"/>
            <w:tcBorders>
              <w:bottom w:val="single" w:color="000000" w:sz="12" w:space="0"/>
            </w:tcBorders>
            <w:shd w:val="clear" w:color="auto" w:fill="CCEEFF"/>
            <w:vAlign w:val="bottom"/>
          </w:tcPr>
          <w:p w14:paraId="7AE519CD">
            <w:pPr>
              <w:jc w:val="right"/>
              <w:rPr>
                <w:b/>
                <w:bCs/>
              </w:rPr>
            </w:pPr>
            <w:r>
              <w:rPr>
                <w:b/>
                <w:bCs/>
              </w:rPr>
              <w:t>10,941,651</w:t>
            </w:r>
          </w:p>
        </w:tc>
        <w:tc>
          <w:tcPr>
            <w:tcW w:w="0" w:type="auto"/>
            <w:shd w:val="clear" w:color="auto" w:fill="CCEEFF"/>
            <w:tcMar>
              <w:top w:w="0" w:type="dxa"/>
              <w:left w:w="0" w:type="dxa"/>
              <w:bottom w:w="30" w:type="dxa"/>
              <w:right w:w="0" w:type="dxa"/>
            </w:tcMar>
            <w:vAlign w:val="bottom"/>
          </w:tcPr>
          <w:p w14:paraId="421BD7CA">
            <w:pPr>
              <w:rPr>
                <w:b/>
                <w:bCs/>
              </w:rPr>
            </w:pPr>
            <w:r>
              <w:rPr>
                <w:b/>
                <w:bCs/>
              </w:rPr>
              <w:t> </w:t>
            </w:r>
          </w:p>
        </w:tc>
        <w:tc>
          <w:tcPr>
            <w:tcW w:w="0" w:type="auto"/>
            <w:shd w:val="clear" w:color="auto" w:fill="CCEEFF"/>
            <w:tcMar>
              <w:top w:w="0" w:type="dxa"/>
              <w:left w:w="0" w:type="dxa"/>
              <w:bottom w:w="30" w:type="dxa"/>
              <w:right w:w="0" w:type="dxa"/>
            </w:tcMar>
            <w:vAlign w:val="bottom"/>
          </w:tcPr>
          <w:p w14:paraId="41324636">
            <w:pPr>
              <w:rPr>
                <w:b/>
                <w:bCs/>
              </w:rPr>
            </w:pPr>
            <w:r>
              <w:rPr>
                <w:b/>
                <w:bCs/>
              </w:rPr>
              <w:t> </w:t>
            </w:r>
          </w:p>
        </w:tc>
        <w:tc>
          <w:tcPr>
            <w:tcW w:w="0" w:type="auto"/>
            <w:tcBorders>
              <w:bottom w:val="single" w:color="000000" w:sz="12" w:space="0"/>
            </w:tcBorders>
            <w:shd w:val="clear" w:color="auto" w:fill="CCEEFF"/>
            <w:vAlign w:val="bottom"/>
          </w:tcPr>
          <w:p w14:paraId="40BC59B0">
            <w:pPr>
              <w:rPr>
                <w:b/>
                <w:bCs/>
              </w:rPr>
            </w:pPr>
            <w:r>
              <w:rPr>
                <w:b/>
                <w:bCs/>
              </w:rPr>
              <w:t> </w:t>
            </w:r>
          </w:p>
        </w:tc>
        <w:tc>
          <w:tcPr>
            <w:tcW w:w="0" w:type="auto"/>
            <w:tcBorders>
              <w:bottom w:val="single" w:color="000000" w:sz="12" w:space="0"/>
            </w:tcBorders>
            <w:shd w:val="clear" w:color="auto" w:fill="CCEEFF"/>
            <w:vAlign w:val="bottom"/>
          </w:tcPr>
          <w:p w14:paraId="14C98723">
            <w:pPr>
              <w:jc w:val="right"/>
              <w:rPr>
                <w:b/>
                <w:bCs/>
              </w:rPr>
            </w:pPr>
            <w:r>
              <w:rPr>
                <w:b/>
                <w:bCs/>
              </w:rPr>
              <w:t>58,825,226</w:t>
            </w:r>
          </w:p>
        </w:tc>
        <w:tc>
          <w:tcPr>
            <w:tcW w:w="0" w:type="auto"/>
            <w:shd w:val="clear" w:color="auto" w:fill="CCEEFF"/>
            <w:tcMar>
              <w:top w:w="0" w:type="dxa"/>
              <w:left w:w="0" w:type="dxa"/>
              <w:bottom w:w="30" w:type="dxa"/>
              <w:right w:w="0" w:type="dxa"/>
            </w:tcMar>
            <w:vAlign w:val="bottom"/>
          </w:tcPr>
          <w:p w14:paraId="12520729">
            <w:pPr>
              <w:rPr>
                <w:b/>
                <w:bCs/>
              </w:rPr>
            </w:pPr>
            <w:r>
              <w:rPr>
                <w:b/>
                <w:bCs/>
              </w:rPr>
              <w:t> </w:t>
            </w:r>
          </w:p>
        </w:tc>
        <w:tc>
          <w:tcPr>
            <w:tcW w:w="0" w:type="auto"/>
            <w:shd w:val="clear" w:color="auto" w:fill="CCEEFF"/>
            <w:tcMar>
              <w:top w:w="0" w:type="dxa"/>
              <w:left w:w="0" w:type="dxa"/>
              <w:bottom w:w="30" w:type="dxa"/>
              <w:right w:w="0" w:type="dxa"/>
            </w:tcMar>
            <w:vAlign w:val="bottom"/>
          </w:tcPr>
          <w:p w14:paraId="6FE96145">
            <w:pPr>
              <w:rPr>
                <w:b/>
                <w:bCs/>
              </w:rPr>
            </w:pPr>
            <w:r>
              <w:rPr>
                <w:b/>
                <w:bCs/>
              </w:rPr>
              <w:t> </w:t>
            </w:r>
          </w:p>
        </w:tc>
        <w:tc>
          <w:tcPr>
            <w:tcW w:w="0" w:type="auto"/>
            <w:tcBorders>
              <w:bottom w:val="single" w:color="000000" w:sz="12" w:space="0"/>
            </w:tcBorders>
            <w:shd w:val="clear" w:color="auto" w:fill="CCEEFF"/>
            <w:vAlign w:val="bottom"/>
          </w:tcPr>
          <w:p w14:paraId="674588CD">
            <w:pPr>
              <w:rPr>
                <w:b/>
                <w:bCs/>
              </w:rPr>
            </w:pPr>
            <w:r>
              <w:rPr>
                <w:b/>
                <w:bCs/>
              </w:rPr>
              <w:t> </w:t>
            </w:r>
          </w:p>
        </w:tc>
        <w:tc>
          <w:tcPr>
            <w:tcW w:w="0" w:type="auto"/>
            <w:tcBorders>
              <w:bottom w:val="single" w:color="000000" w:sz="12" w:space="0"/>
            </w:tcBorders>
            <w:shd w:val="clear" w:color="auto" w:fill="CCEEFF"/>
            <w:vAlign w:val="bottom"/>
          </w:tcPr>
          <w:p w14:paraId="719E20AC">
            <w:pPr>
              <w:jc w:val="right"/>
              <w:rPr>
                <w:b/>
                <w:bCs/>
              </w:rPr>
            </w:pPr>
            <w:r>
              <w:rPr>
                <w:b/>
                <w:bCs/>
              </w:rPr>
              <w:t>9,676,879</w:t>
            </w:r>
          </w:p>
        </w:tc>
        <w:tc>
          <w:tcPr>
            <w:tcW w:w="0" w:type="auto"/>
            <w:shd w:val="clear" w:color="auto" w:fill="CCEEFF"/>
            <w:tcMar>
              <w:top w:w="0" w:type="dxa"/>
              <w:left w:w="0" w:type="dxa"/>
              <w:bottom w:w="30" w:type="dxa"/>
              <w:right w:w="0" w:type="dxa"/>
            </w:tcMar>
            <w:vAlign w:val="bottom"/>
          </w:tcPr>
          <w:p w14:paraId="5A585E85">
            <w:pPr>
              <w:rPr>
                <w:b/>
                <w:bCs/>
              </w:rPr>
            </w:pPr>
            <w:r>
              <w:rPr>
                <w:b/>
                <w:bCs/>
              </w:rPr>
              <w:t> </w:t>
            </w:r>
          </w:p>
        </w:tc>
      </w:tr>
      <w:tr w14:paraId="249FEFC3">
        <w:tc>
          <w:tcPr>
            <w:tcW w:w="0" w:type="auto"/>
            <w:shd w:val="clear" w:color="auto" w:fill="FFFFFF"/>
            <w:tcMar>
              <w:top w:w="0" w:type="dxa"/>
              <w:left w:w="180" w:type="dxa"/>
              <w:bottom w:w="0" w:type="dxa"/>
              <w:right w:w="0" w:type="dxa"/>
            </w:tcMar>
            <w:vAlign w:val="bottom"/>
          </w:tcPr>
          <w:p w14:paraId="2267C6B9">
            <w:pPr>
              <w:ind w:hanging="180"/>
            </w:pPr>
            <w:r>
              <w:t> </w:t>
            </w:r>
          </w:p>
        </w:tc>
        <w:tc>
          <w:tcPr>
            <w:tcW w:w="0" w:type="auto"/>
            <w:shd w:val="clear" w:color="auto" w:fill="FFFFFF"/>
            <w:vAlign w:val="bottom"/>
          </w:tcPr>
          <w:p w14:paraId="023F6AB9">
            <w:r>
              <w:t> </w:t>
            </w:r>
          </w:p>
        </w:tc>
        <w:tc>
          <w:tcPr>
            <w:tcW w:w="0" w:type="auto"/>
            <w:shd w:val="clear" w:color="auto" w:fill="FFFFFF"/>
            <w:vAlign w:val="bottom"/>
          </w:tcPr>
          <w:p w14:paraId="55EDE192">
            <w:r>
              <w:t> </w:t>
            </w:r>
          </w:p>
        </w:tc>
        <w:tc>
          <w:tcPr>
            <w:tcW w:w="0" w:type="auto"/>
            <w:shd w:val="clear" w:color="auto" w:fill="FFFFFF"/>
            <w:vAlign w:val="bottom"/>
          </w:tcPr>
          <w:p w14:paraId="21F377E2">
            <w:pPr>
              <w:jc w:val="right"/>
            </w:pPr>
            <w:r>
              <w:t> </w:t>
            </w:r>
          </w:p>
        </w:tc>
        <w:tc>
          <w:tcPr>
            <w:tcW w:w="0" w:type="auto"/>
            <w:shd w:val="clear" w:color="auto" w:fill="FFFFFF"/>
            <w:vAlign w:val="bottom"/>
          </w:tcPr>
          <w:p w14:paraId="144ADB6B">
            <w:r>
              <w:t> </w:t>
            </w:r>
          </w:p>
        </w:tc>
        <w:tc>
          <w:tcPr>
            <w:tcW w:w="0" w:type="auto"/>
            <w:shd w:val="clear" w:color="auto" w:fill="FFFFFF"/>
            <w:vAlign w:val="bottom"/>
          </w:tcPr>
          <w:p w14:paraId="16D041D5">
            <w:r>
              <w:t> </w:t>
            </w:r>
          </w:p>
        </w:tc>
        <w:tc>
          <w:tcPr>
            <w:tcW w:w="0" w:type="auto"/>
            <w:shd w:val="clear" w:color="auto" w:fill="FFFFFF"/>
            <w:vAlign w:val="bottom"/>
          </w:tcPr>
          <w:p w14:paraId="4E7A576D">
            <w:r>
              <w:t> </w:t>
            </w:r>
          </w:p>
        </w:tc>
        <w:tc>
          <w:tcPr>
            <w:tcW w:w="0" w:type="auto"/>
            <w:shd w:val="clear" w:color="auto" w:fill="FFFFFF"/>
            <w:vAlign w:val="bottom"/>
          </w:tcPr>
          <w:p w14:paraId="4678E2A3">
            <w:pPr>
              <w:jc w:val="right"/>
            </w:pPr>
            <w:r>
              <w:t> </w:t>
            </w:r>
          </w:p>
        </w:tc>
        <w:tc>
          <w:tcPr>
            <w:tcW w:w="0" w:type="auto"/>
            <w:shd w:val="clear" w:color="auto" w:fill="FFFFFF"/>
            <w:vAlign w:val="bottom"/>
          </w:tcPr>
          <w:p w14:paraId="269B7297">
            <w:r>
              <w:t> </w:t>
            </w:r>
          </w:p>
        </w:tc>
        <w:tc>
          <w:tcPr>
            <w:tcW w:w="0" w:type="auto"/>
            <w:shd w:val="clear" w:color="auto" w:fill="FFFFFF"/>
            <w:vAlign w:val="bottom"/>
          </w:tcPr>
          <w:p w14:paraId="3487C97F">
            <w:r>
              <w:t> </w:t>
            </w:r>
          </w:p>
        </w:tc>
        <w:tc>
          <w:tcPr>
            <w:tcW w:w="0" w:type="auto"/>
            <w:shd w:val="clear" w:color="auto" w:fill="FFFFFF"/>
            <w:vAlign w:val="bottom"/>
          </w:tcPr>
          <w:p w14:paraId="5849E148">
            <w:r>
              <w:t> </w:t>
            </w:r>
          </w:p>
        </w:tc>
        <w:tc>
          <w:tcPr>
            <w:tcW w:w="0" w:type="auto"/>
            <w:shd w:val="clear" w:color="auto" w:fill="FFFFFF"/>
            <w:vAlign w:val="bottom"/>
          </w:tcPr>
          <w:p w14:paraId="25546053">
            <w:pPr>
              <w:jc w:val="right"/>
            </w:pPr>
            <w:r>
              <w:t> </w:t>
            </w:r>
          </w:p>
        </w:tc>
        <w:tc>
          <w:tcPr>
            <w:tcW w:w="0" w:type="auto"/>
            <w:shd w:val="clear" w:color="auto" w:fill="FFFFFF"/>
            <w:vAlign w:val="bottom"/>
          </w:tcPr>
          <w:p w14:paraId="31000979">
            <w:r>
              <w:t> </w:t>
            </w:r>
          </w:p>
        </w:tc>
        <w:tc>
          <w:tcPr>
            <w:tcW w:w="0" w:type="auto"/>
            <w:shd w:val="clear" w:color="auto" w:fill="FFFFFF"/>
            <w:vAlign w:val="bottom"/>
          </w:tcPr>
          <w:p w14:paraId="69783F12">
            <w:r>
              <w:t> </w:t>
            </w:r>
          </w:p>
        </w:tc>
        <w:tc>
          <w:tcPr>
            <w:tcW w:w="0" w:type="auto"/>
            <w:shd w:val="clear" w:color="auto" w:fill="FFFFFF"/>
            <w:vAlign w:val="bottom"/>
          </w:tcPr>
          <w:p w14:paraId="451886C1">
            <w:r>
              <w:t> </w:t>
            </w:r>
          </w:p>
        </w:tc>
        <w:tc>
          <w:tcPr>
            <w:tcW w:w="0" w:type="auto"/>
            <w:shd w:val="clear" w:color="auto" w:fill="FFFFFF"/>
            <w:vAlign w:val="bottom"/>
          </w:tcPr>
          <w:p w14:paraId="58F6858F">
            <w:pPr>
              <w:jc w:val="right"/>
            </w:pPr>
            <w:r>
              <w:t> </w:t>
            </w:r>
          </w:p>
        </w:tc>
        <w:tc>
          <w:tcPr>
            <w:tcW w:w="0" w:type="auto"/>
            <w:shd w:val="clear" w:color="auto" w:fill="FFFFFF"/>
            <w:vAlign w:val="bottom"/>
          </w:tcPr>
          <w:p w14:paraId="046EAAED">
            <w:r>
              <w:t> </w:t>
            </w:r>
          </w:p>
        </w:tc>
      </w:tr>
      <w:tr w14:paraId="6B76A52A">
        <w:tc>
          <w:tcPr>
            <w:tcW w:w="0" w:type="auto"/>
            <w:shd w:val="clear" w:color="auto" w:fill="CCEEFF"/>
            <w:tcMar>
              <w:top w:w="0" w:type="dxa"/>
              <w:left w:w="180" w:type="dxa"/>
              <w:bottom w:w="0" w:type="dxa"/>
              <w:right w:w="0" w:type="dxa"/>
            </w:tcMar>
            <w:vAlign w:val="bottom"/>
          </w:tcPr>
          <w:p w14:paraId="26BDBF05">
            <w:pPr>
              <w:ind w:hanging="180"/>
              <w:rPr>
                <w:b/>
                <w:bCs/>
              </w:rPr>
            </w:pPr>
            <w:r>
              <w:rPr>
                <w:b/>
                <w:bCs/>
              </w:rPr>
              <w:t>Other expenses</w:t>
            </w:r>
          </w:p>
        </w:tc>
        <w:tc>
          <w:tcPr>
            <w:tcW w:w="0" w:type="auto"/>
            <w:shd w:val="clear" w:color="auto" w:fill="CCEEFF"/>
            <w:vAlign w:val="bottom"/>
          </w:tcPr>
          <w:p w14:paraId="5855D89D">
            <w:r>
              <w:t> </w:t>
            </w:r>
          </w:p>
        </w:tc>
        <w:tc>
          <w:tcPr>
            <w:tcW w:w="0" w:type="auto"/>
            <w:shd w:val="clear" w:color="auto" w:fill="CCEEFF"/>
            <w:vAlign w:val="bottom"/>
          </w:tcPr>
          <w:p w14:paraId="7063E8E8">
            <w:r>
              <w:t> </w:t>
            </w:r>
          </w:p>
        </w:tc>
        <w:tc>
          <w:tcPr>
            <w:tcW w:w="0" w:type="auto"/>
            <w:shd w:val="clear" w:color="auto" w:fill="CCEEFF"/>
            <w:vAlign w:val="bottom"/>
          </w:tcPr>
          <w:p w14:paraId="43EAFF5F">
            <w:pPr>
              <w:jc w:val="right"/>
            </w:pPr>
            <w:r>
              <w:t> </w:t>
            </w:r>
          </w:p>
        </w:tc>
        <w:tc>
          <w:tcPr>
            <w:tcW w:w="0" w:type="auto"/>
            <w:shd w:val="clear" w:color="auto" w:fill="CCEEFF"/>
            <w:vAlign w:val="bottom"/>
          </w:tcPr>
          <w:p w14:paraId="2953B95A">
            <w:r>
              <w:t> </w:t>
            </w:r>
          </w:p>
        </w:tc>
        <w:tc>
          <w:tcPr>
            <w:tcW w:w="0" w:type="auto"/>
            <w:shd w:val="clear" w:color="auto" w:fill="CCEEFF"/>
            <w:vAlign w:val="bottom"/>
          </w:tcPr>
          <w:p w14:paraId="0BFA835F">
            <w:r>
              <w:t> </w:t>
            </w:r>
          </w:p>
        </w:tc>
        <w:tc>
          <w:tcPr>
            <w:tcW w:w="0" w:type="auto"/>
            <w:shd w:val="clear" w:color="auto" w:fill="CCEEFF"/>
            <w:vAlign w:val="bottom"/>
          </w:tcPr>
          <w:p w14:paraId="248E868A">
            <w:r>
              <w:t> </w:t>
            </w:r>
          </w:p>
        </w:tc>
        <w:tc>
          <w:tcPr>
            <w:tcW w:w="0" w:type="auto"/>
            <w:shd w:val="clear" w:color="auto" w:fill="CCEEFF"/>
            <w:vAlign w:val="bottom"/>
          </w:tcPr>
          <w:p w14:paraId="0ACC2A5D">
            <w:pPr>
              <w:jc w:val="right"/>
            </w:pPr>
            <w:r>
              <w:t> </w:t>
            </w:r>
          </w:p>
        </w:tc>
        <w:tc>
          <w:tcPr>
            <w:tcW w:w="0" w:type="auto"/>
            <w:shd w:val="clear" w:color="auto" w:fill="CCEEFF"/>
            <w:vAlign w:val="bottom"/>
          </w:tcPr>
          <w:p w14:paraId="5581D72C">
            <w:r>
              <w:t> </w:t>
            </w:r>
          </w:p>
        </w:tc>
        <w:tc>
          <w:tcPr>
            <w:tcW w:w="0" w:type="auto"/>
            <w:shd w:val="clear" w:color="auto" w:fill="CCEEFF"/>
            <w:vAlign w:val="bottom"/>
          </w:tcPr>
          <w:p w14:paraId="7128A553">
            <w:r>
              <w:t> </w:t>
            </w:r>
          </w:p>
        </w:tc>
        <w:tc>
          <w:tcPr>
            <w:tcW w:w="0" w:type="auto"/>
            <w:shd w:val="clear" w:color="auto" w:fill="CCEEFF"/>
            <w:vAlign w:val="bottom"/>
          </w:tcPr>
          <w:p w14:paraId="3F5B4209">
            <w:r>
              <w:t> </w:t>
            </w:r>
          </w:p>
        </w:tc>
        <w:tc>
          <w:tcPr>
            <w:tcW w:w="0" w:type="auto"/>
            <w:shd w:val="clear" w:color="auto" w:fill="CCEEFF"/>
            <w:vAlign w:val="bottom"/>
          </w:tcPr>
          <w:p w14:paraId="2B0127DD">
            <w:pPr>
              <w:jc w:val="right"/>
            </w:pPr>
            <w:r>
              <w:t> </w:t>
            </w:r>
          </w:p>
        </w:tc>
        <w:tc>
          <w:tcPr>
            <w:tcW w:w="0" w:type="auto"/>
            <w:shd w:val="clear" w:color="auto" w:fill="CCEEFF"/>
            <w:vAlign w:val="bottom"/>
          </w:tcPr>
          <w:p w14:paraId="666325E5">
            <w:r>
              <w:t> </w:t>
            </w:r>
          </w:p>
        </w:tc>
        <w:tc>
          <w:tcPr>
            <w:tcW w:w="0" w:type="auto"/>
            <w:shd w:val="clear" w:color="auto" w:fill="CCEEFF"/>
            <w:vAlign w:val="bottom"/>
          </w:tcPr>
          <w:p w14:paraId="04B1AF84">
            <w:r>
              <w:t> </w:t>
            </w:r>
          </w:p>
        </w:tc>
        <w:tc>
          <w:tcPr>
            <w:tcW w:w="0" w:type="auto"/>
            <w:shd w:val="clear" w:color="auto" w:fill="CCEEFF"/>
            <w:vAlign w:val="bottom"/>
          </w:tcPr>
          <w:p w14:paraId="2FA70EF4">
            <w:r>
              <w:t> </w:t>
            </w:r>
          </w:p>
        </w:tc>
        <w:tc>
          <w:tcPr>
            <w:tcW w:w="0" w:type="auto"/>
            <w:shd w:val="clear" w:color="auto" w:fill="CCEEFF"/>
            <w:vAlign w:val="bottom"/>
          </w:tcPr>
          <w:p w14:paraId="36F582BA">
            <w:pPr>
              <w:jc w:val="right"/>
            </w:pPr>
            <w:r>
              <w:t> </w:t>
            </w:r>
          </w:p>
        </w:tc>
        <w:tc>
          <w:tcPr>
            <w:tcW w:w="0" w:type="auto"/>
            <w:shd w:val="clear" w:color="auto" w:fill="CCEEFF"/>
            <w:vAlign w:val="bottom"/>
          </w:tcPr>
          <w:p w14:paraId="03A4FC7B">
            <w:r>
              <w:t> </w:t>
            </w:r>
          </w:p>
        </w:tc>
      </w:tr>
      <w:tr w14:paraId="68C2DABC">
        <w:tc>
          <w:tcPr>
            <w:tcW w:w="0" w:type="auto"/>
            <w:shd w:val="clear" w:color="auto" w:fill="FFFFFF"/>
            <w:tcMar>
              <w:top w:w="0" w:type="dxa"/>
              <w:left w:w="180" w:type="dxa"/>
              <w:bottom w:w="0" w:type="dxa"/>
              <w:right w:w="0" w:type="dxa"/>
            </w:tcMar>
            <w:vAlign w:val="bottom"/>
          </w:tcPr>
          <w:p w14:paraId="41AB3C16">
            <w:pPr>
              <w:ind w:hanging="180"/>
            </w:pPr>
            <w:r>
              <w:t>Interest income (expenses), net</w:t>
            </w:r>
          </w:p>
        </w:tc>
        <w:tc>
          <w:tcPr>
            <w:tcW w:w="0" w:type="auto"/>
            <w:shd w:val="clear" w:color="auto" w:fill="FFFFFF"/>
            <w:vAlign w:val="bottom"/>
          </w:tcPr>
          <w:p w14:paraId="612CED55">
            <w:r>
              <w:t> </w:t>
            </w:r>
          </w:p>
        </w:tc>
        <w:tc>
          <w:tcPr>
            <w:tcW w:w="0" w:type="auto"/>
            <w:shd w:val="clear" w:color="auto" w:fill="FFFFFF"/>
            <w:vAlign w:val="bottom"/>
          </w:tcPr>
          <w:p w14:paraId="1399D1D0">
            <w:r>
              <w:t> </w:t>
            </w:r>
          </w:p>
        </w:tc>
        <w:tc>
          <w:tcPr>
            <w:tcW w:w="0" w:type="auto"/>
            <w:shd w:val="clear" w:color="auto" w:fill="FFFFFF"/>
            <w:vAlign w:val="bottom"/>
          </w:tcPr>
          <w:p w14:paraId="0F12DCAD">
            <w:pPr>
              <w:jc w:val="right"/>
            </w:pPr>
            <w:r>
              <w:t>278,102</w:t>
            </w:r>
          </w:p>
        </w:tc>
        <w:tc>
          <w:tcPr>
            <w:tcW w:w="0" w:type="auto"/>
            <w:shd w:val="clear" w:color="auto" w:fill="FFFFFF"/>
            <w:vAlign w:val="bottom"/>
          </w:tcPr>
          <w:p w14:paraId="61A89098">
            <w:r>
              <w:t> </w:t>
            </w:r>
          </w:p>
        </w:tc>
        <w:tc>
          <w:tcPr>
            <w:tcW w:w="0" w:type="auto"/>
            <w:shd w:val="clear" w:color="auto" w:fill="FFFFFF"/>
            <w:vAlign w:val="bottom"/>
          </w:tcPr>
          <w:p w14:paraId="1ABFF675">
            <w:r>
              <w:t> </w:t>
            </w:r>
          </w:p>
        </w:tc>
        <w:tc>
          <w:tcPr>
            <w:tcW w:w="0" w:type="auto"/>
            <w:shd w:val="clear" w:color="auto" w:fill="FFFFFF"/>
            <w:vAlign w:val="bottom"/>
          </w:tcPr>
          <w:p w14:paraId="515E94CF">
            <w:r>
              <w:t> </w:t>
            </w:r>
          </w:p>
        </w:tc>
        <w:tc>
          <w:tcPr>
            <w:tcW w:w="0" w:type="auto"/>
            <w:shd w:val="clear" w:color="auto" w:fill="FFFFFF"/>
            <w:vAlign w:val="bottom"/>
          </w:tcPr>
          <w:p w14:paraId="347FACC8">
            <w:pPr>
              <w:jc w:val="right"/>
            </w:pPr>
            <w:r>
              <w:t>(1,197,987</w:t>
            </w:r>
          </w:p>
        </w:tc>
        <w:tc>
          <w:tcPr>
            <w:tcW w:w="0" w:type="auto"/>
            <w:shd w:val="clear" w:color="auto" w:fill="FFFFFF"/>
            <w:vAlign w:val="bottom"/>
          </w:tcPr>
          <w:p w14:paraId="2114377F">
            <w:r>
              <w:t>)</w:t>
            </w:r>
          </w:p>
        </w:tc>
        <w:tc>
          <w:tcPr>
            <w:tcW w:w="0" w:type="auto"/>
            <w:shd w:val="clear" w:color="auto" w:fill="FFFFFF"/>
            <w:vAlign w:val="bottom"/>
          </w:tcPr>
          <w:p w14:paraId="1FA1B784">
            <w:r>
              <w:t> </w:t>
            </w:r>
          </w:p>
        </w:tc>
        <w:tc>
          <w:tcPr>
            <w:tcW w:w="0" w:type="auto"/>
            <w:shd w:val="clear" w:color="auto" w:fill="FFFFFF"/>
            <w:vAlign w:val="bottom"/>
          </w:tcPr>
          <w:p w14:paraId="1A09F528">
            <w:r>
              <w:t> </w:t>
            </w:r>
          </w:p>
        </w:tc>
        <w:tc>
          <w:tcPr>
            <w:tcW w:w="0" w:type="auto"/>
            <w:shd w:val="clear" w:color="auto" w:fill="FFFFFF"/>
            <w:vAlign w:val="bottom"/>
          </w:tcPr>
          <w:p w14:paraId="0B0ECDD6">
            <w:pPr>
              <w:jc w:val="right"/>
            </w:pPr>
            <w:r>
              <w:t>(507,158</w:t>
            </w:r>
          </w:p>
        </w:tc>
        <w:tc>
          <w:tcPr>
            <w:tcW w:w="0" w:type="auto"/>
            <w:shd w:val="clear" w:color="auto" w:fill="FFFFFF"/>
            <w:vAlign w:val="bottom"/>
          </w:tcPr>
          <w:p w14:paraId="51FB3719">
            <w:r>
              <w:t>)</w:t>
            </w:r>
          </w:p>
        </w:tc>
        <w:tc>
          <w:tcPr>
            <w:tcW w:w="0" w:type="auto"/>
            <w:shd w:val="clear" w:color="auto" w:fill="FFFFFF"/>
            <w:vAlign w:val="bottom"/>
          </w:tcPr>
          <w:p w14:paraId="2D7DA84E">
            <w:r>
              <w:t> </w:t>
            </w:r>
          </w:p>
        </w:tc>
        <w:tc>
          <w:tcPr>
            <w:tcW w:w="0" w:type="auto"/>
            <w:shd w:val="clear" w:color="auto" w:fill="FFFFFF"/>
            <w:vAlign w:val="bottom"/>
          </w:tcPr>
          <w:p w14:paraId="48AE733B">
            <w:r>
              <w:t> </w:t>
            </w:r>
          </w:p>
        </w:tc>
        <w:tc>
          <w:tcPr>
            <w:tcW w:w="0" w:type="auto"/>
            <w:shd w:val="clear" w:color="auto" w:fill="FFFFFF"/>
            <w:vAlign w:val="bottom"/>
          </w:tcPr>
          <w:p w14:paraId="67876F6E">
            <w:pPr>
              <w:jc w:val="right"/>
            </w:pPr>
            <w:r>
              <w:t>(1,777,036</w:t>
            </w:r>
          </w:p>
        </w:tc>
        <w:tc>
          <w:tcPr>
            <w:tcW w:w="0" w:type="auto"/>
            <w:shd w:val="clear" w:color="auto" w:fill="FFFFFF"/>
            <w:vAlign w:val="bottom"/>
          </w:tcPr>
          <w:p w14:paraId="51CAB65C">
            <w:r>
              <w:t>)</w:t>
            </w:r>
          </w:p>
        </w:tc>
      </w:tr>
      <w:tr w14:paraId="48DE3CA6">
        <w:tc>
          <w:tcPr>
            <w:tcW w:w="0" w:type="auto"/>
            <w:shd w:val="clear" w:color="auto" w:fill="CCEEFF"/>
            <w:tcMar>
              <w:top w:w="0" w:type="dxa"/>
              <w:left w:w="180" w:type="dxa"/>
              <w:bottom w:w="0" w:type="dxa"/>
              <w:right w:w="0" w:type="dxa"/>
            </w:tcMar>
            <w:vAlign w:val="bottom"/>
          </w:tcPr>
          <w:p w14:paraId="164E4D0B">
            <w:pPr>
              <w:ind w:hanging="180"/>
            </w:pPr>
            <w:r>
              <w:t>Other expenses, net</w:t>
            </w:r>
          </w:p>
        </w:tc>
        <w:tc>
          <w:tcPr>
            <w:tcW w:w="0" w:type="auto"/>
            <w:shd w:val="clear" w:color="auto" w:fill="CCEEFF"/>
            <w:vAlign w:val="bottom"/>
          </w:tcPr>
          <w:p w14:paraId="54EE644E">
            <w:r>
              <w:t> </w:t>
            </w:r>
          </w:p>
        </w:tc>
        <w:tc>
          <w:tcPr>
            <w:tcW w:w="0" w:type="auto"/>
            <w:shd w:val="clear" w:color="auto" w:fill="CCEEFF"/>
            <w:vAlign w:val="bottom"/>
          </w:tcPr>
          <w:p w14:paraId="588ADED9">
            <w:r>
              <w:t> </w:t>
            </w:r>
          </w:p>
        </w:tc>
        <w:tc>
          <w:tcPr>
            <w:tcW w:w="0" w:type="auto"/>
            <w:shd w:val="clear" w:color="auto" w:fill="CCEEFF"/>
            <w:vAlign w:val="bottom"/>
          </w:tcPr>
          <w:p w14:paraId="629414DB">
            <w:pPr>
              <w:jc w:val="right"/>
            </w:pPr>
            <w:r>
              <w:t>(1,392,802</w:t>
            </w:r>
          </w:p>
        </w:tc>
        <w:tc>
          <w:tcPr>
            <w:tcW w:w="0" w:type="auto"/>
            <w:shd w:val="clear" w:color="auto" w:fill="CCEEFF"/>
            <w:vAlign w:val="bottom"/>
          </w:tcPr>
          <w:p w14:paraId="65F0F038">
            <w:r>
              <w:t>)</w:t>
            </w:r>
          </w:p>
        </w:tc>
        <w:tc>
          <w:tcPr>
            <w:tcW w:w="0" w:type="auto"/>
            <w:shd w:val="clear" w:color="auto" w:fill="CCEEFF"/>
            <w:vAlign w:val="bottom"/>
          </w:tcPr>
          <w:p w14:paraId="673C8C4D">
            <w:r>
              <w:t> </w:t>
            </w:r>
          </w:p>
        </w:tc>
        <w:tc>
          <w:tcPr>
            <w:tcW w:w="0" w:type="auto"/>
            <w:shd w:val="clear" w:color="auto" w:fill="CCEEFF"/>
            <w:vAlign w:val="bottom"/>
          </w:tcPr>
          <w:p w14:paraId="18DF5EC3">
            <w:r>
              <w:t> </w:t>
            </w:r>
          </w:p>
        </w:tc>
        <w:tc>
          <w:tcPr>
            <w:tcW w:w="0" w:type="auto"/>
            <w:shd w:val="clear" w:color="auto" w:fill="CCEEFF"/>
            <w:vAlign w:val="bottom"/>
          </w:tcPr>
          <w:p w14:paraId="4C430AD3">
            <w:pPr>
              <w:jc w:val="right"/>
            </w:pPr>
            <w:r>
              <w:t>(392,200</w:t>
            </w:r>
          </w:p>
        </w:tc>
        <w:tc>
          <w:tcPr>
            <w:tcW w:w="0" w:type="auto"/>
            <w:shd w:val="clear" w:color="auto" w:fill="CCEEFF"/>
            <w:vAlign w:val="bottom"/>
          </w:tcPr>
          <w:p w14:paraId="43030C08">
            <w:r>
              <w:t>)</w:t>
            </w:r>
          </w:p>
        </w:tc>
        <w:tc>
          <w:tcPr>
            <w:tcW w:w="0" w:type="auto"/>
            <w:shd w:val="clear" w:color="auto" w:fill="CCEEFF"/>
            <w:vAlign w:val="bottom"/>
          </w:tcPr>
          <w:p w14:paraId="66F15E67">
            <w:r>
              <w:t> </w:t>
            </w:r>
          </w:p>
        </w:tc>
        <w:tc>
          <w:tcPr>
            <w:tcW w:w="0" w:type="auto"/>
            <w:shd w:val="clear" w:color="auto" w:fill="CCEEFF"/>
            <w:vAlign w:val="bottom"/>
          </w:tcPr>
          <w:p w14:paraId="54BF8AE8">
            <w:r>
              <w:t> </w:t>
            </w:r>
          </w:p>
        </w:tc>
        <w:tc>
          <w:tcPr>
            <w:tcW w:w="0" w:type="auto"/>
            <w:shd w:val="clear" w:color="auto" w:fill="CCEEFF"/>
            <w:vAlign w:val="bottom"/>
          </w:tcPr>
          <w:p w14:paraId="5340B8ED">
            <w:pPr>
              <w:jc w:val="right"/>
            </w:pPr>
            <w:r>
              <w:t>(2,932,052</w:t>
            </w:r>
          </w:p>
        </w:tc>
        <w:tc>
          <w:tcPr>
            <w:tcW w:w="0" w:type="auto"/>
            <w:shd w:val="clear" w:color="auto" w:fill="CCEEFF"/>
            <w:vAlign w:val="bottom"/>
          </w:tcPr>
          <w:p w14:paraId="75034359">
            <w:r>
              <w:t>)</w:t>
            </w:r>
          </w:p>
        </w:tc>
        <w:tc>
          <w:tcPr>
            <w:tcW w:w="0" w:type="auto"/>
            <w:shd w:val="clear" w:color="auto" w:fill="CCEEFF"/>
            <w:vAlign w:val="bottom"/>
          </w:tcPr>
          <w:p w14:paraId="193B92B6">
            <w:r>
              <w:t> </w:t>
            </w:r>
          </w:p>
        </w:tc>
        <w:tc>
          <w:tcPr>
            <w:tcW w:w="0" w:type="auto"/>
            <w:shd w:val="clear" w:color="auto" w:fill="CCEEFF"/>
            <w:vAlign w:val="bottom"/>
          </w:tcPr>
          <w:p w14:paraId="1D7820D1">
            <w:r>
              <w:t> </w:t>
            </w:r>
          </w:p>
        </w:tc>
        <w:tc>
          <w:tcPr>
            <w:tcW w:w="0" w:type="auto"/>
            <w:shd w:val="clear" w:color="auto" w:fill="CCEEFF"/>
            <w:vAlign w:val="bottom"/>
          </w:tcPr>
          <w:p w14:paraId="248FBD75">
            <w:pPr>
              <w:jc w:val="right"/>
            </w:pPr>
            <w:r>
              <w:t>(759,865</w:t>
            </w:r>
          </w:p>
        </w:tc>
        <w:tc>
          <w:tcPr>
            <w:tcW w:w="0" w:type="auto"/>
            <w:shd w:val="clear" w:color="auto" w:fill="CCEEFF"/>
            <w:vAlign w:val="bottom"/>
          </w:tcPr>
          <w:p w14:paraId="3963E894">
            <w:r>
              <w:t>)</w:t>
            </w:r>
          </w:p>
        </w:tc>
      </w:tr>
      <w:tr w14:paraId="2B473522">
        <w:tc>
          <w:tcPr>
            <w:tcW w:w="0" w:type="auto"/>
            <w:shd w:val="clear" w:color="auto" w:fill="FFFFFF"/>
            <w:tcMar>
              <w:top w:w="0" w:type="dxa"/>
              <w:left w:w="180" w:type="dxa"/>
              <w:bottom w:w="30" w:type="dxa"/>
              <w:right w:w="0" w:type="dxa"/>
            </w:tcMar>
            <w:vAlign w:val="bottom"/>
          </w:tcPr>
          <w:p w14:paraId="10C97FB4">
            <w:pPr>
              <w:ind w:hanging="180"/>
            </w:pPr>
            <w:r>
              <w:t>Changes in fair value of contingent consideration payable</w:t>
            </w:r>
          </w:p>
        </w:tc>
        <w:tc>
          <w:tcPr>
            <w:tcW w:w="0" w:type="auto"/>
            <w:shd w:val="clear" w:color="auto" w:fill="FFFFFF"/>
            <w:tcMar>
              <w:top w:w="0" w:type="dxa"/>
              <w:left w:w="0" w:type="dxa"/>
              <w:bottom w:w="30" w:type="dxa"/>
              <w:right w:w="0" w:type="dxa"/>
            </w:tcMar>
            <w:vAlign w:val="bottom"/>
          </w:tcPr>
          <w:p w14:paraId="1D34D63D">
            <w:r>
              <w:t> </w:t>
            </w:r>
          </w:p>
        </w:tc>
        <w:tc>
          <w:tcPr>
            <w:tcW w:w="0" w:type="auto"/>
            <w:tcBorders>
              <w:bottom w:val="single" w:color="000000" w:sz="12" w:space="0"/>
            </w:tcBorders>
            <w:shd w:val="clear" w:color="auto" w:fill="FFFFFF"/>
            <w:vAlign w:val="bottom"/>
          </w:tcPr>
          <w:p w14:paraId="0F0B9E55">
            <w:r>
              <w:t> </w:t>
            </w:r>
          </w:p>
        </w:tc>
        <w:tc>
          <w:tcPr>
            <w:tcW w:w="0" w:type="auto"/>
            <w:tcBorders>
              <w:bottom w:val="single" w:color="000000" w:sz="12" w:space="0"/>
            </w:tcBorders>
            <w:shd w:val="clear" w:color="auto" w:fill="FFFFFF"/>
            <w:vAlign w:val="bottom"/>
          </w:tcPr>
          <w:p w14:paraId="4BC5D0E2">
            <w:pPr>
              <w:jc w:val="right"/>
            </w:pPr>
            <w:r>
              <w:t>—</w:t>
            </w:r>
          </w:p>
        </w:tc>
        <w:tc>
          <w:tcPr>
            <w:tcW w:w="0" w:type="auto"/>
            <w:shd w:val="clear" w:color="auto" w:fill="FFFFFF"/>
            <w:tcMar>
              <w:top w:w="0" w:type="dxa"/>
              <w:left w:w="0" w:type="dxa"/>
              <w:bottom w:w="30" w:type="dxa"/>
              <w:right w:w="0" w:type="dxa"/>
            </w:tcMar>
            <w:vAlign w:val="bottom"/>
          </w:tcPr>
          <w:p w14:paraId="7EEB5C2B">
            <w:r>
              <w:t> </w:t>
            </w:r>
          </w:p>
        </w:tc>
        <w:tc>
          <w:tcPr>
            <w:tcW w:w="0" w:type="auto"/>
            <w:shd w:val="clear" w:color="auto" w:fill="FFFFFF"/>
            <w:tcMar>
              <w:top w:w="0" w:type="dxa"/>
              <w:left w:w="0" w:type="dxa"/>
              <w:bottom w:w="30" w:type="dxa"/>
              <w:right w:w="0" w:type="dxa"/>
            </w:tcMar>
            <w:vAlign w:val="bottom"/>
          </w:tcPr>
          <w:p w14:paraId="263BD74E">
            <w:r>
              <w:t> </w:t>
            </w:r>
          </w:p>
        </w:tc>
        <w:tc>
          <w:tcPr>
            <w:tcW w:w="0" w:type="auto"/>
            <w:tcBorders>
              <w:bottom w:val="single" w:color="000000" w:sz="12" w:space="0"/>
            </w:tcBorders>
            <w:shd w:val="clear" w:color="auto" w:fill="FFFFFF"/>
            <w:vAlign w:val="bottom"/>
          </w:tcPr>
          <w:p w14:paraId="60BFA493">
            <w:r>
              <w:t> </w:t>
            </w:r>
          </w:p>
        </w:tc>
        <w:tc>
          <w:tcPr>
            <w:tcW w:w="0" w:type="auto"/>
            <w:tcBorders>
              <w:bottom w:val="single" w:color="000000" w:sz="12" w:space="0"/>
            </w:tcBorders>
            <w:shd w:val="clear" w:color="auto" w:fill="FFFFFF"/>
            <w:vAlign w:val="bottom"/>
          </w:tcPr>
          <w:p w14:paraId="3319820E">
            <w:pPr>
              <w:jc w:val="right"/>
            </w:pPr>
            <w:r>
              <w:t>(941,764</w:t>
            </w:r>
          </w:p>
        </w:tc>
        <w:tc>
          <w:tcPr>
            <w:tcW w:w="0" w:type="auto"/>
            <w:shd w:val="clear" w:color="auto" w:fill="FFFFFF"/>
            <w:tcMar>
              <w:top w:w="0" w:type="dxa"/>
              <w:left w:w="0" w:type="dxa"/>
              <w:bottom w:w="30" w:type="dxa"/>
              <w:right w:w="0" w:type="dxa"/>
            </w:tcMar>
            <w:vAlign w:val="bottom"/>
          </w:tcPr>
          <w:p w14:paraId="749F2714">
            <w:r>
              <w:t>)</w:t>
            </w:r>
          </w:p>
        </w:tc>
        <w:tc>
          <w:tcPr>
            <w:tcW w:w="0" w:type="auto"/>
            <w:shd w:val="clear" w:color="auto" w:fill="FFFFFF"/>
            <w:tcMar>
              <w:top w:w="0" w:type="dxa"/>
              <w:left w:w="0" w:type="dxa"/>
              <w:bottom w:w="30" w:type="dxa"/>
              <w:right w:w="0" w:type="dxa"/>
            </w:tcMar>
            <w:vAlign w:val="bottom"/>
          </w:tcPr>
          <w:p w14:paraId="18AB1BDC">
            <w:r>
              <w:t> </w:t>
            </w:r>
          </w:p>
        </w:tc>
        <w:tc>
          <w:tcPr>
            <w:tcW w:w="0" w:type="auto"/>
            <w:tcBorders>
              <w:bottom w:val="single" w:color="000000" w:sz="12" w:space="0"/>
            </w:tcBorders>
            <w:shd w:val="clear" w:color="auto" w:fill="FFFFFF"/>
            <w:vAlign w:val="bottom"/>
          </w:tcPr>
          <w:p w14:paraId="7758887B">
            <w:r>
              <w:t> </w:t>
            </w:r>
          </w:p>
        </w:tc>
        <w:tc>
          <w:tcPr>
            <w:tcW w:w="0" w:type="auto"/>
            <w:tcBorders>
              <w:bottom w:val="single" w:color="000000" w:sz="12" w:space="0"/>
            </w:tcBorders>
            <w:shd w:val="clear" w:color="auto" w:fill="FFFFFF"/>
            <w:vAlign w:val="bottom"/>
          </w:tcPr>
          <w:p w14:paraId="1A78D46A">
            <w:pPr>
              <w:jc w:val="right"/>
            </w:pPr>
            <w:r>
              <w:t>—</w:t>
            </w:r>
          </w:p>
        </w:tc>
        <w:tc>
          <w:tcPr>
            <w:tcW w:w="0" w:type="auto"/>
            <w:shd w:val="clear" w:color="auto" w:fill="FFFFFF"/>
            <w:tcMar>
              <w:top w:w="0" w:type="dxa"/>
              <w:left w:w="0" w:type="dxa"/>
              <w:bottom w:w="30" w:type="dxa"/>
              <w:right w:w="0" w:type="dxa"/>
            </w:tcMar>
            <w:vAlign w:val="bottom"/>
          </w:tcPr>
          <w:p w14:paraId="2879B88E">
            <w:r>
              <w:t> </w:t>
            </w:r>
          </w:p>
        </w:tc>
        <w:tc>
          <w:tcPr>
            <w:tcW w:w="0" w:type="auto"/>
            <w:shd w:val="clear" w:color="auto" w:fill="FFFFFF"/>
            <w:tcMar>
              <w:top w:w="0" w:type="dxa"/>
              <w:left w:w="0" w:type="dxa"/>
              <w:bottom w:w="30" w:type="dxa"/>
              <w:right w:w="0" w:type="dxa"/>
            </w:tcMar>
            <w:vAlign w:val="bottom"/>
          </w:tcPr>
          <w:p w14:paraId="60A9F574">
            <w:r>
              <w:t> </w:t>
            </w:r>
          </w:p>
        </w:tc>
        <w:tc>
          <w:tcPr>
            <w:tcW w:w="0" w:type="auto"/>
            <w:tcBorders>
              <w:bottom w:val="single" w:color="000000" w:sz="12" w:space="0"/>
            </w:tcBorders>
            <w:shd w:val="clear" w:color="auto" w:fill="FFFFFF"/>
            <w:vAlign w:val="bottom"/>
          </w:tcPr>
          <w:p w14:paraId="733A431F">
            <w:r>
              <w:t> </w:t>
            </w:r>
          </w:p>
        </w:tc>
        <w:tc>
          <w:tcPr>
            <w:tcW w:w="0" w:type="auto"/>
            <w:tcBorders>
              <w:bottom w:val="single" w:color="000000" w:sz="12" w:space="0"/>
            </w:tcBorders>
            <w:shd w:val="clear" w:color="auto" w:fill="FFFFFF"/>
            <w:vAlign w:val="bottom"/>
          </w:tcPr>
          <w:p w14:paraId="1D2DF041">
            <w:pPr>
              <w:jc w:val="right"/>
            </w:pPr>
            <w:r>
              <w:t>(1,341,794</w:t>
            </w:r>
          </w:p>
        </w:tc>
        <w:tc>
          <w:tcPr>
            <w:tcW w:w="0" w:type="auto"/>
            <w:shd w:val="clear" w:color="auto" w:fill="FFFFFF"/>
            <w:tcMar>
              <w:top w:w="0" w:type="dxa"/>
              <w:left w:w="0" w:type="dxa"/>
              <w:bottom w:w="30" w:type="dxa"/>
              <w:right w:w="0" w:type="dxa"/>
            </w:tcMar>
            <w:vAlign w:val="bottom"/>
          </w:tcPr>
          <w:p w14:paraId="0666A7FC">
            <w:r>
              <w:t>)</w:t>
            </w:r>
          </w:p>
        </w:tc>
      </w:tr>
      <w:tr w14:paraId="5E94D4E8">
        <w:tc>
          <w:tcPr>
            <w:tcW w:w="0" w:type="auto"/>
            <w:shd w:val="clear" w:color="auto" w:fill="CCEEFF"/>
            <w:tcMar>
              <w:top w:w="0" w:type="dxa"/>
              <w:left w:w="180" w:type="dxa"/>
              <w:bottom w:w="30" w:type="dxa"/>
              <w:right w:w="0" w:type="dxa"/>
            </w:tcMar>
            <w:vAlign w:val="bottom"/>
          </w:tcPr>
          <w:p w14:paraId="65CE10DF">
            <w:pPr>
              <w:ind w:hanging="180"/>
              <w:rPr>
                <w:b/>
                <w:bCs/>
              </w:rPr>
            </w:pPr>
            <w:r>
              <w:rPr>
                <w:b/>
                <w:bCs/>
              </w:rPr>
              <w:t>Total other expenses, net</w:t>
            </w:r>
          </w:p>
        </w:tc>
        <w:tc>
          <w:tcPr>
            <w:tcW w:w="0" w:type="auto"/>
            <w:shd w:val="clear" w:color="auto" w:fill="CCEEFF"/>
            <w:tcMar>
              <w:top w:w="0" w:type="dxa"/>
              <w:left w:w="0" w:type="dxa"/>
              <w:bottom w:w="30" w:type="dxa"/>
              <w:right w:w="0" w:type="dxa"/>
            </w:tcMar>
            <w:vAlign w:val="bottom"/>
          </w:tcPr>
          <w:p w14:paraId="2D6A2BB5">
            <w:pPr>
              <w:rPr>
                <w:b/>
                <w:bCs/>
              </w:rPr>
            </w:pPr>
            <w:r>
              <w:rPr>
                <w:b/>
                <w:bCs/>
              </w:rPr>
              <w:t> </w:t>
            </w:r>
          </w:p>
        </w:tc>
        <w:tc>
          <w:tcPr>
            <w:tcW w:w="0" w:type="auto"/>
            <w:tcBorders>
              <w:bottom w:val="single" w:color="000000" w:sz="12" w:space="0"/>
            </w:tcBorders>
            <w:shd w:val="clear" w:color="auto" w:fill="CCEEFF"/>
            <w:vAlign w:val="bottom"/>
          </w:tcPr>
          <w:p w14:paraId="5D1B796C">
            <w:pPr>
              <w:rPr>
                <w:b/>
                <w:bCs/>
              </w:rPr>
            </w:pPr>
            <w:r>
              <w:rPr>
                <w:b/>
                <w:bCs/>
              </w:rPr>
              <w:t> </w:t>
            </w:r>
          </w:p>
        </w:tc>
        <w:tc>
          <w:tcPr>
            <w:tcW w:w="0" w:type="auto"/>
            <w:tcBorders>
              <w:bottom w:val="single" w:color="000000" w:sz="12" w:space="0"/>
            </w:tcBorders>
            <w:shd w:val="clear" w:color="auto" w:fill="CCEEFF"/>
            <w:vAlign w:val="bottom"/>
          </w:tcPr>
          <w:p w14:paraId="020E06B2">
            <w:pPr>
              <w:jc w:val="right"/>
              <w:rPr>
                <w:b/>
                <w:bCs/>
              </w:rPr>
            </w:pPr>
            <w:r>
              <w:rPr>
                <w:b/>
                <w:bCs/>
              </w:rPr>
              <w:t>(1,114,700</w:t>
            </w:r>
          </w:p>
        </w:tc>
        <w:tc>
          <w:tcPr>
            <w:tcW w:w="0" w:type="auto"/>
            <w:shd w:val="clear" w:color="auto" w:fill="CCEEFF"/>
            <w:tcMar>
              <w:top w:w="0" w:type="dxa"/>
              <w:left w:w="0" w:type="dxa"/>
              <w:bottom w:w="30" w:type="dxa"/>
              <w:right w:w="0" w:type="dxa"/>
            </w:tcMar>
            <w:vAlign w:val="bottom"/>
          </w:tcPr>
          <w:p w14:paraId="6F2381B3">
            <w:pPr>
              <w:rPr>
                <w:b/>
                <w:bCs/>
              </w:rPr>
            </w:pPr>
            <w:r>
              <w:rPr>
                <w:b/>
                <w:bCs/>
              </w:rPr>
              <w:t>)</w:t>
            </w:r>
          </w:p>
        </w:tc>
        <w:tc>
          <w:tcPr>
            <w:tcW w:w="0" w:type="auto"/>
            <w:shd w:val="clear" w:color="auto" w:fill="CCEEFF"/>
            <w:tcMar>
              <w:top w:w="0" w:type="dxa"/>
              <w:left w:w="0" w:type="dxa"/>
              <w:bottom w:w="30" w:type="dxa"/>
              <w:right w:w="0" w:type="dxa"/>
            </w:tcMar>
            <w:vAlign w:val="bottom"/>
          </w:tcPr>
          <w:p w14:paraId="4033A239">
            <w:pPr>
              <w:rPr>
                <w:b/>
                <w:bCs/>
              </w:rPr>
            </w:pPr>
            <w:r>
              <w:rPr>
                <w:b/>
                <w:bCs/>
              </w:rPr>
              <w:t> </w:t>
            </w:r>
          </w:p>
        </w:tc>
        <w:tc>
          <w:tcPr>
            <w:tcW w:w="0" w:type="auto"/>
            <w:tcBorders>
              <w:bottom w:val="single" w:color="000000" w:sz="12" w:space="0"/>
            </w:tcBorders>
            <w:shd w:val="clear" w:color="auto" w:fill="CCEEFF"/>
            <w:vAlign w:val="bottom"/>
          </w:tcPr>
          <w:p w14:paraId="17E3285F">
            <w:pPr>
              <w:rPr>
                <w:b/>
                <w:bCs/>
              </w:rPr>
            </w:pPr>
            <w:r>
              <w:rPr>
                <w:b/>
                <w:bCs/>
              </w:rPr>
              <w:t> </w:t>
            </w:r>
          </w:p>
        </w:tc>
        <w:tc>
          <w:tcPr>
            <w:tcW w:w="0" w:type="auto"/>
            <w:tcBorders>
              <w:bottom w:val="single" w:color="000000" w:sz="12" w:space="0"/>
            </w:tcBorders>
            <w:shd w:val="clear" w:color="auto" w:fill="CCEEFF"/>
            <w:vAlign w:val="bottom"/>
          </w:tcPr>
          <w:p w14:paraId="009078D1">
            <w:pPr>
              <w:jc w:val="right"/>
              <w:rPr>
                <w:b/>
                <w:bCs/>
              </w:rPr>
            </w:pPr>
            <w:r>
              <w:rPr>
                <w:b/>
                <w:bCs/>
              </w:rPr>
              <w:t>(2,531,951</w:t>
            </w:r>
          </w:p>
        </w:tc>
        <w:tc>
          <w:tcPr>
            <w:tcW w:w="0" w:type="auto"/>
            <w:shd w:val="clear" w:color="auto" w:fill="CCEEFF"/>
            <w:tcMar>
              <w:top w:w="0" w:type="dxa"/>
              <w:left w:w="0" w:type="dxa"/>
              <w:bottom w:w="30" w:type="dxa"/>
              <w:right w:w="0" w:type="dxa"/>
            </w:tcMar>
            <w:vAlign w:val="bottom"/>
          </w:tcPr>
          <w:p w14:paraId="41779529">
            <w:pPr>
              <w:rPr>
                <w:b/>
                <w:bCs/>
              </w:rPr>
            </w:pPr>
            <w:r>
              <w:rPr>
                <w:b/>
                <w:bCs/>
              </w:rPr>
              <w:t>)</w:t>
            </w:r>
          </w:p>
        </w:tc>
        <w:tc>
          <w:tcPr>
            <w:tcW w:w="0" w:type="auto"/>
            <w:shd w:val="clear" w:color="auto" w:fill="CCEEFF"/>
            <w:tcMar>
              <w:top w:w="0" w:type="dxa"/>
              <w:left w:w="0" w:type="dxa"/>
              <w:bottom w:w="30" w:type="dxa"/>
              <w:right w:w="0" w:type="dxa"/>
            </w:tcMar>
            <w:vAlign w:val="bottom"/>
          </w:tcPr>
          <w:p w14:paraId="23A21852">
            <w:pPr>
              <w:rPr>
                <w:b/>
                <w:bCs/>
              </w:rPr>
            </w:pPr>
            <w:r>
              <w:rPr>
                <w:b/>
                <w:bCs/>
              </w:rPr>
              <w:t> </w:t>
            </w:r>
          </w:p>
        </w:tc>
        <w:tc>
          <w:tcPr>
            <w:tcW w:w="0" w:type="auto"/>
            <w:tcBorders>
              <w:bottom w:val="single" w:color="000000" w:sz="12" w:space="0"/>
            </w:tcBorders>
            <w:shd w:val="clear" w:color="auto" w:fill="CCEEFF"/>
            <w:vAlign w:val="bottom"/>
          </w:tcPr>
          <w:p w14:paraId="1C8BB93D">
            <w:pPr>
              <w:rPr>
                <w:b/>
                <w:bCs/>
              </w:rPr>
            </w:pPr>
            <w:r>
              <w:rPr>
                <w:b/>
                <w:bCs/>
              </w:rPr>
              <w:t> </w:t>
            </w:r>
          </w:p>
        </w:tc>
        <w:tc>
          <w:tcPr>
            <w:tcW w:w="0" w:type="auto"/>
            <w:tcBorders>
              <w:bottom w:val="single" w:color="000000" w:sz="12" w:space="0"/>
            </w:tcBorders>
            <w:shd w:val="clear" w:color="auto" w:fill="CCEEFF"/>
            <w:vAlign w:val="bottom"/>
          </w:tcPr>
          <w:p w14:paraId="374E1C86">
            <w:pPr>
              <w:jc w:val="right"/>
              <w:rPr>
                <w:b/>
                <w:bCs/>
              </w:rPr>
            </w:pPr>
            <w:r>
              <w:rPr>
                <w:b/>
                <w:bCs/>
              </w:rPr>
              <w:t>(3,439,210</w:t>
            </w:r>
          </w:p>
        </w:tc>
        <w:tc>
          <w:tcPr>
            <w:tcW w:w="0" w:type="auto"/>
            <w:shd w:val="clear" w:color="auto" w:fill="CCEEFF"/>
            <w:tcMar>
              <w:top w:w="0" w:type="dxa"/>
              <w:left w:w="0" w:type="dxa"/>
              <w:bottom w:w="30" w:type="dxa"/>
              <w:right w:w="0" w:type="dxa"/>
            </w:tcMar>
            <w:vAlign w:val="bottom"/>
          </w:tcPr>
          <w:p w14:paraId="4AA8FF78">
            <w:pPr>
              <w:rPr>
                <w:b/>
                <w:bCs/>
              </w:rPr>
            </w:pPr>
            <w:r>
              <w:rPr>
                <w:b/>
                <w:bCs/>
              </w:rPr>
              <w:t>)</w:t>
            </w:r>
          </w:p>
        </w:tc>
        <w:tc>
          <w:tcPr>
            <w:tcW w:w="0" w:type="auto"/>
            <w:shd w:val="clear" w:color="auto" w:fill="CCEEFF"/>
            <w:tcMar>
              <w:top w:w="0" w:type="dxa"/>
              <w:left w:w="0" w:type="dxa"/>
              <w:bottom w:w="30" w:type="dxa"/>
              <w:right w:w="0" w:type="dxa"/>
            </w:tcMar>
            <w:vAlign w:val="bottom"/>
          </w:tcPr>
          <w:p w14:paraId="505D80AD">
            <w:pPr>
              <w:rPr>
                <w:b/>
                <w:bCs/>
              </w:rPr>
            </w:pPr>
            <w:r>
              <w:rPr>
                <w:b/>
                <w:bCs/>
              </w:rPr>
              <w:t> </w:t>
            </w:r>
          </w:p>
        </w:tc>
        <w:tc>
          <w:tcPr>
            <w:tcW w:w="0" w:type="auto"/>
            <w:tcBorders>
              <w:bottom w:val="single" w:color="000000" w:sz="12" w:space="0"/>
            </w:tcBorders>
            <w:shd w:val="clear" w:color="auto" w:fill="CCEEFF"/>
            <w:vAlign w:val="bottom"/>
          </w:tcPr>
          <w:p w14:paraId="2E1E3DC6">
            <w:pPr>
              <w:rPr>
                <w:b/>
                <w:bCs/>
              </w:rPr>
            </w:pPr>
            <w:r>
              <w:rPr>
                <w:b/>
                <w:bCs/>
              </w:rPr>
              <w:t> </w:t>
            </w:r>
          </w:p>
        </w:tc>
        <w:tc>
          <w:tcPr>
            <w:tcW w:w="0" w:type="auto"/>
            <w:tcBorders>
              <w:bottom w:val="single" w:color="000000" w:sz="12" w:space="0"/>
            </w:tcBorders>
            <w:shd w:val="clear" w:color="auto" w:fill="CCEEFF"/>
            <w:vAlign w:val="bottom"/>
          </w:tcPr>
          <w:p w14:paraId="59348EFF">
            <w:pPr>
              <w:jc w:val="right"/>
              <w:rPr>
                <w:b/>
                <w:bCs/>
              </w:rPr>
            </w:pPr>
            <w:r>
              <w:rPr>
                <w:b/>
                <w:bCs/>
              </w:rPr>
              <w:t>(3,878,695</w:t>
            </w:r>
          </w:p>
        </w:tc>
        <w:tc>
          <w:tcPr>
            <w:tcW w:w="0" w:type="auto"/>
            <w:shd w:val="clear" w:color="auto" w:fill="CCEEFF"/>
            <w:tcMar>
              <w:top w:w="0" w:type="dxa"/>
              <w:left w:w="0" w:type="dxa"/>
              <w:bottom w:w="30" w:type="dxa"/>
              <w:right w:w="0" w:type="dxa"/>
            </w:tcMar>
            <w:vAlign w:val="bottom"/>
          </w:tcPr>
          <w:p w14:paraId="505EC412">
            <w:pPr>
              <w:rPr>
                <w:b/>
                <w:bCs/>
              </w:rPr>
            </w:pPr>
            <w:r>
              <w:rPr>
                <w:b/>
                <w:bCs/>
              </w:rPr>
              <w:t>)</w:t>
            </w:r>
          </w:p>
        </w:tc>
      </w:tr>
      <w:tr w14:paraId="1AACAC06">
        <w:tc>
          <w:tcPr>
            <w:tcW w:w="0" w:type="auto"/>
            <w:shd w:val="clear" w:color="auto" w:fill="FFFFFF"/>
            <w:tcMar>
              <w:top w:w="0" w:type="dxa"/>
              <w:left w:w="180" w:type="dxa"/>
              <w:bottom w:w="0" w:type="dxa"/>
              <w:right w:w="0" w:type="dxa"/>
            </w:tcMar>
            <w:vAlign w:val="bottom"/>
          </w:tcPr>
          <w:p w14:paraId="0EB8B77A">
            <w:pPr>
              <w:ind w:hanging="180"/>
            </w:pPr>
            <w:r>
              <w:t> </w:t>
            </w:r>
          </w:p>
        </w:tc>
        <w:tc>
          <w:tcPr>
            <w:tcW w:w="0" w:type="auto"/>
            <w:shd w:val="clear" w:color="auto" w:fill="FFFFFF"/>
            <w:vAlign w:val="bottom"/>
          </w:tcPr>
          <w:p w14:paraId="5F638C13">
            <w:r>
              <w:t> </w:t>
            </w:r>
          </w:p>
        </w:tc>
        <w:tc>
          <w:tcPr>
            <w:tcW w:w="0" w:type="auto"/>
            <w:shd w:val="clear" w:color="auto" w:fill="FFFFFF"/>
            <w:vAlign w:val="bottom"/>
          </w:tcPr>
          <w:p w14:paraId="09019D0E">
            <w:r>
              <w:t> </w:t>
            </w:r>
          </w:p>
        </w:tc>
        <w:tc>
          <w:tcPr>
            <w:tcW w:w="0" w:type="auto"/>
            <w:shd w:val="clear" w:color="auto" w:fill="FFFFFF"/>
            <w:vAlign w:val="bottom"/>
          </w:tcPr>
          <w:p w14:paraId="1DF2E7FF">
            <w:pPr>
              <w:jc w:val="right"/>
            </w:pPr>
            <w:r>
              <w:t> </w:t>
            </w:r>
          </w:p>
        </w:tc>
        <w:tc>
          <w:tcPr>
            <w:tcW w:w="0" w:type="auto"/>
            <w:shd w:val="clear" w:color="auto" w:fill="FFFFFF"/>
            <w:vAlign w:val="bottom"/>
          </w:tcPr>
          <w:p w14:paraId="0ABAE72C">
            <w:r>
              <w:t> </w:t>
            </w:r>
          </w:p>
        </w:tc>
        <w:tc>
          <w:tcPr>
            <w:tcW w:w="0" w:type="auto"/>
            <w:shd w:val="clear" w:color="auto" w:fill="FFFFFF"/>
            <w:vAlign w:val="bottom"/>
          </w:tcPr>
          <w:p w14:paraId="3F434C0A">
            <w:r>
              <w:t> </w:t>
            </w:r>
          </w:p>
        </w:tc>
        <w:tc>
          <w:tcPr>
            <w:tcW w:w="0" w:type="auto"/>
            <w:shd w:val="clear" w:color="auto" w:fill="FFFFFF"/>
            <w:vAlign w:val="bottom"/>
          </w:tcPr>
          <w:p w14:paraId="13C8F94C">
            <w:r>
              <w:t> </w:t>
            </w:r>
          </w:p>
        </w:tc>
        <w:tc>
          <w:tcPr>
            <w:tcW w:w="0" w:type="auto"/>
            <w:shd w:val="clear" w:color="auto" w:fill="FFFFFF"/>
            <w:vAlign w:val="bottom"/>
          </w:tcPr>
          <w:p w14:paraId="20108E09">
            <w:pPr>
              <w:jc w:val="right"/>
            </w:pPr>
            <w:r>
              <w:t> </w:t>
            </w:r>
          </w:p>
        </w:tc>
        <w:tc>
          <w:tcPr>
            <w:tcW w:w="0" w:type="auto"/>
            <w:shd w:val="clear" w:color="auto" w:fill="FFFFFF"/>
            <w:vAlign w:val="bottom"/>
          </w:tcPr>
          <w:p w14:paraId="3625B64D">
            <w:r>
              <w:t> </w:t>
            </w:r>
          </w:p>
        </w:tc>
        <w:tc>
          <w:tcPr>
            <w:tcW w:w="0" w:type="auto"/>
            <w:shd w:val="clear" w:color="auto" w:fill="FFFFFF"/>
            <w:vAlign w:val="bottom"/>
          </w:tcPr>
          <w:p w14:paraId="5FCF894E">
            <w:r>
              <w:t> </w:t>
            </w:r>
          </w:p>
        </w:tc>
        <w:tc>
          <w:tcPr>
            <w:tcW w:w="0" w:type="auto"/>
            <w:shd w:val="clear" w:color="auto" w:fill="FFFFFF"/>
            <w:vAlign w:val="bottom"/>
          </w:tcPr>
          <w:p w14:paraId="37D34D4D">
            <w:r>
              <w:t> </w:t>
            </w:r>
          </w:p>
        </w:tc>
        <w:tc>
          <w:tcPr>
            <w:tcW w:w="0" w:type="auto"/>
            <w:shd w:val="clear" w:color="auto" w:fill="FFFFFF"/>
            <w:vAlign w:val="bottom"/>
          </w:tcPr>
          <w:p w14:paraId="40496641">
            <w:pPr>
              <w:jc w:val="right"/>
            </w:pPr>
            <w:r>
              <w:t> </w:t>
            </w:r>
          </w:p>
        </w:tc>
        <w:tc>
          <w:tcPr>
            <w:tcW w:w="0" w:type="auto"/>
            <w:shd w:val="clear" w:color="auto" w:fill="FFFFFF"/>
            <w:vAlign w:val="bottom"/>
          </w:tcPr>
          <w:p w14:paraId="5AE498F0">
            <w:r>
              <w:t> </w:t>
            </w:r>
          </w:p>
        </w:tc>
        <w:tc>
          <w:tcPr>
            <w:tcW w:w="0" w:type="auto"/>
            <w:shd w:val="clear" w:color="auto" w:fill="FFFFFF"/>
            <w:vAlign w:val="bottom"/>
          </w:tcPr>
          <w:p w14:paraId="0ECC1A6A">
            <w:r>
              <w:t> </w:t>
            </w:r>
          </w:p>
        </w:tc>
        <w:tc>
          <w:tcPr>
            <w:tcW w:w="0" w:type="auto"/>
            <w:shd w:val="clear" w:color="auto" w:fill="FFFFFF"/>
            <w:vAlign w:val="bottom"/>
          </w:tcPr>
          <w:p w14:paraId="471E0536">
            <w:r>
              <w:t> </w:t>
            </w:r>
          </w:p>
        </w:tc>
        <w:tc>
          <w:tcPr>
            <w:tcW w:w="0" w:type="auto"/>
            <w:shd w:val="clear" w:color="auto" w:fill="FFFFFF"/>
            <w:vAlign w:val="bottom"/>
          </w:tcPr>
          <w:p w14:paraId="65BAC500">
            <w:pPr>
              <w:jc w:val="right"/>
            </w:pPr>
            <w:r>
              <w:t> </w:t>
            </w:r>
          </w:p>
        </w:tc>
        <w:tc>
          <w:tcPr>
            <w:tcW w:w="0" w:type="auto"/>
            <w:shd w:val="clear" w:color="auto" w:fill="FFFFFF"/>
            <w:vAlign w:val="bottom"/>
          </w:tcPr>
          <w:p w14:paraId="49248FC7">
            <w:r>
              <w:t> </w:t>
            </w:r>
          </w:p>
        </w:tc>
      </w:tr>
      <w:tr w14:paraId="034E4C16">
        <w:tc>
          <w:tcPr>
            <w:tcW w:w="0" w:type="auto"/>
            <w:shd w:val="clear" w:color="auto" w:fill="CCEEFF"/>
            <w:tcMar>
              <w:top w:w="0" w:type="dxa"/>
              <w:left w:w="180" w:type="dxa"/>
              <w:bottom w:w="0" w:type="dxa"/>
              <w:right w:w="0" w:type="dxa"/>
            </w:tcMar>
            <w:vAlign w:val="bottom"/>
          </w:tcPr>
          <w:p w14:paraId="6D5016C7">
            <w:pPr>
              <w:ind w:hanging="180"/>
              <w:rPr>
                <w:b/>
                <w:bCs/>
              </w:rPr>
            </w:pPr>
            <w:r>
              <w:rPr>
                <w:b/>
                <w:bCs/>
              </w:rPr>
              <w:t>Income before income taxes</w:t>
            </w:r>
          </w:p>
        </w:tc>
        <w:tc>
          <w:tcPr>
            <w:tcW w:w="0" w:type="auto"/>
            <w:shd w:val="clear" w:color="auto" w:fill="CCEEFF"/>
            <w:vAlign w:val="bottom"/>
          </w:tcPr>
          <w:p w14:paraId="3486BDC4">
            <w:pPr>
              <w:rPr>
                <w:b/>
                <w:bCs/>
              </w:rPr>
            </w:pPr>
            <w:r>
              <w:rPr>
                <w:b/>
                <w:bCs/>
              </w:rPr>
              <w:t> </w:t>
            </w:r>
          </w:p>
        </w:tc>
        <w:tc>
          <w:tcPr>
            <w:tcW w:w="0" w:type="auto"/>
            <w:shd w:val="clear" w:color="auto" w:fill="CCEEFF"/>
            <w:vAlign w:val="bottom"/>
          </w:tcPr>
          <w:p w14:paraId="302ACA37">
            <w:pPr>
              <w:rPr>
                <w:b/>
                <w:bCs/>
              </w:rPr>
            </w:pPr>
            <w:r>
              <w:rPr>
                <w:b/>
                <w:bCs/>
              </w:rPr>
              <w:t> </w:t>
            </w:r>
          </w:p>
        </w:tc>
        <w:tc>
          <w:tcPr>
            <w:tcW w:w="0" w:type="auto"/>
            <w:shd w:val="clear" w:color="auto" w:fill="CCEEFF"/>
            <w:vAlign w:val="bottom"/>
          </w:tcPr>
          <w:p w14:paraId="749C7ACA">
            <w:pPr>
              <w:jc w:val="right"/>
              <w:rPr>
                <w:b/>
                <w:bCs/>
              </w:rPr>
            </w:pPr>
            <w:r>
              <w:rPr>
                <w:b/>
                <w:bCs/>
              </w:rPr>
              <w:t>21,440,482</w:t>
            </w:r>
          </w:p>
        </w:tc>
        <w:tc>
          <w:tcPr>
            <w:tcW w:w="0" w:type="auto"/>
            <w:shd w:val="clear" w:color="auto" w:fill="CCEEFF"/>
            <w:vAlign w:val="bottom"/>
          </w:tcPr>
          <w:p w14:paraId="321F9D48">
            <w:pPr>
              <w:rPr>
                <w:b/>
                <w:bCs/>
              </w:rPr>
            </w:pPr>
            <w:r>
              <w:rPr>
                <w:b/>
                <w:bCs/>
              </w:rPr>
              <w:t> </w:t>
            </w:r>
          </w:p>
        </w:tc>
        <w:tc>
          <w:tcPr>
            <w:tcW w:w="0" w:type="auto"/>
            <w:shd w:val="clear" w:color="auto" w:fill="CCEEFF"/>
            <w:vAlign w:val="bottom"/>
          </w:tcPr>
          <w:p w14:paraId="01E19D6A">
            <w:pPr>
              <w:rPr>
                <w:b/>
                <w:bCs/>
              </w:rPr>
            </w:pPr>
            <w:r>
              <w:rPr>
                <w:b/>
                <w:bCs/>
              </w:rPr>
              <w:t> </w:t>
            </w:r>
          </w:p>
        </w:tc>
        <w:tc>
          <w:tcPr>
            <w:tcW w:w="0" w:type="auto"/>
            <w:shd w:val="clear" w:color="auto" w:fill="CCEEFF"/>
            <w:vAlign w:val="bottom"/>
          </w:tcPr>
          <w:p w14:paraId="47609F35">
            <w:pPr>
              <w:rPr>
                <w:b/>
                <w:bCs/>
              </w:rPr>
            </w:pPr>
            <w:r>
              <w:rPr>
                <w:b/>
                <w:bCs/>
              </w:rPr>
              <w:t> </w:t>
            </w:r>
          </w:p>
        </w:tc>
        <w:tc>
          <w:tcPr>
            <w:tcW w:w="0" w:type="auto"/>
            <w:shd w:val="clear" w:color="auto" w:fill="CCEEFF"/>
            <w:vAlign w:val="bottom"/>
          </w:tcPr>
          <w:p w14:paraId="60C89AD5">
            <w:pPr>
              <w:jc w:val="right"/>
              <w:rPr>
                <w:b/>
                <w:bCs/>
              </w:rPr>
            </w:pPr>
            <w:r>
              <w:rPr>
                <w:b/>
                <w:bCs/>
              </w:rPr>
              <w:t>8,409,700</w:t>
            </w:r>
          </w:p>
        </w:tc>
        <w:tc>
          <w:tcPr>
            <w:tcW w:w="0" w:type="auto"/>
            <w:shd w:val="clear" w:color="auto" w:fill="CCEEFF"/>
            <w:vAlign w:val="bottom"/>
          </w:tcPr>
          <w:p w14:paraId="0AE8C169">
            <w:pPr>
              <w:rPr>
                <w:b/>
                <w:bCs/>
              </w:rPr>
            </w:pPr>
            <w:r>
              <w:rPr>
                <w:b/>
                <w:bCs/>
              </w:rPr>
              <w:t> </w:t>
            </w:r>
          </w:p>
        </w:tc>
        <w:tc>
          <w:tcPr>
            <w:tcW w:w="0" w:type="auto"/>
            <w:shd w:val="clear" w:color="auto" w:fill="CCEEFF"/>
            <w:vAlign w:val="bottom"/>
          </w:tcPr>
          <w:p w14:paraId="1E509F6E">
            <w:pPr>
              <w:rPr>
                <w:b/>
                <w:bCs/>
              </w:rPr>
            </w:pPr>
            <w:r>
              <w:rPr>
                <w:b/>
                <w:bCs/>
              </w:rPr>
              <w:t> </w:t>
            </w:r>
          </w:p>
        </w:tc>
        <w:tc>
          <w:tcPr>
            <w:tcW w:w="0" w:type="auto"/>
            <w:shd w:val="clear" w:color="auto" w:fill="CCEEFF"/>
            <w:vAlign w:val="bottom"/>
          </w:tcPr>
          <w:p w14:paraId="160100FA">
            <w:pPr>
              <w:rPr>
                <w:b/>
                <w:bCs/>
              </w:rPr>
            </w:pPr>
            <w:r>
              <w:rPr>
                <w:b/>
                <w:bCs/>
              </w:rPr>
              <w:t> </w:t>
            </w:r>
          </w:p>
        </w:tc>
        <w:tc>
          <w:tcPr>
            <w:tcW w:w="0" w:type="auto"/>
            <w:shd w:val="clear" w:color="auto" w:fill="CCEEFF"/>
            <w:vAlign w:val="bottom"/>
          </w:tcPr>
          <w:p w14:paraId="3F8F2B45">
            <w:pPr>
              <w:jc w:val="right"/>
              <w:rPr>
                <w:b/>
                <w:bCs/>
              </w:rPr>
            </w:pPr>
            <w:r>
              <w:rPr>
                <w:b/>
                <w:bCs/>
              </w:rPr>
              <w:t>55,386,016</w:t>
            </w:r>
          </w:p>
        </w:tc>
        <w:tc>
          <w:tcPr>
            <w:tcW w:w="0" w:type="auto"/>
            <w:shd w:val="clear" w:color="auto" w:fill="CCEEFF"/>
            <w:vAlign w:val="bottom"/>
          </w:tcPr>
          <w:p w14:paraId="727BD599">
            <w:pPr>
              <w:rPr>
                <w:b/>
                <w:bCs/>
              </w:rPr>
            </w:pPr>
            <w:r>
              <w:rPr>
                <w:b/>
                <w:bCs/>
              </w:rPr>
              <w:t> </w:t>
            </w:r>
          </w:p>
        </w:tc>
        <w:tc>
          <w:tcPr>
            <w:tcW w:w="0" w:type="auto"/>
            <w:shd w:val="clear" w:color="auto" w:fill="CCEEFF"/>
            <w:vAlign w:val="bottom"/>
          </w:tcPr>
          <w:p w14:paraId="13BE3F21">
            <w:pPr>
              <w:rPr>
                <w:b/>
                <w:bCs/>
              </w:rPr>
            </w:pPr>
            <w:r>
              <w:rPr>
                <w:b/>
                <w:bCs/>
              </w:rPr>
              <w:t> </w:t>
            </w:r>
          </w:p>
        </w:tc>
        <w:tc>
          <w:tcPr>
            <w:tcW w:w="0" w:type="auto"/>
            <w:shd w:val="clear" w:color="auto" w:fill="CCEEFF"/>
            <w:vAlign w:val="bottom"/>
          </w:tcPr>
          <w:p w14:paraId="048881E0">
            <w:pPr>
              <w:rPr>
                <w:b/>
                <w:bCs/>
              </w:rPr>
            </w:pPr>
            <w:r>
              <w:rPr>
                <w:b/>
                <w:bCs/>
              </w:rPr>
              <w:t> </w:t>
            </w:r>
          </w:p>
        </w:tc>
        <w:tc>
          <w:tcPr>
            <w:tcW w:w="0" w:type="auto"/>
            <w:shd w:val="clear" w:color="auto" w:fill="CCEEFF"/>
            <w:vAlign w:val="bottom"/>
          </w:tcPr>
          <w:p w14:paraId="03EB1A49">
            <w:pPr>
              <w:jc w:val="right"/>
              <w:rPr>
                <w:b/>
                <w:bCs/>
              </w:rPr>
            </w:pPr>
            <w:r>
              <w:rPr>
                <w:b/>
                <w:bCs/>
              </w:rPr>
              <w:t>5,798,184</w:t>
            </w:r>
          </w:p>
        </w:tc>
        <w:tc>
          <w:tcPr>
            <w:tcW w:w="0" w:type="auto"/>
            <w:shd w:val="clear" w:color="auto" w:fill="CCEEFF"/>
            <w:vAlign w:val="bottom"/>
          </w:tcPr>
          <w:p w14:paraId="6D5C26ED">
            <w:pPr>
              <w:rPr>
                <w:b/>
                <w:bCs/>
              </w:rPr>
            </w:pPr>
            <w:r>
              <w:rPr>
                <w:b/>
                <w:bCs/>
              </w:rPr>
              <w:t> </w:t>
            </w:r>
          </w:p>
        </w:tc>
      </w:tr>
      <w:tr w14:paraId="0B36201C">
        <w:tc>
          <w:tcPr>
            <w:tcW w:w="0" w:type="auto"/>
            <w:shd w:val="clear" w:color="auto" w:fill="FFFFFF"/>
            <w:tcMar>
              <w:top w:w="0" w:type="dxa"/>
              <w:left w:w="180" w:type="dxa"/>
              <w:bottom w:w="0" w:type="dxa"/>
              <w:right w:w="0" w:type="dxa"/>
            </w:tcMar>
            <w:vAlign w:val="bottom"/>
          </w:tcPr>
          <w:p w14:paraId="6DC99060">
            <w:pPr>
              <w:ind w:hanging="180"/>
            </w:pPr>
            <w:r>
              <w:t> </w:t>
            </w:r>
          </w:p>
        </w:tc>
        <w:tc>
          <w:tcPr>
            <w:tcW w:w="0" w:type="auto"/>
            <w:shd w:val="clear" w:color="auto" w:fill="FFFFFF"/>
            <w:vAlign w:val="bottom"/>
          </w:tcPr>
          <w:p w14:paraId="68B4AF68">
            <w:r>
              <w:t> </w:t>
            </w:r>
          </w:p>
        </w:tc>
        <w:tc>
          <w:tcPr>
            <w:tcW w:w="0" w:type="auto"/>
            <w:shd w:val="clear" w:color="auto" w:fill="FFFFFF"/>
            <w:vAlign w:val="bottom"/>
          </w:tcPr>
          <w:p w14:paraId="76BA1559">
            <w:r>
              <w:t> </w:t>
            </w:r>
          </w:p>
        </w:tc>
        <w:tc>
          <w:tcPr>
            <w:tcW w:w="0" w:type="auto"/>
            <w:shd w:val="clear" w:color="auto" w:fill="FFFFFF"/>
            <w:vAlign w:val="bottom"/>
          </w:tcPr>
          <w:p w14:paraId="5BD1FF1A">
            <w:pPr>
              <w:jc w:val="right"/>
            </w:pPr>
            <w:r>
              <w:t> </w:t>
            </w:r>
          </w:p>
        </w:tc>
        <w:tc>
          <w:tcPr>
            <w:tcW w:w="0" w:type="auto"/>
            <w:shd w:val="clear" w:color="auto" w:fill="FFFFFF"/>
            <w:vAlign w:val="bottom"/>
          </w:tcPr>
          <w:p w14:paraId="22346762">
            <w:r>
              <w:t> </w:t>
            </w:r>
          </w:p>
        </w:tc>
        <w:tc>
          <w:tcPr>
            <w:tcW w:w="0" w:type="auto"/>
            <w:shd w:val="clear" w:color="auto" w:fill="FFFFFF"/>
            <w:vAlign w:val="bottom"/>
          </w:tcPr>
          <w:p w14:paraId="4F6ED366">
            <w:r>
              <w:t> </w:t>
            </w:r>
          </w:p>
        </w:tc>
        <w:tc>
          <w:tcPr>
            <w:tcW w:w="0" w:type="auto"/>
            <w:shd w:val="clear" w:color="auto" w:fill="FFFFFF"/>
            <w:vAlign w:val="bottom"/>
          </w:tcPr>
          <w:p w14:paraId="69B0BDC1">
            <w:r>
              <w:t> </w:t>
            </w:r>
          </w:p>
        </w:tc>
        <w:tc>
          <w:tcPr>
            <w:tcW w:w="0" w:type="auto"/>
            <w:shd w:val="clear" w:color="auto" w:fill="FFFFFF"/>
            <w:vAlign w:val="bottom"/>
          </w:tcPr>
          <w:p w14:paraId="3C6C7CD1">
            <w:pPr>
              <w:jc w:val="right"/>
            </w:pPr>
            <w:r>
              <w:t> </w:t>
            </w:r>
          </w:p>
        </w:tc>
        <w:tc>
          <w:tcPr>
            <w:tcW w:w="0" w:type="auto"/>
            <w:shd w:val="clear" w:color="auto" w:fill="FFFFFF"/>
            <w:vAlign w:val="bottom"/>
          </w:tcPr>
          <w:p w14:paraId="28FD2064">
            <w:r>
              <w:t> </w:t>
            </w:r>
          </w:p>
        </w:tc>
        <w:tc>
          <w:tcPr>
            <w:tcW w:w="0" w:type="auto"/>
            <w:shd w:val="clear" w:color="auto" w:fill="FFFFFF"/>
            <w:vAlign w:val="bottom"/>
          </w:tcPr>
          <w:p w14:paraId="11D0543A">
            <w:r>
              <w:t> </w:t>
            </w:r>
          </w:p>
        </w:tc>
        <w:tc>
          <w:tcPr>
            <w:tcW w:w="0" w:type="auto"/>
            <w:shd w:val="clear" w:color="auto" w:fill="FFFFFF"/>
            <w:vAlign w:val="bottom"/>
          </w:tcPr>
          <w:p w14:paraId="003BFBE2">
            <w:r>
              <w:t> </w:t>
            </w:r>
          </w:p>
        </w:tc>
        <w:tc>
          <w:tcPr>
            <w:tcW w:w="0" w:type="auto"/>
            <w:shd w:val="clear" w:color="auto" w:fill="FFFFFF"/>
            <w:vAlign w:val="bottom"/>
          </w:tcPr>
          <w:p w14:paraId="183AB32B">
            <w:pPr>
              <w:jc w:val="right"/>
            </w:pPr>
            <w:r>
              <w:t> </w:t>
            </w:r>
          </w:p>
        </w:tc>
        <w:tc>
          <w:tcPr>
            <w:tcW w:w="0" w:type="auto"/>
            <w:shd w:val="clear" w:color="auto" w:fill="FFFFFF"/>
            <w:vAlign w:val="bottom"/>
          </w:tcPr>
          <w:p w14:paraId="1EF83697">
            <w:r>
              <w:t> </w:t>
            </w:r>
          </w:p>
        </w:tc>
        <w:tc>
          <w:tcPr>
            <w:tcW w:w="0" w:type="auto"/>
            <w:shd w:val="clear" w:color="auto" w:fill="FFFFFF"/>
            <w:vAlign w:val="bottom"/>
          </w:tcPr>
          <w:p w14:paraId="33530904">
            <w:r>
              <w:t> </w:t>
            </w:r>
          </w:p>
        </w:tc>
        <w:tc>
          <w:tcPr>
            <w:tcW w:w="0" w:type="auto"/>
            <w:shd w:val="clear" w:color="auto" w:fill="FFFFFF"/>
            <w:vAlign w:val="bottom"/>
          </w:tcPr>
          <w:p w14:paraId="138DB96B">
            <w:r>
              <w:t> </w:t>
            </w:r>
          </w:p>
        </w:tc>
        <w:tc>
          <w:tcPr>
            <w:tcW w:w="0" w:type="auto"/>
            <w:shd w:val="clear" w:color="auto" w:fill="FFFFFF"/>
            <w:vAlign w:val="bottom"/>
          </w:tcPr>
          <w:p w14:paraId="3F0F04FA">
            <w:pPr>
              <w:jc w:val="right"/>
            </w:pPr>
            <w:r>
              <w:t> </w:t>
            </w:r>
          </w:p>
        </w:tc>
        <w:tc>
          <w:tcPr>
            <w:tcW w:w="0" w:type="auto"/>
            <w:shd w:val="clear" w:color="auto" w:fill="FFFFFF"/>
            <w:vAlign w:val="bottom"/>
          </w:tcPr>
          <w:p w14:paraId="3E3ED31F">
            <w:r>
              <w:t> </w:t>
            </w:r>
          </w:p>
        </w:tc>
      </w:tr>
      <w:tr w14:paraId="4A2BC68C">
        <w:tc>
          <w:tcPr>
            <w:tcW w:w="0" w:type="auto"/>
            <w:shd w:val="clear" w:color="auto" w:fill="CCEEFF"/>
            <w:tcMar>
              <w:top w:w="0" w:type="dxa"/>
              <w:left w:w="180" w:type="dxa"/>
              <w:bottom w:w="30" w:type="dxa"/>
              <w:right w:w="0" w:type="dxa"/>
            </w:tcMar>
            <w:vAlign w:val="bottom"/>
          </w:tcPr>
          <w:p w14:paraId="367A8F77">
            <w:pPr>
              <w:ind w:hanging="180"/>
            </w:pPr>
            <w:r>
              <w:t>Income tax expenses</w:t>
            </w:r>
          </w:p>
        </w:tc>
        <w:tc>
          <w:tcPr>
            <w:tcW w:w="0" w:type="auto"/>
            <w:shd w:val="clear" w:color="auto" w:fill="CCEEFF"/>
            <w:tcMar>
              <w:top w:w="0" w:type="dxa"/>
              <w:left w:w="0" w:type="dxa"/>
              <w:bottom w:w="30" w:type="dxa"/>
              <w:right w:w="0" w:type="dxa"/>
            </w:tcMar>
            <w:vAlign w:val="bottom"/>
          </w:tcPr>
          <w:p w14:paraId="16DE920A">
            <w:r>
              <w:t> </w:t>
            </w:r>
          </w:p>
        </w:tc>
        <w:tc>
          <w:tcPr>
            <w:tcW w:w="0" w:type="auto"/>
            <w:tcBorders>
              <w:bottom w:val="single" w:color="000000" w:sz="12" w:space="0"/>
            </w:tcBorders>
            <w:shd w:val="clear" w:color="auto" w:fill="CCEEFF"/>
            <w:vAlign w:val="bottom"/>
          </w:tcPr>
          <w:p w14:paraId="739539E2">
            <w:r>
              <w:t> </w:t>
            </w:r>
          </w:p>
        </w:tc>
        <w:tc>
          <w:tcPr>
            <w:tcW w:w="0" w:type="auto"/>
            <w:tcBorders>
              <w:bottom w:val="single" w:color="000000" w:sz="12" w:space="0"/>
            </w:tcBorders>
            <w:shd w:val="clear" w:color="auto" w:fill="CCEEFF"/>
            <w:vAlign w:val="bottom"/>
          </w:tcPr>
          <w:p w14:paraId="3EDA9268">
            <w:pPr>
              <w:jc w:val="right"/>
            </w:pPr>
            <w:r>
              <w:t>(4,030,918</w:t>
            </w:r>
          </w:p>
        </w:tc>
        <w:tc>
          <w:tcPr>
            <w:tcW w:w="0" w:type="auto"/>
            <w:shd w:val="clear" w:color="auto" w:fill="CCEEFF"/>
            <w:tcMar>
              <w:top w:w="0" w:type="dxa"/>
              <w:left w:w="0" w:type="dxa"/>
              <w:bottom w:w="30" w:type="dxa"/>
              <w:right w:w="0" w:type="dxa"/>
            </w:tcMar>
            <w:vAlign w:val="bottom"/>
          </w:tcPr>
          <w:p w14:paraId="622F6AA2">
            <w:r>
              <w:t>)</w:t>
            </w:r>
          </w:p>
        </w:tc>
        <w:tc>
          <w:tcPr>
            <w:tcW w:w="0" w:type="auto"/>
            <w:shd w:val="clear" w:color="auto" w:fill="CCEEFF"/>
            <w:tcMar>
              <w:top w:w="0" w:type="dxa"/>
              <w:left w:w="0" w:type="dxa"/>
              <w:bottom w:w="30" w:type="dxa"/>
              <w:right w:w="0" w:type="dxa"/>
            </w:tcMar>
            <w:vAlign w:val="bottom"/>
          </w:tcPr>
          <w:p w14:paraId="501AB44C">
            <w:r>
              <w:t> </w:t>
            </w:r>
          </w:p>
        </w:tc>
        <w:tc>
          <w:tcPr>
            <w:tcW w:w="0" w:type="auto"/>
            <w:tcBorders>
              <w:bottom w:val="single" w:color="000000" w:sz="12" w:space="0"/>
            </w:tcBorders>
            <w:shd w:val="clear" w:color="auto" w:fill="CCEEFF"/>
            <w:vAlign w:val="bottom"/>
          </w:tcPr>
          <w:p w14:paraId="2B83B395">
            <w:r>
              <w:t> </w:t>
            </w:r>
          </w:p>
        </w:tc>
        <w:tc>
          <w:tcPr>
            <w:tcW w:w="0" w:type="auto"/>
            <w:tcBorders>
              <w:bottom w:val="single" w:color="000000" w:sz="12" w:space="0"/>
            </w:tcBorders>
            <w:shd w:val="clear" w:color="auto" w:fill="CCEEFF"/>
            <w:vAlign w:val="bottom"/>
          </w:tcPr>
          <w:p w14:paraId="768D2B26">
            <w:pPr>
              <w:jc w:val="right"/>
            </w:pPr>
            <w:r>
              <w:t>(2,191,989</w:t>
            </w:r>
          </w:p>
        </w:tc>
        <w:tc>
          <w:tcPr>
            <w:tcW w:w="0" w:type="auto"/>
            <w:shd w:val="clear" w:color="auto" w:fill="CCEEFF"/>
            <w:tcMar>
              <w:top w:w="0" w:type="dxa"/>
              <w:left w:w="0" w:type="dxa"/>
              <w:bottom w:w="30" w:type="dxa"/>
              <w:right w:w="0" w:type="dxa"/>
            </w:tcMar>
            <w:vAlign w:val="bottom"/>
          </w:tcPr>
          <w:p w14:paraId="20BD50B6">
            <w:r>
              <w:t>)</w:t>
            </w:r>
          </w:p>
        </w:tc>
        <w:tc>
          <w:tcPr>
            <w:tcW w:w="0" w:type="auto"/>
            <w:shd w:val="clear" w:color="auto" w:fill="CCEEFF"/>
            <w:tcMar>
              <w:top w:w="0" w:type="dxa"/>
              <w:left w:w="0" w:type="dxa"/>
              <w:bottom w:w="30" w:type="dxa"/>
              <w:right w:w="0" w:type="dxa"/>
            </w:tcMar>
            <w:vAlign w:val="bottom"/>
          </w:tcPr>
          <w:p w14:paraId="19CE0BFE">
            <w:r>
              <w:t> </w:t>
            </w:r>
          </w:p>
        </w:tc>
        <w:tc>
          <w:tcPr>
            <w:tcW w:w="0" w:type="auto"/>
            <w:tcBorders>
              <w:bottom w:val="single" w:color="000000" w:sz="12" w:space="0"/>
            </w:tcBorders>
            <w:shd w:val="clear" w:color="auto" w:fill="CCEEFF"/>
            <w:vAlign w:val="bottom"/>
          </w:tcPr>
          <w:p w14:paraId="10AED9C1">
            <w:r>
              <w:t> </w:t>
            </w:r>
          </w:p>
        </w:tc>
        <w:tc>
          <w:tcPr>
            <w:tcW w:w="0" w:type="auto"/>
            <w:tcBorders>
              <w:bottom w:val="single" w:color="000000" w:sz="12" w:space="0"/>
            </w:tcBorders>
            <w:shd w:val="clear" w:color="auto" w:fill="CCEEFF"/>
            <w:vAlign w:val="bottom"/>
          </w:tcPr>
          <w:p w14:paraId="1EE489B9">
            <w:pPr>
              <w:jc w:val="right"/>
            </w:pPr>
            <w:r>
              <w:t>(9,565,248</w:t>
            </w:r>
          </w:p>
        </w:tc>
        <w:tc>
          <w:tcPr>
            <w:tcW w:w="0" w:type="auto"/>
            <w:shd w:val="clear" w:color="auto" w:fill="CCEEFF"/>
            <w:tcMar>
              <w:top w:w="0" w:type="dxa"/>
              <w:left w:w="0" w:type="dxa"/>
              <w:bottom w:w="30" w:type="dxa"/>
              <w:right w:w="0" w:type="dxa"/>
            </w:tcMar>
            <w:vAlign w:val="bottom"/>
          </w:tcPr>
          <w:p w14:paraId="4084320F">
            <w:r>
              <w:t>)</w:t>
            </w:r>
          </w:p>
        </w:tc>
        <w:tc>
          <w:tcPr>
            <w:tcW w:w="0" w:type="auto"/>
            <w:shd w:val="clear" w:color="auto" w:fill="CCEEFF"/>
            <w:tcMar>
              <w:top w:w="0" w:type="dxa"/>
              <w:left w:w="0" w:type="dxa"/>
              <w:bottom w:w="30" w:type="dxa"/>
              <w:right w:w="0" w:type="dxa"/>
            </w:tcMar>
            <w:vAlign w:val="bottom"/>
          </w:tcPr>
          <w:p w14:paraId="2A81379A">
            <w:r>
              <w:t> </w:t>
            </w:r>
          </w:p>
        </w:tc>
        <w:tc>
          <w:tcPr>
            <w:tcW w:w="0" w:type="auto"/>
            <w:tcBorders>
              <w:bottom w:val="single" w:color="000000" w:sz="12" w:space="0"/>
            </w:tcBorders>
            <w:shd w:val="clear" w:color="auto" w:fill="CCEEFF"/>
            <w:vAlign w:val="bottom"/>
          </w:tcPr>
          <w:p w14:paraId="3A3ED3BB">
            <w:r>
              <w:t> </w:t>
            </w:r>
          </w:p>
        </w:tc>
        <w:tc>
          <w:tcPr>
            <w:tcW w:w="0" w:type="auto"/>
            <w:tcBorders>
              <w:bottom w:val="single" w:color="000000" w:sz="12" w:space="0"/>
            </w:tcBorders>
            <w:shd w:val="clear" w:color="auto" w:fill="CCEEFF"/>
            <w:vAlign w:val="bottom"/>
          </w:tcPr>
          <w:p w14:paraId="174D7D09">
            <w:pPr>
              <w:jc w:val="right"/>
            </w:pPr>
            <w:r>
              <w:t>(3,296,448</w:t>
            </w:r>
          </w:p>
        </w:tc>
        <w:tc>
          <w:tcPr>
            <w:tcW w:w="0" w:type="auto"/>
            <w:shd w:val="clear" w:color="auto" w:fill="CCEEFF"/>
            <w:tcMar>
              <w:top w:w="0" w:type="dxa"/>
              <w:left w:w="0" w:type="dxa"/>
              <w:bottom w:w="30" w:type="dxa"/>
              <w:right w:w="0" w:type="dxa"/>
            </w:tcMar>
            <w:vAlign w:val="bottom"/>
          </w:tcPr>
          <w:p w14:paraId="12C27C6B">
            <w:r>
              <w:t>)</w:t>
            </w:r>
          </w:p>
        </w:tc>
      </w:tr>
      <w:tr w14:paraId="1FE226C8">
        <w:tc>
          <w:tcPr>
            <w:tcW w:w="0" w:type="auto"/>
            <w:shd w:val="clear" w:color="auto" w:fill="FFFFFF"/>
            <w:tcMar>
              <w:top w:w="0" w:type="dxa"/>
              <w:left w:w="180" w:type="dxa"/>
              <w:bottom w:w="0" w:type="dxa"/>
              <w:right w:w="0" w:type="dxa"/>
            </w:tcMar>
            <w:vAlign w:val="bottom"/>
          </w:tcPr>
          <w:p w14:paraId="0C6CD31C">
            <w:pPr>
              <w:ind w:hanging="180"/>
              <w:rPr>
                <w:b/>
                <w:bCs/>
              </w:rPr>
            </w:pPr>
            <w:r>
              <w:rPr>
                <w:b/>
                <w:bCs/>
              </w:rPr>
              <w:t>Net income</w:t>
            </w:r>
          </w:p>
        </w:tc>
        <w:tc>
          <w:tcPr>
            <w:tcW w:w="0" w:type="auto"/>
            <w:shd w:val="clear" w:color="auto" w:fill="FFFFFF"/>
            <w:vAlign w:val="bottom"/>
          </w:tcPr>
          <w:p w14:paraId="45EBA260">
            <w:pPr>
              <w:rPr>
                <w:b/>
                <w:bCs/>
              </w:rPr>
            </w:pPr>
            <w:r>
              <w:rPr>
                <w:b/>
                <w:bCs/>
              </w:rPr>
              <w:t> </w:t>
            </w:r>
          </w:p>
        </w:tc>
        <w:tc>
          <w:tcPr>
            <w:tcW w:w="0" w:type="auto"/>
            <w:shd w:val="clear" w:color="auto" w:fill="FFFFFF"/>
            <w:vAlign w:val="bottom"/>
          </w:tcPr>
          <w:p w14:paraId="7BC12878">
            <w:pPr>
              <w:rPr>
                <w:b/>
                <w:bCs/>
              </w:rPr>
            </w:pPr>
            <w:r>
              <w:rPr>
                <w:b/>
                <w:bCs/>
              </w:rPr>
              <w:t> </w:t>
            </w:r>
          </w:p>
        </w:tc>
        <w:tc>
          <w:tcPr>
            <w:tcW w:w="0" w:type="auto"/>
            <w:shd w:val="clear" w:color="auto" w:fill="FFFFFF"/>
            <w:vAlign w:val="bottom"/>
          </w:tcPr>
          <w:p w14:paraId="3C3A7D81">
            <w:pPr>
              <w:jc w:val="right"/>
              <w:rPr>
                <w:b/>
                <w:bCs/>
              </w:rPr>
            </w:pPr>
            <w:r>
              <w:rPr>
                <w:b/>
                <w:bCs/>
              </w:rPr>
              <w:t>17,409,564</w:t>
            </w:r>
          </w:p>
        </w:tc>
        <w:tc>
          <w:tcPr>
            <w:tcW w:w="0" w:type="auto"/>
            <w:shd w:val="clear" w:color="auto" w:fill="FFFFFF"/>
            <w:vAlign w:val="bottom"/>
          </w:tcPr>
          <w:p w14:paraId="2AED85B9">
            <w:pPr>
              <w:rPr>
                <w:b/>
                <w:bCs/>
              </w:rPr>
            </w:pPr>
            <w:r>
              <w:rPr>
                <w:b/>
                <w:bCs/>
              </w:rPr>
              <w:t> </w:t>
            </w:r>
          </w:p>
        </w:tc>
        <w:tc>
          <w:tcPr>
            <w:tcW w:w="0" w:type="auto"/>
            <w:shd w:val="clear" w:color="auto" w:fill="FFFFFF"/>
            <w:vAlign w:val="bottom"/>
          </w:tcPr>
          <w:p w14:paraId="752FC519">
            <w:pPr>
              <w:rPr>
                <w:b/>
                <w:bCs/>
              </w:rPr>
            </w:pPr>
            <w:r>
              <w:rPr>
                <w:b/>
                <w:bCs/>
              </w:rPr>
              <w:t> </w:t>
            </w:r>
          </w:p>
        </w:tc>
        <w:tc>
          <w:tcPr>
            <w:tcW w:w="0" w:type="auto"/>
            <w:shd w:val="clear" w:color="auto" w:fill="FFFFFF"/>
            <w:vAlign w:val="bottom"/>
          </w:tcPr>
          <w:p w14:paraId="44A94771">
            <w:pPr>
              <w:rPr>
                <w:b/>
                <w:bCs/>
              </w:rPr>
            </w:pPr>
            <w:r>
              <w:rPr>
                <w:b/>
                <w:bCs/>
              </w:rPr>
              <w:t> </w:t>
            </w:r>
          </w:p>
        </w:tc>
        <w:tc>
          <w:tcPr>
            <w:tcW w:w="0" w:type="auto"/>
            <w:shd w:val="clear" w:color="auto" w:fill="FFFFFF"/>
            <w:vAlign w:val="bottom"/>
          </w:tcPr>
          <w:p w14:paraId="2D26A187">
            <w:pPr>
              <w:jc w:val="right"/>
              <w:rPr>
                <w:b/>
                <w:bCs/>
              </w:rPr>
            </w:pPr>
            <w:r>
              <w:rPr>
                <w:b/>
                <w:bCs/>
              </w:rPr>
              <w:t>6,217,711</w:t>
            </w:r>
          </w:p>
        </w:tc>
        <w:tc>
          <w:tcPr>
            <w:tcW w:w="0" w:type="auto"/>
            <w:shd w:val="clear" w:color="auto" w:fill="FFFFFF"/>
            <w:vAlign w:val="bottom"/>
          </w:tcPr>
          <w:p w14:paraId="3E0F8BF7">
            <w:pPr>
              <w:rPr>
                <w:b/>
                <w:bCs/>
              </w:rPr>
            </w:pPr>
            <w:r>
              <w:rPr>
                <w:b/>
                <w:bCs/>
              </w:rPr>
              <w:t> </w:t>
            </w:r>
          </w:p>
        </w:tc>
        <w:tc>
          <w:tcPr>
            <w:tcW w:w="0" w:type="auto"/>
            <w:shd w:val="clear" w:color="auto" w:fill="FFFFFF"/>
            <w:vAlign w:val="bottom"/>
          </w:tcPr>
          <w:p w14:paraId="757946FD">
            <w:pPr>
              <w:rPr>
                <w:b/>
                <w:bCs/>
              </w:rPr>
            </w:pPr>
            <w:r>
              <w:rPr>
                <w:b/>
                <w:bCs/>
              </w:rPr>
              <w:t> </w:t>
            </w:r>
          </w:p>
        </w:tc>
        <w:tc>
          <w:tcPr>
            <w:tcW w:w="0" w:type="auto"/>
            <w:shd w:val="clear" w:color="auto" w:fill="FFFFFF"/>
            <w:vAlign w:val="bottom"/>
          </w:tcPr>
          <w:p w14:paraId="48A543F5">
            <w:pPr>
              <w:rPr>
                <w:b/>
                <w:bCs/>
              </w:rPr>
            </w:pPr>
            <w:r>
              <w:rPr>
                <w:b/>
                <w:bCs/>
              </w:rPr>
              <w:t> </w:t>
            </w:r>
          </w:p>
        </w:tc>
        <w:tc>
          <w:tcPr>
            <w:tcW w:w="0" w:type="auto"/>
            <w:shd w:val="clear" w:color="auto" w:fill="FFFFFF"/>
            <w:vAlign w:val="bottom"/>
          </w:tcPr>
          <w:p w14:paraId="072CE526">
            <w:pPr>
              <w:jc w:val="right"/>
              <w:rPr>
                <w:b/>
                <w:bCs/>
              </w:rPr>
            </w:pPr>
            <w:r>
              <w:rPr>
                <w:b/>
                <w:bCs/>
              </w:rPr>
              <w:t>45,820,768</w:t>
            </w:r>
          </w:p>
        </w:tc>
        <w:tc>
          <w:tcPr>
            <w:tcW w:w="0" w:type="auto"/>
            <w:shd w:val="clear" w:color="auto" w:fill="FFFFFF"/>
            <w:vAlign w:val="bottom"/>
          </w:tcPr>
          <w:p w14:paraId="605F9FCB">
            <w:pPr>
              <w:rPr>
                <w:b/>
                <w:bCs/>
              </w:rPr>
            </w:pPr>
            <w:r>
              <w:rPr>
                <w:b/>
                <w:bCs/>
              </w:rPr>
              <w:t> </w:t>
            </w:r>
          </w:p>
        </w:tc>
        <w:tc>
          <w:tcPr>
            <w:tcW w:w="0" w:type="auto"/>
            <w:shd w:val="clear" w:color="auto" w:fill="FFFFFF"/>
            <w:vAlign w:val="bottom"/>
          </w:tcPr>
          <w:p w14:paraId="4F822967">
            <w:pPr>
              <w:rPr>
                <w:b/>
                <w:bCs/>
              </w:rPr>
            </w:pPr>
            <w:r>
              <w:rPr>
                <w:b/>
                <w:bCs/>
              </w:rPr>
              <w:t> </w:t>
            </w:r>
          </w:p>
        </w:tc>
        <w:tc>
          <w:tcPr>
            <w:tcW w:w="0" w:type="auto"/>
            <w:shd w:val="clear" w:color="auto" w:fill="FFFFFF"/>
            <w:vAlign w:val="bottom"/>
          </w:tcPr>
          <w:p w14:paraId="4F7B3B85">
            <w:pPr>
              <w:rPr>
                <w:b/>
                <w:bCs/>
              </w:rPr>
            </w:pPr>
            <w:r>
              <w:rPr>
                <w:b/>
                <w:bCs/>
              </w:rPr>
              <w:t> </w:t>
            </w:r>
          </w:p>
        </w:tc>
        <w:tc>
          <w:tcPr>
            <w:tcW w:w="0" w:type="auto"/>
            <w:shd w:val="clear" w:color="auto" w:fill="FFFFFF"/>
            <w:vAlign w:val="bottom"/>
          </w:tcPr>
          <w:p w14:paraId="45A734C2">
            <w:pPr>
              <w:jc w:val="right"/>
              <w:rPr>
                <w:b/>
                <w:bCs/>
              </w:rPr>
            </w:pPr>
            <w:r>
              <w:rPr>
                <w:b/>
                <w:bCs/>
              </w:rPr>
              <w:t>2,501,736</w:t>
            </w:r>
          </w:p>
        </w:tc>
        <w:tc>
          <w:tcPr>
            <w:tcW w:w="0" w:type="auto"/>
            <w:shd w:val="clear" w:color="auto" w:fill="FFFFFF"/>
            <w:vAlign w:val="bottom"/>
          </w:tcPr>
          <w:p w14:paraId="3A9FCF58">
            <w:pPr>
              <w:rPr>
                <w:b/>
                <w:bCs/>
              </w:rPr>
            </w:pPr>
            <w:r>
              <w:rPr>
                <w:b/>
                <w:bCs/>
              </w:rPr>
              <w:t> </w:t>
            </w:r>
          </w:p>
        </w:tc>
      </w:tr>
      <w:tr w14:paraId="6551C436">
        <w:tc>
          <w:tcPr>
            <w:tcW w:w="0" w:type="auto"/>
            <w:shd w:val="clear" w:color="auto" w:fill="CCEEFF"/>
            <w:tcMar>
              <w:top w:w="0" w:type="dxa"/>
              <w:left w:w="180" w:type="dxa"/>
              <w:bottom w:w="30" w:type="dxa"/>
              <w:right w:w="0" w:type="dxa"/>
            </w:tcMar>
            <w:vAlign w:val="bottom"/>
          </w:tcPr>
          <w:p w14:paraId="41F688E5">
            <w:pPr>
              <w:ind w:hanging="180"/>
            </w:pPr>
            <w:r>
              <w:t>Less: net loss attributable to noncontrolling interests</w:t>
            </w:r>
          </w:p>
        </w:tc>
        <w:tc>
          <w:tcPr>
            <w:tcW w:w="0" w:type="auto"/>
            <w:shd w:val="clear" w:color="auto" w:fill="CCEEFF"/>
            <w:tcMar>
              <w:top w:w="0" w:type="dxa"/>
              <w:left w:w="0" w:type="dxa"/>
              <w:bottom w:w="30" w:type="dxa"/>
              <w:right w:w="0" w:type="dxa"/>
            </w:tcMar>
            <w:vAlign w:val="bottom"/>
          </w:tcPr>
          <w:p w14:paraId="29EE828C">
            <w:r>
              <w:t> </w:t>
            </w:r>
          </w:p>
        </w:tc>
        <w:tc>
          <w:tcPr>
            <w:tcW w:w="0" w:type="auto"/>
            <w:tcBorders>
              <w:bottom w:val="single" w:color="000000" w:sz="12" w:space="0"/>
            </w:tcBorders>
            <w:shd w:val="clear" w:color="auto" w:fill="CCEEFF"/>
            <w:vAlign w:val="bottom"/>
          </w:tcPr>
          <w:p w14:paraId="3E130808">
            <w:r>
              <w:t> </w:t>
            </w:r>
          </w:p>
        </w:tc>
        <w:tc>
          <w:tcPr>
            <w:tcW w:w="0" w:type="auto"/>
            <w:tcBorders>
              <w:bottom w:val="single" w:color="000000" w:sz="12" w:space="0"/>
            </w:tcBorders>
            <w:shd w:val="clear" w:color="auto" w:fill="CCEEFF"/>
            <w:vAlign w:val="bottom"/>
          </w:tcPr>
          <w:p w14:paraId="7B27E635">
            <w:pPr>
              <w:jc w:val="right"/>
            </w:pPr>
            <w:r>
              <w:t>—</w:t>
            </w:r>
          </w:p>
        </w:tc>
        <w:tc>
          <w:tcPr>
            <w:tcW w:w="0" w:type="auto"/>
            <w:shd w:val="clear" w:color="auto" w:fill="CCEEFF"/>
            <w:tcMar>
              <w:top w:w="0" w:type="dxa"/>
              <w:left w:w="0" w:type="dxa"/>
              <w:bottom w:w="30" w:type="dxa"/>
              <w:right w:w="0" w:type="dxa"/>
            </w:tcMar>
            <w:vAlign w:val="bottom"/>
          </w:tcPr>
          <w:p w14:paraId="44B76E26">
            <w:r>
              <w:t> </w:t>
            </w:r>
          </w:p>
        </w:tc>
        <w:tc>
          <w:tcPr>
            <w:tcW w:w="0" w:type="auto"/>
            <w:shd w:val="clear" w:color="auto" w:fill="CCEEFF"/>
            <w:tcMar>
              <w:top w:w="0" w:type="dxa"/>
              <w:left w:w="0" w:type="dxa"/>
              <w:bottom w:w="30" w:type="dxa"/>
              <w:right w:w="0" w:type="dxa"/>
            </w:tcMar>
            <w:vAlign w:val="bottom"/>
          </w:tcPr>
          <w:p w14:paraId="4C097B0D">
            <w:r>
              <w:t> </w:t>
            </w:r>
          </w:p>
        </w:tc>
        <w:tc>
          <w:tcPr>
            <w:tcW w:w="0" w:type="auto"/>
            <w:tcBorders>
              <w:bottom w:val="single" w:color="000000" w:sz="12" w:space="0"/>
            </w:tcBorders>
            <w:shd w:val="clear" w:color="auto" w:fill="CCEEFF"/>
            <w:vAlign w:val="bottom"/>
          </w:tcPr>
          <w:p w14:paraId="22C273FF">
            <w:r>
              <w:t> </w:t>
            </w:r>
          </w:p>
        </w:tc>
        <w:tc>
          <w:tcPr>
            <w:tcW w:w="0" w:type="auto"/>
            <w:tcBorders>
              <w:bottom w:val="single" w:color="000000" w:sz="12" w:space="0"/>
            </w:tcBorders>
            <w:shd w:val="clear" w:color="auto" w:fill="CCEEFF"/>
            <w:vAlign w:val="bottom"/>
          </w:tcPr>
          <w:p w14:paraId="18E8C20D">
            <w:pPr>
              <w:jc w:val="right"/>
            </w:pPr>
            <w:r>
              <w:t>(502,522</w:t>
            </w:r>
          </w:p>
        </w:tc>
        <w:tc>
          <w:tcPr>
            <w:tcW w:w="0" w:type="auto"/>
            <w:shd w:val="clear" w:color="auto" w:fill="CCEEFF"/>
            <w:tcMar>
              <w:top w:w="0" w:type="dxa"/>
              <w:left w:w="0" w:type="dxa"/>
              <w:bottom w:w="30" w:type="dxa"/>
              <w:right w:w="0" w:type="dxa"/>
            </w:tcMar>
            <w:vAlign w:val="bottom"/>
          </w:tcPr>
          <w:p w14:paraId="346919FB">
            <w:r>
              <w:t>)</w:t>
            </w:r>
          </w:p>
        </w:tc>
        <w:tc>
          <w:tcPr>
            <w:tcW w:w="0" w:type="auto"/>
            <w:shd w:val="clear" w:color="auto" w:fill="CCEEFF"/>
            <w:tcMar>
              <w:top w:w="0" w:type="dxa"/>
              <w:left w:w="0" w:type="dxa"/>
              <w:bottom w:w="30" w:type="dxa"/>
              <w:right w:w="0" w:type="dxa"/>
            </w:tcMar>
            <w:vAlign w:val="bottom"/>
          </w:tcPr>
          <w:p w14:paraId="3F1680EF">
            <w:r>
              <w:t> </w:t>
            </w:r>
          </w:p>
        </w:tc>
        <w:tc>
          <w:tcPr>
            <w:tcW w:w="0" w:type="auto"/>
            <w:tcBorders>
              <w:bottom w:val="single" w:color="000000" w:sz="12" w:space="0"/>
            </w:tcBorders>
            <w:shd w:val="clear" w:color="auto" w:fill="CCEEFF"/>
            <w:vAlign w:val="bottom"/>
          </w:tcPr>
          <w:p w14:paraId="5D5D26FE">
            <w:r>
              <w:t> </w:t>
            </w:r>
          </w:p>
        </w:tc>
        <w:tc>
          <w:tcPr>
            <w:tcW w:w="0" w:type="auto"/>
            <w:tcBorders>
              <w:bottom w:val="single" w:color="000000" w:sz="12" w:space="0"/>
            </w:tcBorders>
            <w:shd w:val="clear" w:color="auto" w:fill="CCEEFF"/>
            <w:vAlign w:val="bottom"/>
          </w:tcPr>
          <w:p w14:paraId="59ADB3C4">
            <w:pPr>
              <w:jc w:val="right"/>
            </w:pPr>
            <w:r>
              <w:t>—</w:t>
            </w:r>
          </w:p>
        </w:tc>
        <w:tc>
          <w:tcPr>
            <w:tcW w:w="0" w:type="auto"/>
            <w:shd w:val="clear" w:color="auto" w:fill="CCEEFF"/>
            <w:tcMar>
              <w:top w:w="0" w:type="dxa"/>
              <w:left w:w="0" w:type="dxa"/>
              <w:bottom w:w="30" w:type="dxa"/>
              <w:right w:w="0" w:type="dxa"/>
            </w:tcMar>
            <w:vAlign w:val="bottom"/>
          </w:tcPr>
          <w:p w14:paraId="77D649B4">
            <w:r>
              <w:t> </w:t>
            </w:r>
          </w:p>
        </w:tc>
        <w:tc>
          <w:tcPr>
            <w:tcW w:w="0" w:type="auto"/>
            <w:shd w:val="clear" w:color="auto" w:fill="CCEEFF"/>
            <w:tcMar>
              <w:top w:w="0" w:type="dxa"/>
              <w:left w:w="0" w:type="dxa"/>
              <w:bottom w:w="30" w:type="dxa"/>
              <w:right w:w="0" w:type="dxa"/>
            </w:tcMar>
            <w:vAlign w:val="bottom"/>
          </w:tcPr>
          <w:p w14:paraId="72D686FB">
            <w:r>
              <w:t> </w:t>
            </w:r>
          </w:p>
        </w:tc>
        <w:tc>
          <w:tcPr>
            <w:tcW w:w="0" w:type="auto"/>
            <w:tcBorders>
              <w:bottom w:val="single" w:color="000000" w:sz="12" w:space="0"/>
            </w:tcBorders>
            <w:shd w:val="clear" w:color="auto" w:fill="CCEEFF"/>
            <w:vAlign w:val="bottom"/>
          </w:tcPr>
          <w:p w14:paraId="2B05507C">
            <w:r>
              <w:t> </w:t>
            </w:r>
          </w:p>
        </w:tc>
        <w:tc>
          <w:tcPr>
            <w:tcW w:w="0" w:type="auto"/>
            <w:tcBorders>
              <w:bottom w:val="single" w:color="000000" w:sz="12" w:space="0"/>
            </w:tcBorders>
            <w:shd w:val="clear" w:color="auto" w:fill="CCEEFF"/>
            <w:vAlign w:val="bottom"/>
          </w:tcPr>
          <w:p w14:paraId="05ED5DEC">
            <w:pPr>
              <w:jc w:val="right"/>
            </w:pPr>
            <w:r>
              <w:t>(965,275</w:t>
            </w:r>
          </w:p>
        </w:tc>
        <w:tc>
          <w:tcPr>
            <w:tcW w:w="0" w:type="auto"/>
            <w:shd w:val="clear" w:color="auto" w:fill="CCEEFF"/>
            <w:tcMar>
              <w:top w:w="0" w:type="dxa"/>
              <w:left w:w="0" w:type="dxa"/>
              <w:bottom w:w="30" w:type="dxa"/>
              <w:right w:w="0" w:type="dxa"/>
            </w:tcMar>
            <w:vAlign w:val="bottom"/>
          </w:tcPr>
          <w:p w14:paraId="7E38D509">
            <w:r>
              <w:t>)</w:t>
            </w:r>
          </w:p>
        </w:tc>
      </w:tr>
      <w:tr w14:paraId="2D24D446">
        <w:tc>
          <w:tcPr>
            <w:tcW w:w="0" w:type="auto"/>
            <w:shd w:val="clear" w:color="auto" w:fill="FFFFFF"/>
            <w:tcMar>
              <w:top w:w="0" w:type="dxa"/>
              <w:left w:w="180" w:type="dxa"/>
              <w:bottom w:w="50" w:type="dxa"/>
              <w:right w:w="0" w:type="dxa"/>
            </w:tcMar>
            <w:vAlign w:val="bottom"/>
          </w:tcPr>
          <w:p w14:paraId="0CE134E5">
            <w:pPr>
              <w:ind w:hanging="180"/>
              <w:rPr>
                <w:b/>
                <w:bCs/>
              </w:rPr>
            </w:pPr>
            <w:r>
              <w:rPr>
                <w:b/>
                <w:bCs/>
              </w:rPr>
              <w:t>Net income attributable to TOYO Co., Ltd.’s shareholders</w:t>
            </w:r>
          </w:p>
        </w:tc>
        <w:tc>
          <w:tcPr>
            <w:tcW w:w="0" w:type="auto"/>
            <w:shd w:val="clear" w:color="auto" w:fill="FFFFFF"/>
            <w:tcMar>
              <w:top w:w="0" w:type="dxa"/>
              <w:left w:w="0" w:type="dxa"/>
              <w:bottom w:w="50" w:type="dxa"/>
              <w:right w:w="0" w:type="dxa"/>
            </w:tcMar>
            <w:vAlign w:val="bottom"/>
          </w:tcPr>
          <w:p w14:paraId="36B6F089">
            <w:pPr>
              <w:rPr>
                <w:b/>
                <w:bCs/>
              </w:rPr>
            </w:pPr>
            <w:r>
              <w:rPr>
                <w:b/>
                <w:bCs/>
              </w:rPr>
              <w:t> </w:t>
            </w:r>
          </w:p>
        </w:tc>
        <w:tc>
          <w:tcPr>
            <w:tcW w:w="0" w:type="auto"/>
            <w:tcBorders>
              <w:bottom w:val="double" w:color="000000" w:sz="12" w:space="0"/>
            </w:tcBorders>
            <w:shd w:val="clear" w:color="auto" w:fill="FFFFFF"/>
            <w:vAlign w:val="bottom"/>
          </w:tcPr>
          <w:p w14:paraId="23368C37">
            <w:pPr>
              <w:rPr>
                <w:b/>
                <w:bCs/>
              </w:rPr>
            </w:pPr>
            <w:r>
              <w:rPr>
                <w:b/>
                <w:bCs/>
              </w:rPr>
              <w:t>$</w:t>
            </w:r>
          </w:p>
        </w:tc>
        <w:tc>
          <w:tcPr>
            <w:tcW w:w="0" w:type="auto"/>
            <w:tcBorders>
              <w:bottom w:val="double" w:color="000000" w:sz="12" w:space="0"/>
            </w:tcBorders>
            <w:shd w:val="clear" w:color="auto" w:fill="FFFFFF"/>
            <w:vAlign w:val="bottom"/>
          </w:tcPr>
          <w:p w14:paraId="7EADE8A7">
            <w:pPr>
              <w:jc w:val="right"/>
              <w:rPr>
                <w:b/>
                <w:bCs/>
              </w:rPr>
            </w:pPr>
            <w:r>
              <w:rPr>
                <w:b/>
                <w:bCs/>
              </w:rPr>
              <w:t>17,409,564</w:t>
            </w:r>
          </w:p>
        </w:tc>
        <w:tc>
          <w:tcPr>
            <w:tcW w:w="0" w:type="auto"/>
            <w:shd w:val="clear" w:color="auto" w:fill="FFFFFF"/>
            <w:tcMar>
              <w:top w:w="0" w:type="dxa"/>
              <w:left w:w="0" w:type="dxa"/>
              <w:bottom w:w="50" w:type="dxa"/>
              <w:right w:w="0" w:type="dxa"/>
            </w:tcMar>
            <w:vAlign w:val="bottom"/>
          </w:tcPr>
          <w:p w14:paraId="70C3443A">
            <w:pPr>
              <w:rPr>
                <w:b/>
                <w:bCs/>
              </w:rPr>
            </w:pPr>
            <w:r>
              <w:rPr>
                <w:b/>
                <w:bCs/>
              </w:rPr>
              <w:t> </w:t>
            </w:r>
          </w:p>
        </w:tc>
        <w:tc>
          <w:tcPr>
            <w:tcW w:w="0" w:type="auto"/>
            <w:shd w:val="clear" w:color="auto" w:fill="FFFFFF"/>
            <w:tcMar>
              <w:top w:w="0" w:type="dxa"/>
              <w:left w:w="0" w:type="dxa"/>
              <w:bottom w:w="50" w:type="dxa"/>
              <w:right w:w="0" w:type="dxa"/>
            </w:tcMar>
            <w:vAlign w:val="bottom"/>
          </w:tcPr>
          <w:p w14:paraId="0E1D6520">
            <w:pPr>
              <w:rPr>
                <w:b/>
                <w:bCs/>
              </w:rPr>
            </w:pPr>
            <w:r>
              <w:rPr>
                <w:b/>
                <w:bCs/>
              </w:rPr>
              <w:t> </w:t>
            </w:r>
          </w:p>
        </w:tc>
        <w:tc>
          <w:tcPr>
            <w:tcW w:w="0" w:type="auto"/>
            <w:tcBorders>
              <w:bottom w:val="double" w:color="000000" w:sz="12" w:space="0"/>
            </w:tcBorders>
            <w:shd w:val="clear" w:color="auto" w:fill="FFFFFF"/>
            <w:vAlign w:val="bottom"/>
          </w:tcPr>
          <w:p w14:paraId="18BD4070">
            <w:pPr>
              <w:rPr>
                <w:b/>
                <w:bCs/>
              </w:rPr>
            </w:pPr>
            <w:r>
              <w:rPr>
                <w:b/>
                <w:bCs/>
              </w:rPr>
              <w:t>$</w:t>
            </w:r>
          </w:p>
        </w:tc>
        <w:tc>
          <w:tcPr>
            <w:tcW w:w="0" w:type="auto"/>
            <w:tcBorders>
              <w:bottom w:val="double" w:color="000000" w:sz="12" w:space="0"/>
            </w:tcBorders>
            <w:shd w:val="clear" w:color="auto" w:fill="FFFFFF"/>
            <w:vAlign w:val="bottom"/>
          </w:tcPr>
          <w:p w14:paraId="2F5DCAED">
            <w:pPr>
              <w:jc w:val="right"/>
              <w:rPr>
                <w:b/>
                <w:bCs/>
              </w:rPr>
            </w:pPr>
            <w:r>
              <w:rPr>
                <w:b/>
                <w:bCs/>
              </w:rPr>
              <w:t>6,720,233</w:t>
            </w:r>
          </w:p>
        </w:tc>
        <w:tc>
          <w:tcPr>
            <w:tcW w:w="0" w:type="auto"/>
            <w:shd w:val="clear" w:color="auto" w:fill="FFFFFF"/>
            <w:tcMar>
              <w:top w:w="0" w:type="dxa"/>
              <w:left w:w="0" w:type="dxa"/>
              <w:bottom w:w="50" w:type="dxa"/>
              <w:right w:w="0" w:type="dxa"/>
            </w:tcMar>
            <w:vAlign w:val="bottom"/>
          </w:tcPr>
          <w:p w14:paraId="3C3EAF74">
            <w:pPr>
              <w:rPr>
                <w:b/>
                <w:bCs/>
              </w:rPr>
            </w:pPr>
            <w:r>
              <w:rPr>
                <w:b/>
                <w:bCs/>
              </w:rPr>
              <w:t> </w:t>
            </w:r>
          </w:p>
        </w:tc>
        <w:tc>
          <w:tcPr>
            <w:tcW w:w="0" w:type="auto"/>
            <w:shd w:val="clear" w:color="auto" w:fill="FFFFFF"/>
            <w:tcMar>
              <w:top w:w="0" w:type="dxa"/>
              <w:left w:w="0" w:type="dxa"/>
              <w:bottom w:w="50" w:type="dxa"/>
              <w:right w:w="0" w:type="dxa"/>
            </w:tcMar>
            <w:vAlign w:val="bottom"/>
          </w:tcPr>
          <w:p w14:paraId="4BDDC850">
            <w:pPr>
              <w:rPr>
                <w:b/>
                <w:bCs/>
              </w:rPr>
            </w:pPr>
            <w:r>
              <w:rPr>
                <w:b/>
                <w:bCs/>
              </w:rPr>
              <w:t> </w:t>
            </w:r>
          </w:p>
        </w:tc>
        <w:tc>
          <w:tcPr>
            <w:tcW w:w="0" w:type="auto"/>
            <w:tcBorders>
              <w:bottom w:val="double" w:color="000000" w:sz="12" w:space="0"/>
            </w:tcBorders>
            <w:shd w:val="clear" w:color="auto" w:fill="FFFFFF"/>
            <w:vAlign w:val="bottom"/>
          </w:tcPr>
          <w:p w14:paraId="165A705E">
            <w:pPr>
              <w:rPr>
                <w:b/>
                <w:bCs/>
              </w:rPr>
            </w:pPr>
            <w:r>
              <w:rPr>
                <w:b/>
                <w:bCs/>
              </w:rPr>
              <w:t>$</w:t>
            </w:r>
          </w:p>
        </w:tc>
        <w:tc>
          <w:tcPr>
            <w:tcW w:w="0" w:type="auto"/>
            <w:tcBorders>
              <w:bottom w:val="double" w:color="000000" w:sz="12" w:space="0"/>
            </w:tcBorders>
            <w:shd w:val="clear" w:color="auto" w:fill="FFFFFF"/>
            <w:vAlign w:val="bottom"/>
          </w:tcPr>
          <w:p w14:paraId="26958EAE">
            <w:pPr>
              <w:jc w:val="right"/>
              <w:rPr>
                <w:b/>
                <w:bCs/>
              </w:rPr>
            </w:pPr>
            <w:r>
              <w:rPr>
                <w:b/>
                <w:bCs/>
              </w:rPr>
              <w:t>45,820,768</w:t>
            </w:r>
          </w:p>
        </w:tc>
        <w:tc>
          <w:tcPr>
            <w:tcW w:w="0" w:type="auto"/>
            <w:shd w:val="clear" w:color="auto" w:fill="FFFFFF"/>
            <w:tcMar>
              <w:top w:w="0" w:type="dxa"/>
              <w:left w:w="0" w:type="dxa"/>
              <w:bottom w:w="50" w:type="dxa"/>
              <w:right w:w="0" w:type="dxa"/>
            </w:tcMar>
            <w:vAlign w:val="bottom"/>
          </w:tcPr>
          <w:p w14:paraId="528F7C75">
            <w:pPr>
              <w:rPr>
                <w:b/>
                <w:bCs/>
              </w:rPr>
            </w:pPr>
            <w:r>
              <w:rPr>
                <w:b/>
                <w:bCs/>
              </w:rPr>
              <w:t> </w:t>
            </w:r>
          </w:p>
        </w:tc>
        <w:tc>
          <w:tcPr>
            <w:tcW w:w="0" w:type="auto"/>
            <w:shd w:val="clear" w:color="auto" w:fill="FFFFFF"/>
            <w:tcMar>
              <w:top w:w="0" w:type="dxa"/>
              <w:left w:w="0" w:type="dxa"/>
              <w:bottom w:w="50" w:type="dxa"/>
              <w:right w:w="0" w:type="dxa"/>
            </w:tcMar>
            <w:vAlign w:val="bottom"/>
          </w:tcPr>
          <w:p w14:paraId="65A666C6">
            <w:pPr>
              <w:rPr>
                <w:b/>
                <w:bCs/>
              </w:rPr>
            </w:pPr>
            <w:r>
              <w:rPr>
                <w:b/>
                <w:bCs/>
              </w:rPr>
              <w:t> </w:t>
            </w:r>
          </w:p>
        </w:tc>
        <w:tc>
          <w:tcPr>
            <w:tcW w:w="0" w:type="auto"/>
            <w:tcBorders>
              <w:bottom w:val="double" w:color="000000" w:sz="12" w:space="0"/>
            </w:tcBorders>
            <w:shd w:val="clear" w:color="auto" w:fill="FFFFFF"/>
            <w:vAlign w:val="bottom"/>
          </w:tcPr>
          <w:p w14:paraId="3BC1A4B4">
            <w:pPr>
              <w:rPr>
                <w:b/>
                <w:bCs/>
              </w:rPr>
            </w:pPr>
            <w:r>
              <w:rPr>
                <w:b/>
                <w:bCs/>
              </w:rPr>
              <w:t>$</w:t>
            </w:r>
          </w:p>
        </w:tc>
        <w:tc>
          <w:tcPr>
            <w:tcW w:w="0" w:type="auto"/>
            <w:tcBorders>
              <w:bottom w:val="double" w:color="000000" w:sz="12" w:space="0"/>
            </w:tcBorders>
            <w:shd w:val="clear" w:color="auto" w:fill="FFFFFF"/>
            <w:vAlign w:val="bottom"/>
          </w:tcPr>
          <w:p w14:paraId="0ED86104">
            <w:pPr>
              <w:jc w:val="right"/>
              <w:rPr>
                <w:b/>
                <w:bCs/>
              </w:rPr>
            </w:pPr>
            <w:r>
              <w:rPr>
                <w:b/>
                <w:bCs/>
              </w:rPr>
              <w:t>3,467,011</w:t>
            </w:r>
          </w:p>
        </w:tc>
        <w:tc>
          <w:tcPr>
            <w:tcW w:w="0" w:type="auto"/>
            <w:shd w:val="clear" w:color="auto" w:fill="FFFFFF"/>
            <w:tcMar>
              <w:top w:w="0" w:type="dxa"/>
              <w:left w:w="0" w:type="dxa"/>
              <w:bottom w:w="50" w:type="dxa"/>
              <w:right w:w="0" w:type="dxa"/>
            </w:tcMar>
            <w:vAlign w:val="bottom"/>
          </w:tcPr>
          <w:p w14:paraId="1E0E7ED8">
            <w:pPr>
              <w:rPr>
                <w:b/>
                <w:bCs/>
              </w:rPr>
            </w:pPr>
            <w:r>
              <w:rPr>
                <w:b/>
                <w:bCs/>
              </w:rPr>
              <w:t> </w:t>
            </w:r>
          </w:p>
        </w:tc>
      </w:tr>
      <w:tr w14:paraId="23DB826A">
        <w:tc>
          <w:tcPr>
            <w:tcW w:w="0" w:type="auto"/>
            <w:shd w:val="clear" w:color="auto" w:fill="CCEEFF"/>
            <w:tcMar>
              <w:top w:w="0" w:type="dxa"/>
              <w:left w:w="180" w:type="dxa"/>
              <w:bottom w:w="0" w:type="dxa"/>
              <w:right w:w="0" w:type="dxa"/>
            </w:tcMar>
            <w:vAlign w:val="bottom"/>
          </w:tcPr>
          <w:p w14:paraId="78F056EB">
            <w:pPr>
              <w:ind w:hanging="180"/>
            </w:pPr>
            <w:r>
              <w:t> </w:t>
            </w:r>
          </w:p>
        </w:tc>
        <w:tc>
          <w:tcPr>
            <w:tcW w:w="0" w:type="auto"/>
            <w:shd w:val="clear" w:color="auto" w:fill="CCEEFF"/>
            <w:vAlign w:val="bottom"/>
          </w:tcPr>
          <w:p w14:paraId="37437F3D">
            <w:r>
              <w:t> </w:t>
            </w:r>
          </w:p>
        </w:tc>
        <w:tc>
          <w:tcPr>
            <w:tcW w:w="0" w:type="auto"/>
            <w:shd w:val="clear" w:color="auto" w:fill="CCEEFF"/>
            <w:vAlign w:val="bottom"/>
          </w:tcPr>
          <w:p w14:paraId="33752964">
            <w:r>
              <w:t> </w:t>
            </w:r>
          </w:p>
        </w:tc>
        <w:tc>
          <w:tcPr>
            <w:tcW w:w="0" w:type="auto"/>
            <w:shd w:val="clear" w:color="auto" w:fill="CCEEFF"/>
            <w:vAlign w:val="bottom"/>
          </w:tcPr>
          <w:p w14:paraId="30C1C030">
            <w:pPr>
              <w:jc w:val="right"/>
            </w:pPr>
            <w:r>
              <w:t> </w:t>
            </w:r>
          </w:p>
        </w:tc>
        <w:tc>
          <w:tcPr>
            <w:tcW w:w="0" w:type="auto"/>
            <w:shd w:val="clear" w:color="auto" w:fill="CCEEFF"/>
            <w:vAlign w:val="bottom"/>
          </w:tcPr>
          <w:p w14:paraId="13F6C9A2">
            <w:r>
              <w:t> </w:t>
            </w:r>
          </w:p>
        </w:tc>
        <w:tc>
          <w:tcPr>
            <w:tcW w:w="0" w:type="auto"/>
            <w:shd w:val="clear" w:color="auto" w:fill="CCEEFF"/>
            <w:vAlign w:val="bottom"/>
          </w:tcPr>
          <w:p w14:paraId="7DA1F74E">
            <w:r>
              <w:t> </w:t>
            </w:r>
          </w:p>
        </w:tc>
        <w:tc>
          <w:tcPr>
            <w:tcW w:w="0" w:type="auto"/>
            <w:shd w:val="clear" w:color="auto" w:fill="CCEEFF"/>
            <w:vAlign w:val="bottom"/>
          </w:tcPr>
          <w:p w14:paraId="49997906">
            <w:r>
              <w:t> </w:t>
            </w:r>
          </w:p>
        </w:tc>
        <w:tc>
          <w:tcPr>
            <w:tcW w:w="0" w:type="auto"/>
            <w:shd w:val="clear" w:color="auto" w:fill="CCEEFF"/>
            <w:vAlign w:val="bottom"/>
          </w:tcPr>
          <w:p w14:paraId="1FC4C79A">
            <w:pPr>
              <w:jc w:val="right"/>
            </w:pPr>
            <w:r>
              <w:t> </w:t>
            </w:r>
          </w:p>
        </w:tc>
        <w:tc>
          <w:tcPr>
            <w:tcW w:w="0" w:type="auto"/>
            <w:shd w:val="clear" w:color="auto" w:fill="CCEEFF"/>
            <w:vAlign w:val="bottom"/>
          </w:tcPr>
          <w:p w14:paraId="5B2A326A">
            <w:r>
              <w:t> </w:t>
            </w:r>
          </w:p>
        </w:tc>
        <w:tc>
          <w:tcPr>
            <w:tcW w:w="0" w:type="auto"/>
            <w:shd w:val="clear" w:color="auto" w:fill="CCEEFF"/>
            <w:vAlign w:val="bottom"/>
          </w:tcPr>
          <w:p w14:paraId="7CDCF3AE">
            <w:r>
              <w:t> </w:t>
            </w:r>
          </w:p>
        </w:tc>
        <w:tc>
          <w:tcPr>
            <w:tcW w:w="0" w:type="auto"/>
            <w:shd w:val="clear" w:color="auto" w:fill="CCEEFF"/>
            <w:vAlign w:val="bottom"/>
          </w:tcPr>
          <w:p w14:paraId="437D5EFC">
            <w:r>
              <w:t> </w:t>
            </w:r>
          </w:p>
        </w:tc>
        <w:tc>
          <w:tcPr>
            <w:tcW w:w="0" w:type="auto"/>
            <w:shd w:val="clear" w:color="auto" w:fill="CCEEFF"/>
            <w:vAlign w:val="bottom"/>
          </w:tcPr>
          <w:p w14:paraId="3BB1BE4B">
            <w:pPr>
              <w:jc w:val="right"/>
            </w:pPr>
            <w:r>
              <w:t> </w:t>
            </w:r>
          </w:p>
        </w:tc>
        <w:tc>
          <w:tcPr>
            <w:tcW w:w="0" w:type="auto"/>
            <w:shd w:val="clear" w:color="auto" w:fill="CCEEFF"/>
            <w:vAlign w:val="bottom"/>
          </w:tcPr>
          <w:p w14:paraId="2CDE076F">
            <w:r>
              <w:t> </w:t>
            </w:r>
          </w:p>
        </w:tc>
        <w:tc>
          <w:tcPr>
            <w:tcW w:w="0" w:type="auto"/>
            <w:shd w:val="clear" w:color="auto" w:fill="CCEEFF"/>
            <w:vAlign w:val="bottom"/>
          </w:tcPr>
          <w:p w14:paraId="5CCFEC0A">
            <w:r>
              <w:t> </w:t>
            </w:r>
          </w:p>
        </w:tc>
        <w:tc>
          <w:tcPr>
            <w:tcW w:w="0" w:type="auto"/>
            <w:shd w:val="clear" w:color="auto" w:fill="CCEEFF"/>
            <w:vAlign w:val="bottom"/>
          </w:tcPr>
          <w:p w14:paraId="2F9F16BF">
            <w:r>
              <w:t> </w:t>
            </w:r>
          </w:p>
        </w:tc>
        <w:tc>
          <w:tcPr>
            <w:tcW w:w="0" w:type="auto"/>
            <w:shd w:val="clear" w:color="auto" w:fill="CCEEFF"/>
            <w:vAlign w:val="bottom"/>
          </w:tcPr>
          <w:p w14:paraId="0538726F">
            <w:pPr>
              <w:jc w:val="right"/>
            </w:pPr>
            <w:r>
              <w:t> </w:t>
            </w:r>
          </w:p>
        </w:tc>
        <w:tc>
          <w:tcPr>
            <w:tcW w:w="0" w:type="auto"/>
            <w:shd w:val="clear" w:color="auto" w:fill="CCEEFF"/>
            <w:vAlign w:val="bottom"/>
          </w:tcPr>
          <w:p w14:paraId="618AC604">
            <w:r>
              <w:t> </w:t>
            </w:r>
          </w:p>
        </w:tc>
      </w:tr>
      <w:tr w14:paraId="2D5DE6BE">
        <w:tc>
          <w:tcPr>
            <w:tcW w:w="0" w:type="auto"/>
            <w:shd w:val="clear" w:color="auto" w:fill="FFFFFF"/>
            <w:tcMar>
              <w:top w:w="0" w:type="dxa"/>
              <w:left w:w="180" w:type="dxa"/>
              <w:bottom w:w="0" w:type="dxa"/>
              <w:right w:w="0" w:type="dxa"/>
            </w:tcMar>
            <w:vAlign w:val="bottom"/>
          </w:tcPr>
          <w:p w14:paraId="3726D2C2">
            <w:pPr>
              <w:ind w:hanging="180"/>
              <w:rPr>
                <w:b/>
                <w:bCs/>
              </w:rPr>
            </w:pPr>
            <w:r>
              <w:rPr>
                <w:b/>
                <w:bCs/>
              </w:rPr>
              <w:t>Other comprehensive loss</w:t>
            </w:r>
          </w:p>
        </w:tc>
        <w:tc>
          <w:tcPr>
            <w:tcW w:w="0" w:type="auto"/>
            <w:shd w:val="clear" w:color="auto" w:fill="FFFFFF"/>
            <w:vAlign w:val="bottom"/>
          </w:tcPr>
          <w:p w14:paraId="6770236E">
            <w:r>
              <w:t> </w:t>
            </w:r>
          </w:p>
        </w:tc>
        <w:tc>
          <w:tcPr>
            <w:tcW w:w="0" w:type="auto"/>
            <w:shd w:val="clear" w:color="auto" w:fill="FFFFFF"/>
            <w:vAlign w:val="bottom"/>
          </w:tcPr>
          <w:p w14:paraId="540C33B0">
            <w:r>
              <w:t> </w:t>
            </w:r>
          </w:p>
        </w:tc>
        <w:tc>
          <w:tcPr>
            <w:tcW w:w="0" w:type="auto"/>
            <w:shd w:val="clear" w:color="auto" w:fill="FFFFFF"/>
            <w:vAlign w:val="bottom"/>
          </w:tcPr>
          <w:p w14:paraId="7327C306">
            <w:pPr>
              <w:jc w:val="right"/>
            </w:pPr>
            <w:r>
              <w:t> </w:t>
            </w:r>
          </w:p>
        </w:tc>
        <w:tc>
          <w:tcPr>
            <w:tcW w:w="0" w:type="auto"/>
            <w:shd w:val="clear" w:color="auto" w:fill="FFFFFF"/>
            <w:vAlign w:val="bottom"/>
          </w:tcPr>
          <w:p w14:paraId="5771A015">
            <w:r>
              <w:t> </w:t>
            </w:r>
          </w:p>
        </w:tc>
        <w:tc>
          <w:tcPr>
            <w:tcW w:w="0" w:type="auto"/>
            <w:shd w:val="clear" w:color="auto" w:fill="FFFFFF"/>
            <w:vAlign w:val="bottom"/>
          </w:tcPr>
          <w:p w14:paraId="3D173CD7">
            <w:r>
              <w:t> </w:t>
            </w:r>
          </w:p>
        </w:tc>
        <w:tc>
          <w:tcPr>
            <w:tcW w:w="0" w:type="auto"/>
            <w:shd w:val="clear" w:color="auto" w:fill="FFFFFF"/>
            <w:vAlign w:val="bottom"/>
          </w:tcPr>
          <w:p w14:paraId="3F85DD92">
            <w:r>
              <w:t> </w:t>
            </w:r>
          </w:p>
        </w:tc>
        <w:tc>
          <w:tcPr>
            <w:tcW w:w="0" w:type="auto"/>
            <w:shd w:val="clear" w:color="auto" w:fill="FFFFFF"/>
            <w:vAlign w:val="bottom"/>
          </w:tcPr>
          <w:p w14:paraId="0D91FF3C">
            <w:pPr>
              <w:jc w:val="right"/>
            </w:pPr>
            <w:r>
              <w:t> </w:t>
            </w:r>
          </w:p>
        </w:tc>
        <w:tc>
          <w:tcPr>
            <w:tcW w:w="0" w:type="auto"/>
            <w:shd w:val="clear" w:color="auto" w:fill="FFFFFF"/>
            <w:vAlign w:val="bottom"/>
          </w:tcPr>
          <w:p w14:paraId="34F9686E">
            <w:r>
              <w:t> </w:t>
            </w:r>
          </w:p>
        </w:tc>
        <w:tc>
          <w:tcPr>
            <w:tcW w:w="0" w:type="auto"/>
            <w:shd w:val="clear" w:color="auto" w:fill="FFFFFF"/>
            <w:vAlign w:val="bottom"/>
          </w:tcPr>
          <w:p w14:paraId="5F281050">
            <w:r>
              <w:t> </w:t>
            </w:r>
          </w:p>
        </w:tc>
        <w:tc>
          <w:tcPr>
            <w:tcW w:w="0" w:type="auto"/>
            <w:shd w:val="clear" w:color="auto" w:fill="FFFFFF"/>
            <w:vAlign w:val="bottom"/>
          </w:tcPr>
          <w:p w14:paraId="1F06AA6D">
            <w:r>
              <w:t> </w:t>
            </w:r>
          </w:p>
        </w:tc>
        <w:tc>
          <w:tcPr>
            <w:tcW w:w="0" w:type="auto"/>
            <w:shd w:val="clear" w:color="auto" w:fill="FFFFFF"/>
            <w:vAlign w:val="bottom"/>
          </w:tcPr>
          <w:p w14:paraId="5DC4D783">
            <w:pPr>
              <w:jc w:val="right"/>
            </w:pPr>
            <w:r>
              <w:t> </w:t>
            </w:r>
          </w:p>
        </w:tc>
        <w:tc>
          <w:tcPr>
            <w:tcW w:w="0" w:type="auto"/>
            <w:shd w:val="clear" w:color="auto" w:fill="FFFFFF"/>
            <w:vAlign w:val="bottom"/>
          </w:tcPr>
          <w:p w14:paraId="638C941B">
            <w:r>
              <w:t> </w:t>
            </w:r>
          </w:p>
        </w:tc>
        <w:tc>
          <w:tcPr>
            <w:tcW w:w="0" w:type="auto"/>
            <w:shd w:val="clear" w:color="auto" w:fill="FFFFFF"/>
            <w:vAlign w:val="bottom"/>
          </w:tcPr>
          <w:p w14:paraId="231AAFA5">
            <w:r>
              <w:t> </w:t>
            </w:r>
          </w:p>
        </w:tc>
        <w:tc>
          <w:tcPr>
            <w:tcW w:w="0" w:type="auto"/>
            <w:shd w:val="clear" w:color="auto" w:fill="FFFFFF"/>
            <w:vAlign w:val="bottom"/>
          </w:tcPr>
          <w:p w14:paraId="51D10CA1">
            <w:r>
              <w:t> </w:t>
            </w:r>
          </w:p>
        </w:tc>
        <w:tc>
          <w:tcPr>
            <w:tcW w:w="0" w:type="auto"/>
            <w:shd w:val="clear" w:color="auto" w:fill="FFFFFF"/>
            <w:vAlign w:val="bottom"/>
          </w:tcPr>
          <w:p w14:paraId="5BDE6576">
            <w:pPr>
              <w:jc w:val="right"/>
            </w:pPr>
            <w:r>
              <w:t> </w:t>
            </w:r>
          </w:p>
        </w:tc>
        <w:tc>
          <w:tcPr>
            <w:tcW w:w="0" w:type="auto"/>
            <w:shd w:val="clear" w:color="auto" w:fill="FFFFFF"/>
            <w:vAlign w:val="bottom"/>
          </w:tcPr>
          <w:p w14:paraId="7DE74C0F">
            <w:r>
              <w:t> </w:t>
            </w:r>
          </w:p>
        </w:tc>
      </w:tr>
      <w:tr w14:paraId="079309EF">
        <w:tc>
          <w:tcPr>
            <w:tcW w:w="0" w:type="auto"/>
            <w:shd w:val="clear" w:color="auto" w:fill="CCEEFF"/>
            <w:tcMar>
              <w:top w:w="0" w:type="dxa"/>
              <w:left w:w="180" w:type="dxa"/>
              <w:bottom w:w="30" w:type="dxa"/>
              <w:right w:w="0" w:type="dxa"/>
            </w:tcMar>
            <w:vAlign w:val="bottom"/>
          </w:tcPr>
          <w:p w14:paraId="0669D447">
            <w:pPr>
              <w:ind w:hanging="180"/>
            </w:pPr>
            <w:r>
              <w:t>Foreign currency translation adjustment</w:t>
            </w:r>
          </w:p>
        </w:tc>
        <w:tc>
          <w:tcPr>
            <w:tcW w:w="0" w:type="auto"/>
            <w:shd w:val="clear" w:color="auto" w:fill="CCEEFF"/>
            <w:tcMar>
              <w:top w:w="0" w:type="dxa"/>
              <w:left w:w="0" w:type="dxa"/>
              <w:bottom w:w="30" w:type="dxa"/>
              <w:right w:w="0" w:type="dxa"/>
            </w:tcMar>
            <w:vAlign w:val="bottom"/>
          </w:tcPr>
          <w:p w14:paraId="250165B0">
            <w:r>
              <w:t> </w:t>
            </w:r>
          </w:p>
        </w:tc>
        <w:tc>
          <w:tcPr>
            <w:tcW w:w="0" w:type="auto"/>
            <w:tcBorders>
              <w:bottom w:val="single" w:color="000000" w:sz="12" w:space="0"/>
            </w:tcBorders>
            <w:shd w:val="clear" w:color="auto" w:fill="CCEEFF"/>
            <w:vAlign w:val="bottom"/>
          </w:tcPr>
          <w:p w14:paraId="41A6C5C3">
            <w:r>
              <w:t> </w:t>
            </w:r>
          </w:p>
        </w:tc>
        <w:tc>
          <w:tcPr>
            <w:tcW w:w="0" w:type="auto"/>
            <w:tcBorders>
              <w:bottom w:val="single" w:color="000000" w:sz="12" w:space="0"/>
            </w:tcBorders>
            <w:shd w:val="clear" w:color="auto" w:fill="CCEEFF"/>
            <w:vAlign w:val="bottom"/>
          </w:tcPr>
          <w:p w14:paraId="35FDA5DA">
            <w:pPr>
              <w:jc w:val="right"/>
            </w:pPr>
            <w:r>
              <w:t>(15,395</w:t>
            </w:r>
          </w:p>
        </w:tc>
        <w:tc>
          <w:tcPr>
            <w:tcW w:w="0" w:type="auto"/>
            <w:shd w:val="clear" w:color="auto" w:fill="CCEEFF"/>
            <w:tcMar>
              <w:top w:w="0" w:type="dxa"/>
              <w:left w:w="0" w:type="dxa"/>
              <w:bottom w:w="30" w:type="dxa"/>
              <w:right w:w="0" w:type="dxa"/>
            </w:tcMar>
            <w:vAlign w:val="bottom"/>
          </w:tcPr>
          <w:p w14:paraId="5ED07821">
            <w:r>
              <w:t>)</w:t>
            </w:r>
          </w:p>
        </w:tc>
        <w:tc>
          <w:tcPr>
            <w:tcW w:w="0" w:type="auto"/>
            <w:shd w:val="clear" w:color="auto" w:fill="CCEEFF"/>
            <w:tcMar>
              <w:top w:w="0" w:type="dxa"/>
              <w:left w:w="0" w:type="dxa"/>
              <w:bottom w:w="30" w:type="dxa"/>
              <w:right w:w="0" w:type="dxa"/>
            </w:tcMar>
            <w:vAlign w:val="bottom"/>
          </w:tcPr>
          <w:p w14:paraId="7E9D8551">
            <w:r>
              <w:t> </w:t>
            </w:r>
          </w:p>
        </w:tc>
        <w:tc>
          <w:tcPr>
            <w:tcW w:w="0" w:type="auto"/>
            <w:tcBorders>
              <w:bottom w:val="single" w:color="000000" w:sz="12" w:space="0"/>
            </w:tcBorders>
            <w:shd w:val="clear" w:color="auto" w:fill="CCEEFF"/>
            <w:vAlign w:val="bottom"/>
          </w:tcPr>
          <w:p w14:paraId="7C1073E0">
            <w:r>
              <w:t> </w:t>
            </w:r>
          </w:p>
        </w:tc>
        <w:tc>
          <w:tcPr>
            <w:tcW w:w="0" w:type="auto"/>
            <w:tcBorders>
              <w:bottom w:val="single" w:color="000000" w:sz="12" w:space="0"/>
            </w:tcBorders>
            <w:shd w:val="clear" w:color="auto" w:fill="CCEEFF"/>
            <w:vAlign w:val="bottom"/>
          </w:tcPr>
          <w:p w14:paraId="1E3A5788">
            <w:pPr>
              <w:jc w:val="right"/>
            </w:pPr>
            <w:r>
              <w:t>(1,195,959</w:t>
            </w:r>
          </w:p>
        </w:tc>
        <w:tc>
          <w:tcPr>
            <w:tcW w:w="0" w:type="auto"/>
            <w:shd w:val="clear" w:color="auto" w:fill="CCEEFF"/>
            <w:tcMar>
              <w:top w:w="0" w:type="dxa"/>
              <w:left w:w="0" w:type="dxa"/>
              <w:bottom w:w="30" w:type="dxa"/>
              <w:right w:w="0" w:type="dxa"/>
            </w:tcMar>
            <w:vAlign w:val="bottom"/>
          </w:tcPr>
          <w:p w14:paraId="3F3CB953">
            <w:r>
              <w:t>)</w:t>
            </w:r>
          </w:p>
        </w:tc>
        <w:tc>
          <w:tcPr>
            <w:tcW w:w="0" w:type="auto"/>
            <w:shd w:val="clear" w:color="auto" w:fill="CCEEFF"/>
            <w:tcMar>
              <w:top w:w="0" w:type="dxa"/>
              <w:left w:w="0" w:type="dxa"/>
              <w:bottom w:w="30" w:type="dxa"/>
              <w:right w:w="0" w:type="dxa"/>
            </w:tcMar>
            <w:vAlign w:val="bottom"/>
          </w:tcPr>
          <w:p w14:paraId="179E727B">
            <w:r>
              <w:t> </w:t>
            </w:r>
          </w:p>
        </w:tc>
        <w:tc>
          <w:tcPr>
            <w:tcW w:w="0" w:type="auto"/>
            <w:tcBorders>
              <w:bottom w:val="single" w:color="000000" w:sz="12" w:space="0"/>
            </w:tcBorders>
            <w:shd w:val="clear" w:color="auto" w:fill="CCEEFF"/>
            <w:vAlign w:val="bottom"/>
          </w:tcPr>
          <w:p w14:paraId="349A9D8B">
            <w:r>
              <w:t> </w:t>
            </w:r>
          </w:p>
        </w:tc>
        <w:tc>
          <w:tcPr>
            <w:tcW w:w="0" w:type="auto"/>
            <w:tcBorders>
              <w:bottom w:val="single" w:color="000000" w:sz="12" w:space="0"/>
            </w:tcBorders>
            <w:shd w:val="clear" w:color="auto" w:fill="CCEEFF"/>
            <w:vAlign w:val="bottom"/>
          </w:tcPr>
          <w:p w14:paraId="2A9AB490">
            <w:pPr>
              <w:jc w:val="right"/>
            </w:pPr>
            <w:r>
              <w:t>(45,244</w:t>
            </w:r>
          </w:p>
        </w:tc>
        <w:tc>
          <w:tcPr>
            <w:tcW w:w="0" w:type="auto"/>
            <w:shd w:val="clear" w:color="auto" w:fill="CCEEFF"/>
            <w:tcMar>
              <w:top w:w="0" w:type="dxa"/>
              <w:left w:w="0" w:type="dxa"/>
              <w:bottom w:w="30" w:type="dxa"/>
              <w:right w:w="0" w:type="dxa"/>
            </w:tcMar>
            <w:vAlign w:val="bottom"/>
          </w:tcPr>
          <w:p w14:paraId="0C0DD4B4">
            <w:r>
              <w:t>)</w:t>
            </w:r>
          </w:p>
        </w:tc>
        <w:tc>
          <w:tcPr>
            <w:tcW w:w="0" w:type="auto"/>
            <w:shd w:val="clear" w:color="auto" w:fill="CCEEFF"/>
            <w:tcMar>
              <w:top w:w="0" w:type="dxa"/>
              <w:left w:w="0" w:type="dxa"/>
              <w:bottom w:w="30" w:type="dxa"/>
              <w:right w:w="0" w:type="dxa"/>
            </w:tcMar>
            <w:vAlign w:val="bottom"/>
          </w:tcPr>
          <w:p w14:paraId="09A5AF72">
            <w:r>
              <w:t> </w:t>
            </w:r>
          </w:p>
        </w:tc>
        <w:tc>
          <w:tcPr>
            <w:tcW w:w="0" w:type="auto"/>
            <w:tcBorders>
              <w:bottom w:val="single" w:color="000000" w:sz="12" w:space="0"/>
            </w:tcBorders>
            <w:shd w:val="clear" w:color="auto" w:fill="CCEEFF"/>
            <w:vAlign w:val="bottom"/>
          </w:tcPr>
          <w:p w14:paraId="344868C7">
            <w:r>
              <w:t> </w:t>
            </w:r>
          </w:p>
        </w:tc>
        <w:tc>
          <w:tcPr>
            <w:tcW w:w="0" w:type="auto"/>
            <w:tcBorders>
              <w:bottom w:val="single" w:color="000000" w:sz="12" w:space="0"/>
            </w:tcBorders>
            <w:shd w:val="clear" w:color="auto" w:fill="CCEEFF"/>
            <w:vAlign w:val="bottom"/>
          </w:tcPr>
          <w:p w14:paraId="58E87541">
            <w:pPr>
              <w:jc w:val="right"/>
            </w:pPr>
            <w:r>
              <w:t>(1,675,148</w:t>
            </w:r>
          </w:p>
        </w:tc>
        <w:tc>
          <w:tcPr>
            <w:tcW w:w="0" w:type="auto"/>
            <w:shd w:val="clear" w:color="auto" w:fill="CCEEFF"/>
            <w:tcMar>
              <w:top w:w="0" w:type="dxa"/>
              <w:left w:w="0" w:type="dxa"/>
              <w:bottom w:w="30" w:type="dxa"/>
              <w:right w:w="0" w:type="dxa"/>
            </w:tcMar>
            <w:vAlign w:val="bottom"/>
          </w:tcPr>
          <w:p w14:paraId="68E72C15">
            <w:r>
              <w:t>)</w:t>
            </w:r>
          </w:p>
        </w:tc>
      </w:tr>
      <w:tr w14:paraId="17A33F2D">
        <w:tc>
          <w:tcPr>
            <w:tcW w:w="0" w:type="auto"/>
            <w:shd w:val="clear" w:color="auto" w:fill="FFFFFF"/>
            <w:tcMar>
              <w:top w:w="0" w:type="dxa"/>
              <w:left w:w="180" w:type="dxa"/>
              <w:bottom w:w="0" w:type="dxa"/>
              <w:right w:w="0" w:type="dxa"/>
            </w:tcMar>
            <w:vAlign w:val="bottom"/>
          </w:tcPr>
          <w:p w14:paraId="2EF0C34F">
            <w:pPr>
              <w:ind w:hanging="180"/>
              <w:rPr>
                <w:b/>
                <w:bCs/>
              </w:rPr>
            </w:pPr>
            <w:r>
              <w:rPr>
                <w:b/>
                <w:bCs/>
              </w:rPr>
              <w:t>Comprehensive income</w:t>
            </w:r>
          </w:p>
        </w:tc>
        <w:tc>
          <w:tcPr>
            <w:tcW w:w="0" w:type="auto"/>
            <w:shd w:val="clear" w:color="auto" w:fill="FFFFFF"/>
            <w:vAlign w:val="bottom"/>
          </w:tcPr>
          <w:p w14:paraId="65816AFD">
            <w:pPr>
              <w:rPr>
                <w:b/>
                <w:bCs/>
              </w:rPr>
            </w:pPr>
            <w:r>
              <w:rPr>
                <w:b/>
                <w:bCs/>
              </w:rPr>
              <w:t> </w:t>
            </w:r>
          </w:p>
        </w:tc>
        <w:tc>
          <w:tcPr>
            <w:tcW w:w="0" w:type="auto"/>
            <w:shd w:val="clear" w:color="auto" w:fill="FFFFFF"/>
            <w:vAlign w:val="bottom"/>
          </w:tcPr>
          <w:p w14:paraId="30F25C14">
            <w:pPr>
              <w:rPr>
                <w:b/>
                <w:bCs/>
              </w:rPr>
            </w:pPr>
            <w:r>
              <w:rPr>
                <w:b/>
                <w:bCs/>
              </w:rPr>
              <w:t>$</w:t>
            </w:r>
          </w:p>
        </w:tc>
        <w:tc>
          <w:tcPr>
            <w:tcW w:w="0" w:type="auto"/>
            <w:shd w:val="clear" w:color="auto" w:fill="FFFFFF"/>
            <w:vAlign w:val="bottom"/>
          </w:tcPr>
          <w:p w14:paraId="5CC341E2">
            <w:pPr>
              <w:jc w:val="right"/>
              <w:rPr>
                <w:b/>
                <w:bCs/>
              </w:rPr>
            </w:pPr>
            <w:r>
              <w:rPr>
                <w:b/>
                <w:bCs/>
              </w:rPr>
              <w:t>17,394,169</w:t>
            </w:r>
          </w:p>
        </w:tc>
        <w:tc>
          <w:tcPr>
            <w:tcW w:w="0" w:type="auto"/>
            <w:shd w:val="clear" w:color="auto" w:fill="FFFFFF"/>
            <w:vAlign w:val="bottom"/>
          </w:tcPr>
          <w:p w14:paraId="49C3540B">
            <w:pPr>
              <w:rPr>
                <w:b/>
                <w:bCs/>
              </w:rPr>
            </w:pPr>
            <w:r>
              <w:rPr>
                <w:b/>
                <w:bCs/>
              </w:rPr>
              <w:t> </w:t>
            </w:r>
          </w:p>
        </w:tc>
        <w:tc>
          <w:tcPr>
            <w:tcW w:w="0" w:type="auto"/>
            <w:shd w:val="clear" w:color="auto" w:fill="FFFFFF"/>
            <w:vAlign w:val="bottom"/>
          </w:tcPr>
          <w:p w14:paraId="657BF4C6">
            <w:pPr>
              <w:rPr>
                <w:b/>
                <w:bCs/>
              </w:rPr>
            </w:pPr>
            <w:r>
              <w:rPr>
                <w:b/>
                <w:bCs/>
              </w:rPr>
              <w:t> </w:t>
            </w:r>
          </w:p>
        </w:tc>
        <w:tc>
          <w:tcPr>
            <w:tcW w:w="0" w:type="auto"/>
            <w:shd w:val="clear" w:color="auto" w:fill="FFFFFF"/>
            <w:vAlign w:val="bottom"/>
          </w:tcPr>
          <w:p w14:paraId="5F6A3468">
            <w:pPr>
              <w:rPr>
                <w:b/>
                <w:bCs/>
              </w:rPr>
            </w:pPr>
            <w:r>
              <w:rPr>
                <w:b/>
                <w:bCs/>
              </w:rPr>
              <w:t>$</w:t>
            </w:r>
          </w:p>
        </w:tc>
        <w:tc>
          <w:tcPr>
            <w:tcW w:w="0" w:type="auto"/>
            <w:shd w:val="clear" w:color="auto" w:fill="FFFFFF"/>
            <w:vAlign w:val="bottom"/>
          </w:tcPr>
          <w:p w14:paraId="086969E1">
            <w:pPr>
              <w:jc w:val="right"/>
              <w:rPr>
                <w:b/>
                <w:bCs/>
              </w:rPr>
            </w:pPr>
            <w:r>
              <w:rPr>
                <w:b/>
                <w:bCs/>
              </w:rPr>
              <w:t>5,021,752</w:t>
            </w:r>
          </w:p>
        </w:tc>
        <w:tc>
          <w:tcPr>
            <w:tcW w:w="0" w:type="auto"/>
            <w:shd w:val="clear" w:color="auto" w:fill="FFFFFF"/>
            <w:vAlign w:val="bottom"/>
          </w:tcPr>
          <w:p w14:paraId="4F0F8606">
            <w:pPr>
              <w:rPr>
                <w:b/>
                <w:bCs/>
              </w:rPr>
            </w:pPr>
            <w:r>
              <w:rPr>
                <w:b/>
                <w:bCs/>
              </w:rPr>
              <w:t> </w:t>
            </w:r>
          </w:p>
        </w:tc>
        <w:tc>
          <w:tcPr>
            <w:tcW w:w="0" w:type="auto"/>
            <w:shd w:val="clear" w:color="auto" w:fill="FFFFFF"/>
            <w:vAlign w:val="bottom"/>
          </w:tcPr>
          <w:p w14:paraId="2195713E">
            <w:pPr>
              <w:rPr>
                <w:b/>
                <w:bCs/>
              </w:rPr>
            </w:pPr>
            <w:r>
              <w:rPr>
                <w:b/>
                <w:bCs/>
              </w:rPr>
              <w:t> </w:t>
            </w:r>
          </w:p>
        </w:tc>
        <w:tc>
          <w:tcPr>
            <w:tcW w:w="0" w:type="auto"/>
            <w:shd w:val="clear" w:color="auto" w:fill="FFFFFF"/>
            <w:vAlign w:val="bottom"/>
          </w:tcPr>
          <w:p w14:paraId="7D2621EC">
            <w:pPr>
              <w:rPr>
                <w:b/>
                <w:bCs/>
              </w:rPr>
            </w:pPr>
            <w:r>
              <w:rPr>
                <w:b/>
                <w:bCs/>
              </w:rPr>
              <w:t> </w:t>
            </w:r>
          </w:p>
        </w:tc>
        <w:tc>
          <w:tcPr>
            <w:tcW w:w="0" w:type="auto"/>
            <w:shd w:val="clear" w:color="auto" w:fill="FFFFFF"/>
            <w:vAlign w:val="bottom"/>
          </w:tcPr>
          <w:p w14:paraId="3AF06919">
            <w:pPr>
              <w:jc w:val="right"/>
              <w:rPr>
                <w:b/>
                <w:bCs/>
              </w:rPr>
            </w:pPr>
            <w:r>
              <w:rPr>
                <w:b/>
                <w:bCs/>
              </w:rPr>
              <w:t>45,775,524</w:t>
            </w:r>
          </w:p>
        </w:tc>
        <w:tc>
          <w:tcPr>
            <w:tcW w:w="0" w:type="auto"/>
            <w:shd w:val="clear" w:color="auto" w:fill="FFFFFF"/>
            <w:vAlign w:val="bottom"/>
          </w:tcPr>
          <w:p w14:paraId="33FCC26B">
            <w:pPr>
              <w:rPr>
                <w:b/>
                <w:bCs/>
              </w:rPr>
            </w:pPr>
            <w:r>
              <w:rPr>
                <w:b/>
                <w:bCs/>
              </w:rPr>
              <w:t> </w:t>
            </w:r>
          </w:p>
        </w:tc>
        <w:tc>
          <w:tcPr>
            <w:tcW w:w="0" w:type="auto"/>
            <w:shd w:val="clear" w:color="auto" w:fill="FFFFFF"/>
            <w:vAlign w:val="bottom"/>
          </w:tcPr>
          <w:p w14:paraId="02BB50A7">
            <w:pPr>
              <w:rPr>
                <w:b/>
                <w:bCs/>
              </w:rPr>
            </w:pPr>
            <w:r>
              <w:rPr>
                <w:b/>
                <w:bCs/>
              </w:rPr>
              <w:t> </w:t>
            </w:r>
          </w:p>
        </w:tc>
        <w:tc>
          <w:tcPr>
            <w:tcW w:w="0" w:type="auto"/>
            <w:shd w:val="clear" w:color="auto" w:fill="FFFFFF"/>
            <w:vAlign w:val="bottom"/>
          </w:tcPr>
          <w:p w14:paraId="6711B89C">
            <w:pPr>
              <w:rPr>
                <w:b/>
                <w:bCs/>
              </w:rPr>
            </w:pPr>
            <w:r>
              <w:rPr>
                <w:b/>
                <w:bCs/>
              </w:rPr>
              <w:t> </w:t>
            </w:r>
          </w:p>
        </w:tc>
        <w:tc>
          <w:tcPr>
            <w:tcW w:w="0" w:type="auto"/>
            <w:shd w:val="clear" w:color="auto" w:fill="FFFFFF"/>
            <w:vAlign w:val="bottom"/>
          </w:tcPr>
          <w:p w14:paraId="2DE41D61">
            <w:pPr>
              <w:jc w:val="right"/>
              <w:rPr>
                <w:b/>
                <w:bCs/>
              </w:rPr>
            </w:pPr>
            <w:r>
              <w:rPr>
                <w:b/>
                <w:bCs/>
              </w:rPr>
              <w:t>826,588</w:t>
            </w:r>
          </w:p>
        </w:tc>
        <w:tc>
          <w:tcPr>
            <w:tcW w:w="0" w:type="auto"/>
            <w:shd w:val="clear" w:color="auto" w:fill="FFFFFF"/>
            <w:vAlign w:val="bottom"/>
          </w:tcPr>
          <w:p w14:paraId="2347E184">
            <w:pPr>
              <w:rPr>
                <w:b/>
                <w:bCs/>
              </w:rPr>
            </w:pPr>
            <w:r>
              <w:rPr>
                <w:b/>
                <w:bCs/>
              </w:rPr>
              <w:t> </w:t>
            </w:r>
          </w:p>
        </w:tc>
      </w:tr>
      <w:tr w14:paraId="27BD4633">
        <w:tc>
          <w:tcPr>
            <w:tcW w:w="0" w:type="auto"/>
            <w:shd w:val="clear" w:color="auto" w:fill="CCEEFF"/>
            <w:tcMar>
              <w:top w:w="0" w:type="dxa"/>
              <w:left w:w="180" w:type="dxa"/>
              <w:bottom w:w="30" w:type="dxa"/>
              <w:right w:w="0" w:type="dxa"/>
            </w:tcMar>
            <w:vAlign w:val="bottom"/>
          </w:tcPr>
          <w:p w14:paraId="6CBB59FE">
            <w:pPr>
              <w:ind w:hanging="180"/>
            </w:pPr>
            <w:r>
              <w:t>Less: net loss attributable to noncontrolling interests</w:t>
            </w:r>
          </w:p>
        </w:tc>
        <w:tc>
          <w:tcPr>
            <w:tcW w:w="0" w:type="auto"/>
            <w:shd w:val="clear" w:color="auto" w:fill="CCEEFF"/>
            <w:tcMar>
              <w:top w:w="0" w:type="dxa"/>
              <w:left w:w="0" w:type="dxa"/>
              <w:bottom w:w="30" w:type="dxa"/>
              <w:right w:w="0" w:type="dxa"/>
            </w:tcMar>
            <w:vAlign w:val="bottom"/>
          </w:tcPr>
          <w:p w14:paraId="6A784B66">
            <w:r>
              <w:t> </w:t>
            </w:r>
          </w:p>
        </w:tc>
        <w:tc>
          <w:tcPr>
            <w:tcW w:w="0" w:type="auto"/>
            <w:tcBorders>
              <w:bottom w:val="single" w:color="000000" w:sz="12" w:space="0"/>
            </w:tcBorders>
            <w:shd w:val="clear" w:color="auto" w:fill="CCEEFF"/>
            <w:vAlign w:val="bottom"/>
          </w:tcPr>
          <w:p w14:paraId="23F17813">
            <w:r>
              <w:t> </w:t>
            </w:r>
          </w:p>
        </w:tc>
        <w:tc>
          <w:tcPr>
            <w:tcW w:w="0" w:type="auto"/>
            <w:tcBorders>
              <w:bottom w:val="single" w:color="000000" w:sz="12" w:space="0"/>
            </w:tcBorders>
            <w:shd w:val="clear" w:color="auto" w:fill="CCEEFF"/>
            <w:vAlign w:val="bottom"/>
          </w:tcPr>
          <w:p w14:paraId="01983996">
            <w:pPr>
              <w:jc w:val="right"/>
            </w:pPr>
            <w:r>
              <w:t>—</w:t>
            </w:r>
          </w:p>
        </w:tc>
        <w:tc>
          <w:tcPr>
            <w:tcW w:w="0" w:type="auto"/>
            <w:shd w:val="clear" w:color="auto" w:fill="CCEEFF"/>
            <w:tcMar>
              <w:top w:w="0" w:type="dxa"/>
              <w:left w:w="0" w:type="dxa"/>
              <w:bottom w:w="30" w:type="dxa"/>
              <w:right w:w="0" w:type="dxa"/>
            </w:tcMar>
            <w:vAlign w:val="bottom"/>
          </w:tcPr>
          <w:p w14:paraId="47E5EA50">
            <w:r>
              <w:t> </w:t>
            </w:r>
          </w:p>
        </w:tc>
        <w:tc>
          <w:tcPr>
            <w:tcW w:w="0" w:type="auto"/>
            <w:shd w:val="clear" w:color="auto" w:fill="CCEEFF"/>
            <w:tcMar>
              <w:top w:w="0" w:type="dxa"/>
              <w:left w:w="0" w:type="dxa"/>
              <w:bottom w:w="30" w:type="dxa"/>
              <w:right w:w="0" w:type="dxa"/>
            </w:tcMar>
            <w:vAlign w:val="bottom"/>
          </w:tcPr>
          <w:p w14:paraId="5A5AC917">
            <w:r>
              <w:t> </w:t>
            </w:r>
          </w:p>
        </w:tc>
        <w:tc>
          <w:tcPr>
            <w:tcW w:w="0" w:type="auto"/>
            <w:tcBorders>
              <w:bottom w:val="single" w:color="000000" w:sz="12" w:space="0"/>
            </w:tcBorders>
            <w:shd w:val="clear" w:color="auto" w:fill="CCEEFF"/>
            <w:vAlign w:val="bottom"/>
          </w:tcPr>
          <w:p w14:paraId="67E16E57">
            <w:r>
              <w:t> </w:t>
            </w:r>
          </w:p>
        </w:tc>
        <w:tc>
          <w:tcPr>
            <w:tcW w:w="0" w:type="auto"/>
            <w:tcBorders>
              <w:bottom w:val="single" w:color="000000" w:sz="12" w:space="0"/>
            </w:tcBorders>
            <w:shd w:val="clear" w:color="auto" w:fill="CCEEFF"/>
            <w:vAlign w:val="bottom"/>
          </w:tcPr>
          <w:p w14:paraId="4E52EA87">
            <w:pPr>
              <w:jc w:val="right"/>
            </w:pPr>
            <w:r>
              <w:t>(502,522</w:t>
            </w:r>
          </w:p>
        </w:tc>
        <w:tc>
          <w:tcPr>
            <w:tcW w:w="0" w:type="auto"/>
            <w:shd w:val="clear" w:color="auto" w:fill="CCEEFF"/>
            <w:tcMar>
              <w:top w:w="0" w:type="dxa"/>
              <w:left w:w="0" w:type="dxa"/>
              <w:bottom w:w="30" w:type="dxa"/>
              <w:right w:w="0" w:type="dxa"/>
            </w:tcMar>
            <w:vAlign w:val="bottom"/>
          </w:tcPr>
          <w:p w14:paraId="5DFC1E99">
            <w:r>
              <w:t>)</w:t>
            </w:r>
          </w:p>
        </w:tc>
        <w:tc>
          <w:tcPr>
            <w:tcW w:w="0" w:type="auto"/>
            <w:shd w:val="clear" w:color="auto" w:fill="CCEEFF"/>
            <w:tcMar>
              <w:top w:w="0" w:type="dxa"/>
              <w:left w:w="0" w:type="dxa"/>
              <w:bottom w:w="30" w:type="dxa"/>
              <w:right w:w="0" w:type="dxa"/>
            </w:tcMar>
            <w:vAlign w:val="bottom"/>
          </w:tcPr>
          <w:p w14:paraId="2C2EC074">
            <w:r>
              <w:t> </w:t>
            </w:r>
          </w:p>
        </w:tc>
        <w:tc>
          <w:tcPr>
            <w:tcW w:w="0" w:type="auto"/>
            <w:tcBorders>
              <w:bottom w:val="single" w:color="000000" w:sz="12" w:space="0"/>
            </w:tcBorders>
            <w:shd w:val="clear" w:color="auto" w:fill="CCEEFF"/>
            <w:vAlign w:val="bottom"/>
          </w:tcPr>
          <w:p w14:paraId="1899F90F">
            <w:r>
              <w:t> </w:t>
            </w:r>
          </w:p>
        </w:tc>
        <w:tc>
          <w:tcPr>
            <w:tcW w:w="0" w:type="auto"/>
            <w:tcBorders>
              <w:bottom w:val="single" w:color="000000" w:sz="12" w:space="0"/>
            </w:tcBorders>
            <w:shd w:val="clear" w:color="auto" w:fill="CCEEFF"/>
            <w:vAlign w:val="bottom"/>
          </w:tcPr>
          <w:p w14:paraId="65F482E6">
            <w:pPr>
              <w:jc w:val="right"/>
            </w:pPr>
            <w:r>
              <w:t>—</w:t>
            </w:r>
          </w:p>
        </w:tc>
        <w:tc>
          <w:tcPr>
            <w:tcW w:w="0" w:type="auto"/>
            <w:shd w:val="clear" w:color="auto" w:fill="CCEEFF"/>
            <w:tcMar>
              <w:top w:w="0" w:type="dxa"/>
              <w:left w:w="0" w:type="dxa"/>
              <w:bottom w:w="30" w:type="dxa"/>
              <w:right w:w="0" w:type="dxa"/>
            </w:tcMar>
            <w:vAlign w:val="bottom"/>
          </w:tcPr>
          <w:p w14:paraId="704E9236">
            <w:r>
              <w:t> </w:t>
            </w:r>
          </w:p>
        </w:tc>
        <w:tc>
          <w:tcPr>
            <w:tcW w:w="0" w:type="auto"/>
            <w:shd w:val="clear" w:color="auto" w:fill="CCEEFF"/>
            <w:tcMar>
              <w:top w:w="0" w:type="dxa"/>
              <w:left w:w="0" w:type="dxa"/>
              <w:bottom w:w="30" w:type="dxa"/>
              <w:right w:w="0" w:type="dxa"/>
            </w:tcMar>
            <w:vAlign w:val="bottom"/>
          </w:tcPr>
          <w:p w14:paraId="114C0799">
            <w:r>
              <w:t> </w:t>
            </w:r>
          </w:p>
        </w:tc>
        <w:tc>
          <w:tcPr>
            <w:tcW w:w="0" w:type="auto"/>
            <w:tcBorders>
              <w:bottom w:val="single" w:color="000000" w:sz="12" w:space="0"/>
            </w:tcBorders>
            <w:shd w:val="clear" w:color="auto" w:fill="CCEEFF"/>
            <w:vAlign w:val="bottom"/>
          </w:tcPr>
          <w:p w14:paraId="2CCC344D">
            <w:r>
              <w:t> </w:t>
            </w:r>
          </w:p>
        </w:tc>
        <w:tc>
          <w:tcPr>
            <w:tcW w:w="0" w:type="auto"/>
            <w:tcBorders>
              <w:bottom w:val="single" w:color="000000" w:sz="12" w:space="0"/>
            </w:tcBorders>
            <w:shd w:val="clear" w:color="auto" w:fill="CCEEFF"/>
            <w:vAlign w:val="bottom"/>
          </w:tcPr>
          <w:p w14:paraId="30FF3EE5">
            <w:pPr>
              <w:jc w:val="right"/>
            </w:pPr>
            <w:r>
              <w:t>(965,275</w:t>
            </w:r>
          </w:p>
        </w:tc>
        <w:tc>
          <w:tcPr>
            <w:tcW w:w="0" w:type="auto"/>
            <w:shd w:val="clear" w:color="auto" w:fill="CCEEFF"/>
            <w:tcMar>
              <w:top w:w="0" w:type="dxa"/>
              <w:left w:w="0" w:type="dxa"/>
              <w:bottom w:w="30" w:type="dxa"/>
              <w:right w:w="0" w:type="dxa"/>
            </w:tcMar>
            <w:vAlign w:val="bottom"/>
          </w:tcPr>
          <w:p w14:paraId="4B1CB7A0">
            <w:r>
              <w:t>)</w:t>
            </w:r>
          </w:p>
        </w:tc>
      </w:tr>
      <w:tr w14:paraId="66DA1C0F">
        <w:tc>
          <w:tcPr>
            <w:tcW w:w="0" w:type="auto"/>
            <w:shd w:val="clear" w:color="auto" w:fill="FFFFFF"/>
            <w:tcMar>
              <w:top w:w="0" w:type="dxa"/>
              <w:left w:w="180" w:type="dxa"/>
              <w:bottom w:w="50" w:type="dxa"/>
              <w:right w:w="0" w:type="dxa"/>
            </w:tcMar>
            <w:vAlign w:val="bottom"/>
          </w:tcPr>
          <w:p w14:paraId="233ADA89">
            <w:pPr>
              <w:ind w:hanging="180"/>
              <w:rPr>
                <w:b/>
                <w:bCs/>
              </w:rPr>
            </w:pPr>
            <w:r>
              <w:rPr>
                <w:b/>
                <w:bCs/>
              </w:rPr>
              <w:t>Comprehensive income attributable to TOYO Co., Ltd.’s shareholders</w:t>
            </w:r>
          </w:p>
        </w:tc>
        <w:tc>
          <w:tcPr>
            <w:tcW w:w="0" w:type="auto"/>
            <w:shd w:val="clear" w:color="auto" w:fill="FFFFFF"/>
            <w:tcMar>
              <w:top w:w="0" w:type="dxa"/>
              <w:left w:w="0" w:type="dxa"/>
              <w:bottom w:w="50" w:type="dxa"/>
              <w:right w:w="0" w:type="dxa"/>
            </w:tcMar>
            <w:vAlign w:val="bottom"/>
          </w:tcPr>
          <w:p w14:paraId="23DE829A">
            <w:pPr>
              <w:rPr>
                <w:b/>
                <w:bCs/>
              </w:rPr>
            </w:pPr>
            <w:r>
              <w:rPr>
                <w:b/>
                <w:bCs/>
              </w:rPr>
              <w:t> </w:t>
            </w:r>
          </w:p>
        </w:tc>
        <w:tc>
          <w:tcPr>
            <w:tcW w:w="0" w:type="auto"/>
            <w:tcBorders>
              <w:bottom w:val="double" w:color="000000" w:sz="12" w:space="0"/>
            </w:tcBorders>
            <w:shd w:val="clear" w:color="auto" w:fill="FFFFFF"/>
            <w:vAlign w:val="bottom"/>
          </w:tcPr>
          <w:p w14:paraId="2A4516B4">
            <w:pPr>
              <w:rPr>
                <w:b/>
                <w:bCs/>
              </w:rPr>
            </w:pPr>
            <w:r>
              <w:rPr>
                <w:b/>
                <w:bCs/>
              </w:rPr>
              <w:t>$</w:t>
            </w:r>
          </w:p>
        </w:tc>
        <w:tc>
          <w:tcPr>
            <w:tcW w:w="0" w:type="auto"/>
            <w:tcBorders>
              <w:bottom w:val="double" w:color="000000" w:sz="12" w:space="0"/>
            </w:tcBorders>
            <w:shd w:val="clear" w:color="auto" w:fill="FFFFFF"/>
            <w:vAlign w:val="bottom"/>
          </w:tcPr>
          <w:p w14:paraId="3784B92E">
            <w:pPr>
              <w:jc w:val="right"/>
              <w:rPr>
                <w:b/>
                <w:bCs/>
              </w:rPr>
            </w:pPr>
            <w:r>
              <w:rPr>
                <w:b/>
                <w:bCs/>
              </w:rPr>
              <w:t>17,073,392</w:t>
            </w:r>
          </w:p>
        </w:tc>
        <w:tc>
          <w:tcPr>
            <w:tcW w:w="0" w:type="auto"/>
            <w:shd w:val="clear" w:color="auto" w:fill="FFFFFF"/>
            <w:tcMar>
              <w:top w:w="0" w:type="dxa"/>
              <w:left w:w="0" w:type="dxa"/>
              <w:bottom w:w="50" w:type="dxa"/>
              <w:right w:w="0" w:type="dxa"/>
            </w:tcMar>
            <w:vAlign w:val="bottom"/>
          </w:tcPr>
          <w:p w14:paraId="79C0DF9E">
            <w:pPr>
              <w:rPr>
                <w:b/>
                <w:bCs/>
              </w:rPr>
            </w:pPr>
            <w:r>
              <w:rPr>
                <w:b/>
                <w:bCs/>
              </w:rPr>
              <w:t> </w:t>
            </w:r>
          </w:p>
        </w:tc>
        <w:tc>
          <w:tcPr>
            <w:tcW w:w="0" w:type="auto"/>
            <w:shd w:val="clear" w:color="auto" w:fill="FFFFFF"/>
            <w:tcMar>
              <w:top w:w="0" w:type="dxa"/>
              <w:left w:w="0" w:type="dxa"/>
              <w:bottom w:w="50" w:type="dxa"/>
              <w:right w:w="0" w:type="dxa"/>
            </w:tcMar>
            <w:vAlign w:val="bottom"/>
          </w:tcPr>
          <w:p w14:paraId="774F9C4B">
            <w:pPr>
              <w:rPr>
                <w:b/>
                <w:bCs/>
              </w:rPr>
            </w:pPr>
            <w:r>
              <w:rPr>
                <w:b/>
                <w:bCs/>
              </w:rPr>
              <w:t> </w:t>
            </w:r>
          </w:p>
        </w:tc>
        <w:tc>
          <w:tcPr>
            <w:tcW w:w="0" w:type="auto"/>
            <w:tcBorders>
              <w:bottom w:val="double" w:color="000000" w:sz="12" w:space="0"/>
            </w:tcBorders>
            <w:shd w:val="clear" w:color="auto" w:fill="FFFFFF"/>
            <w:vAlign w:val="bottom"/>
          </w:tcPr>
          <w:p w14:paraId="442BD8AA">
            <w:pPr>
              <w:rPr>
                <w:b/>
                <w:bCs/>
              </w:rPr>
            </w:pPr>
            <w:r>
              <w:rPr>
                <w:b/>
                <w:bCs/>
              </w:rPr>
              <w:t>$</w:t>
            </w:r>
          </w:p>
        </w:tc>
        <w:tc>
          <w:tcPr>
            <w:tcW w:w="0" w:type="auto"/>
            <w:tcBorders>
              <w:bottom w:val="double" w:color="000000" w:sz="12" w:space="0"/>
            </w:tcBorders>
            <w:shd w:val="clear" w:color="auto" w:fill="FFFFFF"/>
            <w:vAlign w:val="bottom"/>
          </w:tcPr>
          <w:p w14:paraId="6123CF7E">
            <w:pPr>
              <w:jc w:val="right"/>
              <w:rPr>
                <w:b/>
                <w:bCs/>
              </w:rPr>
            </w:pPr>
            <w:r>
              <w:rPr>
                <w:b/>
                <w:bCs/>
              </w:rPr>
              <w:t>5,524,274</w:t>
            </w:r>
          </w:p>
        </w:tc>
        <w:tc>
          <w:tcPr>
            <w:tcW w:w="0" w:type="auto"/>
            <w:shd w:val="clear" w:color="auto" w:fill="FFFFFF"/>
            <w:tcMar>
              <w:top w:w="0" w:type="dxa"/>
              <w:left w:w="0" w:type="dxa"/>
              <w:bottom w:w="50" w:type="dxa"/>
              <w:right w:w="0" w:type="dxa"/>
            </w:tcMar>
            <w:vAlign w:val="bottom"/>
          </w:tcPr>
          <w:p w14:paraId="35DBF788">
            <w:pPr>
              <w:rPr>
                <w:b/>
                <w:bCs/>
              </w:rPr>
            </w:pPr>
            <w:r>
              <w:rPr>
                <w:b/>
                <w:bCs/>
              </w:rPr>
              <w:t> </w:t>
            </w:r>
          </w:p>
        </w:tc>
        <w:tc>
          <w:tcPr>
            <w:tcW w:w="0" w:type="auto"/>
            <w:shd w:val="clear" w:color="auto" w:fill="FFFFFF"/>
            <w:tcMar>
              <w:top w:w="0" w:type="dxa"/>
              <w:left w:w="0" w:type="dxa"/>
              <w:bottom w:w="50" w:type="dxa"/>
              <w:right w:w="0" w:type="dxa"/>
            </w:tcMar>
            <w:vAlign w:val="bottom"/>
          </w:tcPr>
          <w:p w14:paraId="52B3DF51">
            <w:pPr>
              <w:rPr>
                <w:b/>
                <w:bCs/>
              </w:rPr>
            </w:pPr>
            <w:r>
              <w:rPr>
                <w:b/>
                <w:bCs/>
              </w:rPr>
              <w:t> </w:t>
            </w:r>
          </w:p>
        </w:tc>
        <w:tc>
          <w:tcPr>
            <w:tcW w:w="0" w:type="auto"/>
            <w:tcBorders>
              <w:bottom w:val="double" w:color="000000" w:sz="12" w:space="0"/>
            </w:tcBorders>
            <w:shd w:val="clear" w:color="auto" w:fill="FFFFFF"/>
            <w:vAlign w:val="bottom"/>
          </w:tcPr>
          <w:p w14:paraId="598B0822">
            <w:pPr>
              <w:rPr>
                <w:b/>
                <w:bCs/>
              </w:rPr>
            </w:pPr>
            <w:r>
              <w:rPr>
                <w:b/>
                <w:bCs/>
              </w:rPr>
              <w:t> </w:t>
            </w:r>
          </w:p>
        </w:tc>
        <w:tc>
          <w:tcPr>
            <w:tcW w:w="0" w:type="auto"/>
            <w:tcBorders>
              <w:bottom w:val="double" w:color="000000" w:sz="12" w:space="0"/>
            </w:tcBorders>
            <w:shd w:val="clear" w:color="auto" w:fill="FFFFFF"/>
            <w:vAlign w:val="bottom"/>
          </w:tcPr>
          <w:p w14:paraId="45C3D4CC">
            <w:pPr>
              <w:jc w:val="right"/>
              <w:rPr>
                <w:b/>
                <w:bCs/>
              </w:rPr>
            </w:pPr>
            <w:r>
              <w:rPr>
                <w:b/>
                <w:bCs/>
              </w:rPr>
              <w:t>45,775,524</w:t>
            </w:r>
          </w:p>
        </w:tc>
        <w:tc>
          <w:tcPr>
            <w:tcW w:w="0" w:type="auto"/>
            <w:shd w:val="clear" w:color="auto" w:fill="FFFFFF"/>
            <w:tcMar>
              <w:top w:w="0" w:type="dxa"/>
              <w:left w:w="0" w:type="dxa"/>
              <w:bottom w:w="50" w:type="dxa"/>
              <w:right w:w="0" w:type="dxa"/>
            </w:tcMar>
            <w:vAlign w:val="bottom"/>
          </w:tcPr>
          <w:p w14:paraId="04C764CA">
            <w:pPr>
              <w:rPr>
                <w:b/>
                <w:bCs/>
              </w:rPr>
            </w:pPr>
            <w:r>
              <w:rPr>
                <w:b/>
                <w:bCs/>
              </w:rPr>
              <w:t> </w:t>
            </w:r>
          </w:p>
        </w:tc>
        <w:tc>
          <w:tcPr>
            <w:tcW w:w="0" w:type="auto"/>
            <w:shd w:val="clear" w:color="auto" w:fill="FFFFFF"/>
            <w:tcMar>
              <w:top w:w="0" w:type="dxa"/>
              <w:left w:w="0" w:type="dxa"/>
              <w:bottom w:w="50" w:type="dxa"/>
              <w:right w:w="0" w:type="dxa"/>
            </w:tcMar>
            <w:vAlign w:val="bottom"/>
          </w:tcPr>
          <w:p w14:paraId="70724237">
            <w:pPr>
              <w:rPr>
                <w:b/>
                <w:bCs/>
              </w:rPr>
            </w:pPr>
            <w:r>
              <w:rPr>
                <w:b/>
                <w:bCs/>
              </w:rPr>
              <w:t> </w:t>
            </w:r>
          </w:p>
        </w:tc>
        <w:tc>
          <w:tcPr>
            <w:tcW w:w="0" w:type="auto"/>
            <w:tcBorders>
              <w:bottom w:val="double" w:color="000000" w:sz="12" w:space="0"/>
            </w:tcBorders>
            <w:shd w:val="clear" w:color="auto" w:fill="FFFFFF"/>
            <w:vAlign w:val="bottom"/>
          </w:tcPr>
          <w:p w14:paraId="6A6337F5">
            <w:pPr>
              <w:rPr>
                <w:b/>
                <w:bCs/>
              </w:rPr>
            </w:pPr>
            <w:r>
              <w:rPr>
                <w:b/>
                <w:bCs/>
              </w:rPr>
              <w:t> </w:t>
            </w:r>
          </w:p>
        </w:tc>
        <w:tc>
          <w:tcPr>
            <w:tcW w:w="0" w:type="auto"/>
            <w:tcBorders>
              <w:bottom w:val="double" w:color="000000" w:sz="12" w:space="0"/>
            </w:tcBorders>
            <w:shd w:val="clear" w:color="auto" w:fill="FFFFFF"/>
            <w:vAlign w:val="bottom"/>
          </w:tcPr>
          <w:p w14:paraId="7B669521">
            <w:pPr>
              <w:jc w:val="right"/>
              <w:rPr>
                <w:b/>
                <w:bCs/>
              </w:rPr>
            </w:pPr>
            <w:r>
              <w:rPr>
                <w:b/>
                <w:bCs/>
              </w:rPr>
              <w:t>1,791,863</w:t>
            </w:r>
          </w:p>
        </w:tc>
        <w:tc>
          <w:tcPr>
            <w:tcW w:w="0" w:type="auto"/>
            <w:shd w:val="clear" w:color="auto" w:fill="FFFFFF"/>
            <w:tcMar>
              <w:top w:w="0" w:type="dxa"/>
              <w:left w:w="0" w:type="dxa"/>
              <w:bottom w:w="50" w:type="dxa"/>
              <w:right w:w="0" w:type="dxa"/>
            </w:tcMar>
            <w:vAlign w:val="bottom"/>
          </w:tcPr>
          <w:p w14:paraId="29741F1B">
            <w:pPr>
              <w:rPr>
                <w:b/>
                <w:bCs/>
              </w:rPr>
            </w:pPr>
            <w:r>
              <w:rPr>
                <w:b/>
                <w:bCs/>
              </w:rPr>
              <w:t> </w:t>
            </w:r>
          </w:p>
        </w:tc>
      </w:tr>
      <w:tr w14:paraId="76FD28D0">
        <w:tc>
          <w:tcPr>
            <w:tcW w:w="0" w:type="auto"/>
            <w:shd w:val="clear" w:color="auto" w:fill="CCEEFF"/>
            <w:tcMar>
              <w:top w:w="0" w:type="dxa"/>
              <w:left w:w="180" w:type="dxa"/>
              <w:bottom w:w="0" w:type="dxa"/>
              <w:right w:w="0" w:type="dxa"/>
            </w:tcMar>
            <w:vAlign w:val="bottom"/>
          </w:tcPr>
          <w:p w14:paraId="58734FB4">
            <w:pPr>
              <w:ind w:hanging="180"/>
            </w:pPr>
            <w:r>
              <w:t> </w:t>
            </w:r>
          </w:p>
        </w:tc>
        <w:tc>
          <w:tcPr>
            <w:tcW w:w="0" w:type="auto"/>
            <w:shd w:val="clear" w:color="auto" w:fill="CCEEFF"/>
            <w:vAlign w:val="bottom"/>
          </w:tcPr>
          <w:p w14:paraId="5AC58794">
            <w:r>
              <w:t> </w:t>
            </w:r>
          </w:p>
        </w:tc>
        <w:tc>
          <w:tcPr>
            <w:tcW w:w="0" w:type="auto"/>
            <w:shd w:val="clear" w:color="auto" w:fill="CCEEFF"/>
            <w:vAlign w:val="bottom"/>
          </w:tcPr>
          <w:p w14:paraId="66EF14C7">
            <w:r>
              <w:t> </w:t>
            </w:r>
          </w:p>
        </w:tc>
        <w:tc>
          <w:tcPr>
            <w:tcW w:w="0" w:type="auto"/>
            <w:shd w:val="clear" w:color="auto" w:fill="CCEEFF"/>
            <w:vAlign w:val="bottom"/>
          </w:tcPr>
          <w:p w14:paraId="7CFCF23A">
            <w:pPr>
              <w:jc w:val="right"/>
            </w:pPr>
            <w:r>
              <w:t> </w:t>
            </w:r>
          </w:p>
        </w:tc>
        <w:tc>
          <w:tcPr>
            <w:tcW w:w="0" w:type="auto"/>
            <w:shd w:val="clear" w:color="auto" w:fill="CCEEFF"/>
            <w:vAlign w:val="bottom"/>
          </w:tcPr>
          <w:p w14:paraId="0EE59668">
            <w:r>
              <w:t> </w:t>
            </w:r>
          </w:p>
        </w:tc>
        <w:tc>
          <w:tcPr>
            <w:tcW w:w="0" w:type="auto"/>
            <w:shd w:val="clear" w:color="auto" w:fill="CCEEFF"/>
            <w:vAlign w:val="bottom"/>
          </w:tcPr>
          <w:p w14:paraId="18C7C6A9">
            <w:r>
              <w:t> </w:t>
            </w:r>
          </w:p>
        </w:tc>
        <w:tc>
          <w:tcPr>
            <w:tcW w:w="0" w:type="auto"/>
            <w:shd w:val="clear" w:color="auto" w:fill="CCEEFF"/>
            <w:vAlign w:val="bottom"/>
          </w:tcPr>
          <w:p w14:paraId="431D01AF">
            <w:r>
              <w:t> </w:t>
            </w:r>
          </w:p>
        </w:tc>
        <w:tc>
          <w:tcPr>
            <w:tcW w:w="0" w:type="auto"/>
            <w:shd w:val="clear" w:color="auto" w:fill="CCEEFF"/>
            <w:vAlign w:val="bottom"/>
          </w:tcPr>
          <w:p w14:paraId="4AD66A92">
            <w:pPr>
              <w:jc w:val="right"/>
            </w:pPr>
            <w:r>
              <w:t> </w:t>
            </w:r>
          </w:p>
        </w:tc>
        <w:tc>
          <w:tcPr>
            <w:tcW w:w="0" w:type="auto"/>
            <w:shd w:val="clear" w:color="auto" w:fill="CCEEFF"/>
            <w:vAlign w:val="bottom"/>
          </w:tcPr>
          <w:p w14:paraId="1EC32E45">
            <w:r>
              <w:t> </w:t>
            </w:r>
          </w:p>
        </w:tc>
        <w:tc>
          <w:tcPr>
            <w:tcW w:w="0" w:type="auto"/>
            <w:shd w:val="clear" w:color="auto" w:fill="CCEEFF"/>
            <w:vAlign w:val="bottom"/>
          </w:tcPr>
          <w:p w14:paraId="40D2CEA1">
            <w:r>
              <w:t> </w:t>
            </w:r>
          </w:p>
        </w:tc>
        <w:tc>
          <w:tcPr>
            <w:tcW w:w="0" w:type="auto"/>
            <w:shd w:val="clear" w:color="auto" w:fill="CCEEFF"/>
            <w:vAlign w:val="bottom"/>
          </w:tcPr>
          <w:p w14:paraId="724DCDDA">
            <w:r>
              <w:t> </w:t>
            </w:r>
          </w:p>
        </w:tc>
        <w:tc>
          <w:tcPr>
            <w:tcW w:w="0" w:type="auto"/>
            <w:shd w:val="clear" w:color="auto" w:fill="CCEEFF"/>
            <w:vAlign w:val="bottom"/>
          </w:tcPr>
          <w:p w14:paraId="2DDF1C75">
            <w:pPr>
              <w:jc w:val="right"/>
            </w:pPr>
            <w:r>
              <w:t> </w:t>
            </w:r>
          </w:p>
        </w:tc>
        <w:tc>
          <w:tcPr>
            <w:tcW w:w="0" w:type="auto"/>
            <w:shd w:val="clear" w:color="auto" w:fill="CCEEFF"/>
            <w:vAlign w:val="bottom"/>
          </w:tcPr>
          <w:p w14:paraId="63537C82">
            <w:r>
              <w:t> </w:t>
            </w:r>
          </w:p>
        </w:tc>
        <w:tc>
          <w:tcPr>
            <w:tcW w:w="0" w:type="auto"/>
            <w:shd w:val="clear" w:color="auto" w:fill="CCEEFF"/>
            <w:vAlign w:val="bottom"/>
          </w:tcPr>
          <w:p w14:paraId="14DC766C">
            <w:r>
              <w:t> </w:t>
            </w:r>
          </w:p>
        </w:tc>
        <w:tc>
          <w:tcPr>
            <w:tcW w:w="0" w:type="auto"/>
            <w:shd w:val="clear" w:color="auto" w:fill="CCEEFF"/>
            <w:vAlign w:val="bottom"/>
          </w:tcPr>
          <w:p w14:paraId="68B7D5FD">
            <w:r>
              <w:t> </w:t>
            </w:r>
          </w:p>
        </w:tc>
        <w:tc>
          <w:tcPr>
            <w:tcW w:w="0" w:type="auto"/>
            <w:shd w:val="clear" w:color="auto" w:fill="CCEEFF"/>
            <w:vAlign w:val="bottom"/>
          </w:tcPr>
          <w:p w14:paraId="6F99330F">
            <w:pPr>
              <w:jc w:val="right"/>
            </w:pPr>
            <w:r>
              <w:t> </w:t>
            </w:r>
          </w:p>
        </w:tc>
        <w:tc>
          <w:tcPr>
            <w:tcW w:w="0" w:type="auto"/>
            <w:shd w:val="clear" w:color="auto" w:fill="CCEEFF"/>
            <w:vAlign w:val="bottom"/>
          </w:tcPr>
          <w:p w14:paraId="6348B2B8">
            <w:r>
              <w:t> </w:t>
            </w:r>
          </w:p>
        </w:tc>
      </w:tr>
      <w:tr w14:paraId="1D7601E6">
        <w:tc>
          <w:tcPr>
            <w:tcW w:w="0" w:type="auto"/>
            <w:shd w:val="clear" w:color="auto" w:fill="FFFFFF"/>
            <w:tcMar>
              <w:top w:w="0" w:type="dxa"/>
              <w:left w:w="180" w:type="dxa"/>
              <w:bottom w:w="50" w:type="dxa"/>
              <w:right w:w="0" w:type="dxa"/>
            </w:tcMar>
            <w:vAlign w:val="bottom"/>
          </w:tcPr>
          <w:p w14:paraId="6913A9F2">
            <w:pPr>
              <w:ind w:hanging="180"/>
            </w:pPr>
            <w:r>
              <w:t>Weighted average number of ordinary share outstanding– basic</w:t>
            </w:r>
          </w:p>
        </w:tc>
        <w:tc>
          <w:tcPr>
            <w:tcW w:w="0" w:type="auto"/>
            <w:shd w:val="clear" w:color="auto" w:fill="FFFFFF"/>
            <w:tcMar>
              <w:top w:w="0" w:type="dxa"/>
              <w:left w:w="0" w:type="dxa"/>
              <w:bottom w:w="50" w:type="dxa"/>
              <w:right w:w="0" w:type="dxa"/>
            </w:tcMar>
            <w:vAlign w:val="bottom"/>
          </w:tcPr>
          <w:p w14:paraId="326BA8D1">
            <w:r>
              <w:t> </w:t>
            </w:r>
          </w:p>
        </w:tc>
        <w:tc>
          <w:tcPr>
            <w:tcW w:w="0" w:type="auto"/>
            <w:tcBorders>
              <w:bottom w:val="double" w:color="000000" w:sz="12" w:space="0"/>
            </w:tcBorders>
            <w:shd w:val="clear" w:color="auto" w:fill="FFFFFF"/>
            <w:vAlign w:val="bottom"/>
          </w:tcPr>
          <w:p w14:paraId="67383616">
            <w:r>
              <w:t> </w:t>
            </w:r>
          </w:p>
        </w:tc>
        <w:tc>
          <w:tcPr>
            <w:tcW w:w="0" w:type="auto"/>
            <w:tcBorders>
              <w:bottom w:val="double" w:color="000000" w:sz="12" w:space="0"/>
            </w:tcBorders>
            <w:shd w:val="clear" w:color="auto" w:fill="FFFFFF"/>
            <w:vAlign w:val="bottom"/>
          </w:tcPr>
          <w:p w14:paraId="727FD3DD">
            <w:pPr>
              <w:jc w:val="right"/>
            </w:pPr>
            <w:r>
              <w:t>38,193,043</w:t>
            </w:r>
          </w:p>
        </w:tc>
        <w:tc>
          <w:tcPr>
            <w:tcW w:w="0" w:type="auto"/>
            <w:shd w:val="clear" w:color="auto" w:fill="FFFFFF"/>
            <w:tcMar>
              <w:top w:w="0" w:type="dxa"/>
              <w:left w:w="0" w:type="dxa"/>
              <w:bottom w:w="50" w:type="dxa"/>
              <w:right w:w="0" w:type="dxa"/>
            </w:tcMar>
            <w:vAlign w:val="bottom"/>
          </w:tcPr>
          <w:p w14:paraId="2CEFB860">
            <w:r>
              <w:t> </w:t>
            </w:r>
          </w:p>
        </w:tc>
        <w:tc>
          <w:tcPr>
            <w:tcW w:w="0" w:type="auto"/>
            <w:shd w:val="clear" w:color="auto" w:fill="FFFFFF"/>
            <w:tcMar>
              <w:top w:w="0" w:type="dxa"/>
              <w:left w:w="0" w:type="dxa"/>
              <w:bottom w:w="50" w:type="dxa"/>
              <w:right w:w="0" w:type="dxa"/>
            </w:tcMar>
            <w:vAlign w:val="bottom"/>
          </w:tcPr>
          <w:p w14:paraId="038114B8">
            <w:r>
              <w:t> </w:t>
            </w:r>
          </w:p>
        </w:tc>
        <w:tc>
          <w:tcPr>
            <w:tcW w:w="0" w:type="auto"/>
            <w:tcBorders>
              <w:bottom w:val="double" w:color="000000" w:sz="12" w:space="0"/>
            </w:tcBorders>
            <w:shd w:val="clear" w:color="auto" w:fill="FFFFFF"/>
            <w:vAlign w:val="bottom"/>
          </w:tcPr>
          <w:p w14:paraId="0A048228">
            <w:r>
              <w:t> </w:t>
            </w:r>
          </w:p>
        </w:tc>
        <w:tc>
          <w:tcPr>
            <w:tcW w:w="0" w:type="auto"/>
            <w:tcBorders>
              <w:bottom w:val="double" w:color="000000" w:sz="12" w:space="0"/>
            </w:tcBorders>
            <w:shd w:val="clear" w:color="auto" w:fill="FFFFFF"/>
            <w:vAlign w:val="bottom"/>
          </w:tcPr>
          <w:p w14:paraId="6A01EB8E">
            <w:pPr>
              <w:jc w:val="right"/>
            </w:pPr>
            <w:r>
              <w:t>34,480,116</w:t>
            </w:r>
          </w:p>
        </w:tc>
        <w:tc>
          <w:tcPr>
            <w:tcW w:w="0" w:type="auto"/>
            <w:shd w:val="clear" w:color="auto" w:fill="FFFFFF"/>
            <w:tcMar>
              <w:top w:w="0" w:type="dxa"/>
              <w:left w:w="0" w:type="dxa"/>
              <w:bottom w:w="50" w:type="dxa"/>
              <w:right w:w="0" w:type="dxa"/>
            </w:tcMar>
            <w:vAlign w:val="bottom"/>
          </w:tcPr>
          <w:p w14:paraId="66B69B2C">
            <w:r>
              <w:t> </w:t>
            </w:r>
          </w:p>
        </w:tc>
        <w:tc>
          <w:tcPr>
            <w:tcW w:w="0" w:type="auto"/>
            <w:shd w:val="clear" w:color="auto" w:fill="FFFFFF"/>
            <w:tcMar>
              <w:top w:w="0" w:type="dxa"/>
              <w:left w:w="0" w:type="dxa"/>
              <w:bottom w:w="50" w:type="dxa"/>
              <w:right w:w="0" w:type="dxa"/>
            </w:tcMar>
            <w:vAlign w:val="bottom"/>
          </w:tcPr>
          <w:p w14:paraId="066BD91B">
            <w:r>
              <w:t> </w:t>
            </w:r>
          </w:p>
        </w:tc>
        <w:tc>
          <w:tcPr>
            <w:tcW w:w="0" w:type="auto"/>
            <w:tcBorders>
              <w:bottom w:val="double" w:color="000000" w:sz="12" w:space="0"/>
            </w:tcBorders>
            <w:shd w:val="clear" w:color="auto" w:fill="FFFFFF"/>
            <w:vAlign w:val="bottom"/>
          </w:tcPr>
          <w:p w14:paraId="7274866B">
            <w:r>
              <w:t> </w:t>
            </w:r>
          </w:p>
        </w:tc>
        <w:tc>
          <w:tcPr>
            <w:tcW w:w="0" w:type="auto"/>
            <w:tcBorders>
              <w:bottom w:val="double" w:color="000000" w:sz="12" w:space="0"/>
            </w:tcBorders>
            <w:shd w:val="clear" w:color="auto" w:fill="FFFFFF"/>
            <w:vAlign w:val="bottom"/>
          </w:tcPr>
          <w:p w14:paraId="7B55BE1D">
            <w:pPr>
              <w:jc w:val="right"/>
            </w:pPr>
            <w:r>
              <w:t>37,937,402</w:t>
            </w:r>
          </w:p>
        </w:tc>
        <w:tc>
          <w:tcPr>
            <w:tcW w:w="0" w:type="auto"/>
            <w:shd w:val="clear" w:color="auto" w:fill="FFFFFF"/>
            <w:tcMar>
              <w:top w:w="0" w:type="dxa"/>
              <w:left w:w="0" w:type="dxa"/>
              <w:bottom w:w="50" w:type="dxa"/>
              <w:right w:w="0" w:type="dxa"/>
            </w:tcMar>
            <w:vAlign w:val="bottom"/>
          </w:tcPr>
          <w:p w14:paraId="236B597F">
            <w:r>
              <w:t> </w:t>
            </w:r>
          </w:p>
        </w:tc>
        <w:tc>
          <w:tcPr>
            <w:tcW w:w="0" w:type="auto"/>
            <w:shd w:val="clear" w:color="auto" w:fill="FFFFFF"/>
            <w:tcMar>
              <w:top w:w="0" w:type="dxa"/>
              <w:left w:w="0" w:type="dxa"/>
              <w:bottom w:w="50" w:type="dxa"/>
              <w:right w:w="0" w:type="dxa"/>
            </w:tcMar>
            <w:vAlign w:val="bottom"/>
          </w:tcPr>
          <w:p w14:paraId="68551375">
            <w:r>
              <w:t> </w:t>
            </w:r>
          </w:p>
        </w:tc>
        <w:tc>
          <w:tcPr>
            <w:tcW w:w="0" w:type="auto"/>
            <w:tcBorders>
              <w:bottom w:val="double" w:color="000000" w:sz="12" w:space="0"/>
            </w:tcBorders>
            <w:shd w:val="clear" w:color="auto" w:fill="FFFFFF"/>
            <w:vAlign w:val="bottom"/>
          </w:tcPr>
          <w:p w14:paraId="22D863CB">
            <w:r>
              <w:t> </w:t>
            </w:r>
          </w:p>
        </w:tc>
        <w:tc>
          <w:tcPr>
            <w:tcW w:w="0" w:type="auto"/>
            <w:tcBorders>
              <w:bottom w:val="double" w:color="000000" w:sz="12" w:space="0"/>
            </w:tcBorders>
            <w:shd w:val="clear" w:color="auto" w:fill="FFFFFF"/>
            <w:vAlign w:val="bottom"/>
          </w:tcPr>
          <w:p w14:paraId="627938FD">
            <w:pPr>
              <w:jc w:val="right"/>
            </w:pPr>
            <w:r>
              <w:t>34,040,373</w:t>
            </w:r>
          </w:p>
        </w:tc>
        <w:tc>
          <w:tcPr>
            <w:tcW w:w="0" w:type="auto"/>
            <w:shd w:val="clear" w:color="auto" w:fill="FFFFFF"/>
            <w:tcMar>
              <w:top w:w="0" w:type="dxa"/>
              <w:left w:w="0" w:type="dxa"/>
              <w:bottom w:w="50" w:type="dxa"/>
              <w:right w:w="0" w:type="dxa"/>
            </w:tcMar>
            <w:vAlign w:val="bottom"/>
          </w:tcPr>
          <w:p w14:paraId="5F8C1E5F">
            <w:r>
              <w:t> </w:t>
            </w:r>
          </w:p>
        </w:tc>
      </w:tr>
      <w:tr w14:paraId="56279E11">
        <w:tc>
          <w:tcPr>
            <w:tcW w:w="0" w:type="auto"/>
            <w:shd w:val="clear" w:color="auto" w:fill="CCEEFF"/>
            <w:tcMar>
              <w:top w:w="0" w:type="dxa"/>
              <w:left w:w="180" w:type="dxa"/>
              <w:bottom w:w="0" w:type="dxa"/>
              <w:right w:w="0" w:type="dxa"/>
            </w:tcMar>
            <w:vAlign w:val="bottom"/>
          </w:tcPr>
          <w:p w14:paraId="533390CC">
            <w:pPr>
              <w:ind w:hanging="180"/>
            </w:pPr>
            <w:r>
              <w:t> </w:t>
            </w:r>
          </w:p>
        </w:tc>
        <w:tc>
          <w:tcPr>
            <w:tcW w:w="0" w:type="auto"/>
            <w:shd w:val="clear" w:color="auto" w:fill="CCEEFF"/>
            <w:vAlign w:val="bottom"/>
          </w:tcPr>
          <w:p w14:paraId="7C46BD72">
            <w:r>
              <w:t> </w:t>
            </w:r>
          </w:p>
        </w:tc>
        <w:tc>
          <w:tcPr>
            <w:tcW w:w="0" w:type="auto"/>
            <w:shd w:val="clear" w:color="auto" w:fill="CCEEFF"/>
            <w:vAlign w:val="bottom"/>
          </w:tcPr>
          <w:p w14:paraId="40DEA85D">
            <w:r>
              <w:t> </w:t>
            </w:r>
          </w:p>
        </w:tc>
        <w:tc>
          <w:tcPr>
            <w:tcW w:w="0" w:type="auto"/>
            <w:shd w:val="clear" w:color="auto" w:fill="CCEEFF"/>
            <w:vAlign w:val="bottom"/>
          </w:tcPr>
          <w:p w14:paraId="38EDCBA1">
            <w:pPr>
              <w:jc w:val="right"/>
            </w:pPr>
            <w:r>
              <w:t> </w:t>
            </w:r>
          </w:p>
        </w:tc>
        <w:tc>
          <w:tcPr>
            <w:tcW w:w="0" w:type="auto"/>
            <w:shd w:val="clear" w:color="auto" w:fill="CCEEFF"/>
            <w:vAlign w:val="bottom"/>
          </w:tcPr>
          <w:p w14:paraId="15A9C325">
            <w:r>
              <w:t> </w:t>
            </w:r>
          </w:p>
        </w:tc>
        <w:tc>
          <w:tcPr>
            <w:tcW w:w="0" w:type="auto"/>
            <w:shd w:val="clear" w:color="auto" w:fill="CCEEFF"/>
            <w:vAlign w:val="bottom"/>
          </w:tcPr>
          <w:p w14:paraId="2CB02C3F">
            <w:r>
              <w:t> </w:t>
            </w:r>
          </w:p>
        </w:tc>
        <w:tc>
          <w:tcPr>
            <w:tcW w:w="0" w:type="auto"/>
            <w:shd w:val="clear" w:color="auto" w:fill="CCEEFF"/>
            <w:vAlign w:val="bottom"/>
          </w:tcPr>
          <w:p w14:paraId="7D9E4380">
            <w:r>
              <w:t> </w:t>
            </w:r>
          </w:p>
        </w:tc>
        <w:tc>
          <w:tcPr>
            <w:tcW w:w="0" w:type="auto"/>
            <w:shd w:val="clear" w:color="auto" w:fill="CCEEFF"/>
            <w:vAlign w:val="bottom"/>
          </w:tcPr>
          <w:p w14:paraId="3B9084CE">
            <w:pPr>
              <w:jc w:val="right"/>
            </w:pPr>
            <w:r>
              <w:t> </w:t>
            </w:r>
          </w:p>
        </w:tc>
        <w:tc>
          <w:tcPr>
            <w:tcW w:w="0" w:type="auto"/>
            <w:shd w:val="clear" w:color="auto" w:fill="CCEEFF"/>
            <w:vAlign w:val="bottom"/>
          </w:tcPr>
          <w:p w14:paraId="32439DB1">
            <w:r>
              <w:t> </w:t>
            </w:r>
          </w:p>
        </w:tc>
        <w:tc>
          <w:tcPr>
            <w:tcW w:w="0" w:type="auto"/>
            <w:shd w:val="clear" w:color="auto" w:fill="CCEEFF"/>
            <w:vAlign w:val="bottom"/>
          </w:tcPr>
          <w:p w14:paraId="67055462">
            <w:r>
              <w:t> </w:t>
            </w:r>
          </w:p>
        </w:tc>
        <w:tc>
          <w:tcPr>
            <w:tcW w:w="0" w:type="auto"/>
            <w:shd w:val="clear" w:color="auto" w:fill="CCEEFF"/>
            <w:vAlign w:val="bottom"/>
          </w:tcPr>
          <w:p w14:paraId="52831F93">
            <w:r>
              <w:t> </w:t>
            </w:r>
          </w:p>
        </w:tc>
        <w:tc>
          <w:tcPr>
            <w:tcW w:w="0" w:type="auto"/>
            <w:shd w:val="clear" w:color="auto" w:fill="CCEEFF"/>
            <w:vAlign w:val="bottom"/>
          </w:tcPr>
          <w:p w14:paraId="0B5F1A6E">
            <w:pPr>
              <w:jc w:val="right"/>
            </w:pPr>
            <w:r>
              <w:t> </w:t>
            </w:r>
          </w:p>
        </w:tc>
        <w:tc>
          <w:tcPr>
            <w:tcW w:w="0" w:type="auto"/>
            <w:shd w:val="clear" w:color="auto" w:fill="CCEEFF"/>
            <w:vAlign w:val="bottom"/>
          </w:tcPr>
          <w:p w14:paraId="5A85A123">
            <w:r>
              <w:t> </w:t>
            </w:r>
          </w:p>
        </w:tc>
        <w:tc>
          <w:tcPr>
            <w:tcW w:w="0" w:type="auto"/>
            <w:shd w:val="clear" w:color="auto" w:fill="CCEEFF"/>
            <w:vAlign w:val="bottom"/>
          </w:tcPr>
          <w:p w14:paraId="538397E0">
            <w:r>
              <w:t> </w:t>
            </w:r>
          </w:p>
        </w:tc>
        <w:tc>
          <w:tcPr>
            <w:tcW w:w="0" w:type="auto"/>
            <w:shd w:val="clear" w:color="auto" w:fill="CCEEFF"/>
            <w:vAlign w:val="bottom"/>
          </w:tcPr>
          <w:p w14:paraId="7A66563F">
            <w:r>
              <w:t> </w:t>
            </w:r>
          </w:p>
        </w:tc>
        <w:tc>
          <w:tcPr>
            <w:tcW w:w="0" w:type="auto"/>
            <w:shd w:val="clear" w:color="auto" w:fill="CCEEFF"/>
            <w:vAlign w:val="bottom"/>
          </w:tcPr>
          <w:p w14:paraId="4307A1FA">
            <w:pPr>
              <w:jc w:val="right"/>
            </w:pPr>
            <w:r>
              <w:t> </w:t>
            </w:r>
          </w:p>
        </w:tc>
        <w:tc>
          <w:tcPr>
            <w:tcW w:w="0" w:type="auto"/>
            <w:shd w:val="clear" w:color="auto" w:fill="CCEEFF"/>
            <w:vAlign w:val="bottom"/>
          </w:tcPr>
          <w:p w14:paraId="16DDCDAA">
            <w:r>
              <w:t> </w:t>
            </w:r>
          </w:p>
        </w:tc>
      </w:tr>
      <w:tr w14:paraId="0B0F8BAD">
        <w:tc>
          <w:tcPr>
            <w:tcW w:w="0" w:type="auto"/>
            <w:shd w:val="clear" w:color="auto" w:fill="FFFFFF"/>
            <w:tcMar>
              <w:top w:w="0" w:type="dxa"/>
              <w:left w:w="180" w:type="dxa"/>
              <w:bottom w:w="50" w:type="dxa"/>
              <w:right w:w="0" w:type="dxa"/>
            </w:tcMar>
            <w:vAlign w:val="bottom"/>
          </w:tcPr>
          <w:p w14:paraId="48E7CB91">
            <w:pPr>
              <w:ind w:hanging="180"/>
            </w:pPr>
            <w:r>
              <w:t>Earnings per share – basic</w:t>
            </w:r>
          </w:p>
        </w:tc>
        <w:tc>
          <w:tcPr>
            <w:tcW w:w="0" w:type="auto"/>
            <w:shd w:val="clear" w:color="auto" w:fill="FFFFFF"/>
            <w:tcMar>
              <w:top w:w="0" w:type="dxa"/>
              <w:left w:w="0" w:type="dxa"/>
              <w:bottom w:w="50" w:type="dxa"/>
              <w:right w:w="0" w:type="dxa"/>
            </w:tcMar>
            <w:vAlign w:val="bottom"/>
          </w:tcPr>
          <w:p w14:paraId="7F7947E6">
            <w:r>
              <w:t> </w:t>
            </w:r>
          </w:p>
        </w:tc>
        <w:tc>
          <w:tcPr>
            <w:tcW w:w="0" w:type="auto"/>
            <w:tcBorders>
              <w:bottom w:val="double" w:color="000000" w:sz="12" w:space="0"/>
            </w:tcBorders>
            <w:shd w:val="clear" w:color="auto" w:fill="FFFFFF"/>
            <w:vAlign w:val="bottom"/>
          </w:tcPr>
          <w:p w14:paraId="6AC834AB">
            <w:r>
              <w:t>$</w:t>
            </w:r>
          </w:p>
        </w:tc>
        <w:tc>
          <w:tcPr>
            <w:tcW w:w="0" w:type="auto"/>
            <w:tcBorders>
              <w:bottom w:val="double" w:color="000000" w:sz="12" w:space="0"/>
            </w:tcBorders>
            <w:shd w:val="clear" w:color="auto" w:fill="FFFFFF"/>
            <w:vAlign w:val="bottom"/>
          </w:tcPr>
          <w:p w14:paraId="1D99768A">
            <w:pPr>
              <w:jc w:val="right"/>
            </w:pPr>
            <w:r>
              <w:t>0.46</w:t>
            </w:r>
          </w:p>
        </w:tc>
        <w:tc>
          <w:tcPr>
            <w:tcW w:w="0" w:type="auto"/>
            <w:shd w:val="clear" w:color="auto" w:fill="FFFFFF"/>
            <w:tcMar>
              <w:top w:w="0" w:type="dxa"/>
              <w:left w:w="0" w:type="dxa"/>
              <w:bottom w:w="50" w:type="dxa"/>
              <w:right w:w="0" w:type="dxa"/>
            </w:tcMar>
            <w:vAlign w:val="bottom"/>
          </w:tcPr>
          <w:p w14:paraId="23654DB2">
            <w:r>
              <w:t> </w:t>
            </w:r>
          </w:p>
        </w:tc>
        <w:tc>
          <w:tcPr>
            <w:tcW w:w="0" w:type="auto"/>
            <w:shd w:val="clear" w:color="auto" w:fill="FFFFFF"/>
            <w:tcMar>
              <w:top w:w="0" w:type="dxa"/>
              <w:left w:w="0" w:type="dxa"/>
              <w:bottom w:w="50" w:type="dxa"/>
              <w:right w:w="0" w:type="dxa"/>
            </w:tcMar>
            <w:vAlign w:val="bottom"/>
          </w:tcPr>
          <w:p w14:paraId="00627D09">
            <w:r>
              <w:t> </w:t>
            </w:r>
          </w:p>
        </w:tc>
        <w:tc>
          <w:tcPr>
            <w:tcW w:w="0" w:type="auto"/>
            <w:tcBorders>
              <w:bottom w:val="double" w:color="000000" w:sz="12" w:space="0"/>
            </w:tcBorders>
            <w:shd w:val="clear" w:color="auto" w:fill="FFFFFF"/>
            <w:vAlign w:val="bottom"/>
          </w:tcPr>
          <w:p w14:paraId="5D636DCD">
            <w:r>
              <w:t>$</w:t>
            </w:r>
          </w:p>
        </w:tc>
        <w:tc>
          <w:tcPr>
            <w:tcW w:w="0" w:type="auto"/>
            <w:tcBorders>
              <w:bottom w:val="double" w:color="000000" w:sz="12" w:space="0"/>
            </w:tcBorders>
            <w:shd w:val="clear" w:color="auto" w:fill="FFFFFF"/>
            <w:vAlign w:val="bottom"/>
          </w:tcPr>
          <w:p w14:paraId="4A783FC5">
            <w:pPr>
              <w:jc w:val="right"/>
            </w:pPr>
            <w:r>
              <w:t>0.16</w:t>
            </w:r>
          </w:p>
        </w:tc>
        <w:tc>
          <w:tcPr>
            <w:tcW w:w="0" w:type="auto"/>
            <w:shd w:val="clear" w:color="auto" w:fill="FFFFFF"/>
            <w:tcMar>
              <w:top w:w="0" w:type="dxa"/>
              <w:left w:w="0" w:type="dxa"/>
              <w:bottom w:w="50" w:type="dxa"/>
              <w:right w:w="0" w:type="dxa"/>
            </w:tcMar>
            <w:vAlign w:val="bottom"/>
          </w:tcPr>
          <w:p w14:paraId="023338D2">
            <w:r>
              <w:t> </w:t>
            </w:r>
          </w:p>
        </w:tc>
        <w:tc>
          <w:tcPr>
            <w:tcW w:w="0" w:type="auto"/>
            <w:shd w:val="clear" w:color="auto" w:fill="FFFFFF"/>
            <w:tcMar>
              <w:top w:w="0" w:type="dxa"/>
              <w:left w:w="0" w:type="dxa"/>
              <w:bottom w:w="50" w:type="dxa"/>
              <w:right w:w="0" w:type="dxa"/>
            </w:tcMar>
            <w:vAlign w:val="bottom"/>
          </w:tcPr>
          <w:p w14:paraId="02177203">
            <w:r>
              <w:t> </w:t>
            </w:r>
          </w:p>
        </w:tc>
        <w:tc>
          <w:tcPr>
            <w:tcW w:w="0" w:type="auto"/>
            <w:tcBorders>
              <w:bottom w:val="double" w:color="000000" w:sz="12" w:space="0"/>
            </w:tcBorders>
            <w:shd w:val="clear" w:color="auto" w:fill="FFFFFF"/>
            <w:vAlign w:val="bottom"/>
          </w:tcPr>
          <w:p w14:paraId="587D8687">
            <w:r>
              <w:t>$</w:t>
            </w:r>
          </w:p>
        </w:tc>
        <w:tc>
          <w:tcPr>
            <w:tcW w:w="0" w:type="auto"/>
            <w:tcBorders>
              <w:bottom w:val="double" w:color="000000" w:sz="12" w:space="0"/>
            </w:tcBorders>
            <w:shd w:val="clear" w:color="auto" w:fill="FFFFFF"/>
            <w:vAlign w:val="bottom"/>
          </w:tcPr>
          <w:p w14:paraId="629EC4AC">
            <w:pPr>
              <w:jc w:val="right"/>
            </w:pPr>
            <w:r>
              <w:t>1.21</w:t>
            </w:r>
          </w:p>
        </w:tc>
        <w:tc>
          <w:tcPr>
            <w:tcW w:w="0" w:type="auto"/>
            <w:shd w:val="clear" w:color="auto" w:fill="FFFFFF"/>
            <w:tcMar>
              <w:top w:w="0" w:type="dxa"/>
              <w:left w:w="0" w:type="dxa"/>
              <w:bottom w:w="50" w:type="dxa"/>
              <w:right w:w="0" w:type="dxa"/>
            </w:tcMar>
            <w:vAlign w:val="bottom"/>
          </w:tcPr>
          <w:p w14:paraId="7FEBF8A9">
            <w:r>
              <w:t> </w:t>
            </w:r>
          </w:p>
        </w:tc>
        <w:tc>
          <w:tcPr>
            <w:tcW w:w="0" w:type="auto"/>
            <w:shd w:val="clear" w:color="auto" w:fill="FFFFFF"/>
            <w:tcMar>
              <w:top w:w="0" w:type="dxa"/>
              <w:left w:w="0" w:type="dxa"/>
              <w:bottom w:w="50" w:type="dxa"/>
              <w:right w:w="0" w:type="dxa"/>
            </w:tcMar>
            <w:vAlign w:val="bottom"/>
          </w:tcPr>
          <w:p w14:paraId="1AAF671B">
            <w:r>
              <w:t> </w:t>
            </w:r>
          </w:p>
        </w:tc>
        <w:tc>
          <w:tcPr>
            <w:tcW w:w="0" w:type="auto"/>
            <w:tcBorders>
              <w:bottom w:val="double" w:color="000000" w:sz="12" w:space="0"/>
            </w:tcBorders>
            <w:shd w:val="clear" w:color="auto" w:fill="FFFFFF"/>
            <w:vAlign w:val="bottom"/>
          </w:tcPr>
          <w:p w14:paraId="56132616">
            <w:r>
              <w:t>$</w:t>
            </w:r>
          </w:p>
        </w:tc>
        <w:tc>
          <w:tcPr>
            <w:tcW w:w="0" w:type="auto"/>
            <w:tcBorders>
              <w:bottom w:val="double" w:color="000000" w:sz="12" w:space="0"/>
            </w:tcBorders>
            <w:shd w:val="clear" w:color="auto" w:fill="FFFFFF"/>
            <w:vAlign w:val="bottom"/>
          </w:tcPr>
          <w:p w14:paraId="37A90B6F">
            <w:pPr>
              <w:jc w:val="right"/>
            </w:pPr>
            <w:r>
              <w:t>0.08</w:t>
            </w:r>
          </w:p>
        </w:tc>
        <w:tc>
          <w:tcPr>
            <w:tcW w:w="0" w:type="auto"/>
            <w:shd w:val="clear" w:color="auto" w:fill="FFFFFF"/>
            <w:tcMar>
              <w:top w:w="0" w:type="dxa"/>
              <w:left w:w="0" w:type="dxa"/>
              <w:bottom w:w="50" w:type="dxa"/>
              <w:right w:w="0" w:type="dxa"/>
            </w:tcMar>
            <w:vAlign w:val="bottom"/>
          </w:tcPr>
          <w:p w14:paraId="6B287B50">
            <w:r>
              <w:t> </w:t>
            </w:r>
          </w:p>
        </w:tc>
      </w:tr>
      <w:tr w14:paraId="4E88AE79">
        <w:tc>
          <w:tcPr>
            <w:tcW w:w="0" w:type="auto"/>
            <w:shd w:val="clear" w:color="auto" w:fill="CCEEFF"/>
            <w:tcMar>
              <w:top w:w="0" w:type="dxa"/>
              <w:left w:w="180" w:type="dxa"/>
              <w:bottom w:w="50" w:type="dxa"/>
              <w:right w:w="0" w:type="dxa"/>
            </w:tcMar>
            <w:vAlign w:val="bottom"/>
          </w:tcPr>
          <w:p w14:paraId="6E6E16A1">
            <w:pPr>
              <w:ind w:hanging="180"/>
            </w:pPr>
            <w:r>
              <w:t>Weighted average number of ordinary share outstanding– diluted</w:t>
            </w:r>
          </w:p>
        </w:tc>
        <w:tc>
          <w:tcPr>
            <w:tcW w:w="0" w:type="auto"/>
            <w:shd w:val="clear" w:color="auto" w:fill="CCEEFF"/>
            <w:tcMar>
              <w:top w:w="0" w:type="dxa"/>
              <w:left w:w="0" w:type="dxa"/>
              <w:bottom w:w="50" w:type="dxa"/>
              <w:right w:w="0" w:type="dxa"/>
            </w:tcMar>
            <w:vAlign w:val="bottom"/>
          </w:tcPr>
          <w:p w14:paraId="106713D4">
            <w:r>
              <w:t> </w:t>
            </w:r>
          </w:p>
        </w:tc>
        <w:tc>
          <w:tcPr>
            <w:tcW w:w="0" w:type="auto"/>
            <w:tcBorders>
              <w:bottom w:val="double" w:color="000000" w:sz="12" w:space="0"/>
            </w:tcBorders>
            <w:shd w:val="clear" w:color="auto" w:fill="CCEEFF"/>
            <w:vAlign w:val="bottom"/>
          </w:tcPr>
          <w:p w14:paraId="5D7070E0">
            <w:r>
              <w:t> </w:t>
            </w:r>
          </w:p>
        </w:tc>
        <w:tc>
          <w:tcPr>
            <w:tcW w:w="0" w:type="auto"/>
            <w:tcBorders>
              <w:bottom w:val="double" w:color="000000" w:sz="12" w:space="0"/>
            </w:tcBorders>
            <w:shd w:val="clear" w:color="auto" w:fill="CCEEFF"/>
            <w:vAlign w:val="bottom"/>
          </w:tcPr>
          <w:p w14:paraId="3DA71871">
            <w:pPr>
              <w:jc w:val="right"/>
            </w:pPr>
            <w:r>
              <w:t>38,535,995</w:t>
            </w:r>
          </w:p>
        </w:tc>
        <w:tc>
          <w:tcPr>
            <w:tcW w:w="0" w:type="auto"/>
            <w:shd w:val="clear" w:color="auto" w:fill="CCEEFF"/>
            <w:tcMar>
              <w:top w:w="0" w:type="dxa"/>
              <w:left w:w="0" w:type="dxa"/>
              <w:bottom w:w="50" w:type="dxa"/>
              <w:right w:w="0" w:type="dxa"/>
            </w:tcMar>
            <w:vAlign w:val="bottom"/>
          </w:tcPr>
          <w:p w14:paraId="4E618370">
            <w:r>
              <w:t> </w:t>
            </w:r>
          </w:p>
        </w:tc>
        <w:tc>
          <w:tcPr>
            <w:tcW w:w="0" w:type="auto"/>
            <w:shd w:val="clear" w:color="auto" w:fill="CCEEFF"/>
            <w:tcMar>
              <w:top w:w="0" w:type="dxa"/>
              <w:left w:w="0" w:type="dxa"/>
              <w:bottom w:w="50" w:type="dxa"/>
              <w:right w:w="0" w:type="dxa"/>
            </w:tcMar>
            <w:vAlign w:val="bottom"/>
          </w:tcPr>
          <w:p w14:paraId="0DFC381B">
            <w:r>
              <w:t> </w:t>
            </w:r>
          </w:p>
        </w:tc>
        <w:tc>
          <w:tcPr>
            <w:tcW w:w="0" w:type="auto"/>
            <w:tcBorders>
              <w:bottom w:val="double" w:color="000000" w:sz="12" w:space="0"/>
            </w:tcBorders>
            <w:shd w:val="clear" w:color="auto" w:fill="CCEEFF"/>
            <w:vAlign w:val="bottom"/>
          </w:tcPr>
          <w:p w14:paraId="2001242D">
            <w:r>
              <w:t> </w:t>
            </w:r>
          </w:p>
        </w:tc>
        <w:tc>
          <w:tcPr>
            <w:tcW w:w="0" w:type="auto"/>
            <w:tcBorders>
              <w:bottom w:val="double" w:color="000000" w:sz="12" w:space="0"/>
            </w:tcBorders>
            <w:shd w:val="clear" w:color="auto" w:fill="CCEEFF"/>
            <w:vAlign w:val="bottom"/>
          </w:tcPr>
          <w:p w14:paraId="66D586F2">
            <w:pPr>
              <w:jc w:val="right"/>
            </w:pPr>
            <w:r>
              <w:t>34,480,116</w:t>
            </w:r>
          </w:p>
        </w:tc>
        <w:tc>
          <w:tcPr>
            <w:tcW w:w="0" w:type="auto"/>
            <w:shd w:val="clear" w:color="auto" w:fill="CCEEFF"/>
            <w:tcMar>
              <w:top w:w="0" w:type="dxa"/>
              <w:left w:w="0" w:type="dxa"/>
              <w:bottom w:w="50" w:type="dxa"/>
              <w:right w:w="0" w:type="dxa"/>
            </w:tcMar>
            <w:vAlign w:val="bottom"/>
          </w:tcPr>
          <w:p w14:paraId="28A6DF63">
            <w:r>
              <w:t> </w:t>
            </w:r>
          </w:p>
        </w:tc>
        <w:tc>
          <w:tcPr>
            <w:tcW w:w="0" w:type="auto"/>
            <w:shd w:val="clear" w:color="auto" w:fill="CCEEFF"/>
            <w:tcMar>
              <w:top w:w="0" w:type="dxa"/>
              <w:left w:w="0" w:type="dxa"/>
              <w:bottom w:w="50" w:type="dxa"/>
              <w:right w:w="0" w:type="dxa"/>
            </w:tcMar>
            <w:vAlign w:val="bottom"/>
          </w:tcPr>
          <w:p w14:paraId="24D49AE7">
            <w:r>
              <w:t> </w:t>
            </w:r>
          </w:p>
        </w:tc>
        <w:tc>
          <w:tcPr>
            <w:tcW w:w="0" w:type="auto"/>
            <w:tcBorders>
              <w:bottom w:val="double" w:color="000000" w:sz="12" w:space="0"/>
            </w:tcBorders>
            <w:shd w:val="clear" w:color="auto" w:fill="CCEEFF"/>
            <w:vAlign w:val="bottom"/>
          </w:tcPr>
          <w:p w14:paraId="0B4763C4">
            <w:r>
              <w:t> </w:t>
            </w:r>
          </w:p>
        </w:tc>
        <w:tc>
          <w:tcPr>
            <w:tcW w:w="0" w:type="auto"/>
            <w:tcBorders>
              <w:bottom w:val="double" w:color="000000" w:sz="12" w:space="0"/>
            </w:tcBorders>
            <w:shd w:val="clear" w:color="auto" w:fill="CCEEFF"/>
            <w:vAlign w:val="bottom"/>
          </w:tcPr>
          <w:p w14:paraId="4CCB137E">
            <w:pPr>
              <w:jc w:val="right"/>
            </w:pPr>
            <w:r>
              <w:t>38,116,031</w:t>
            </w:r>
          </w:p>
        </w:tc>
        <w:tc>
          <w:tcPr>
            <w:tcW w:w="0" w:type="auto"/>
            <w:shd w:val="clear" w:color="auto" w:fill="CCEEFF"/>
            <w:tcMar>
              <w:top w:w="0" w:type="dxa"/>
              <w:left w:w="0" w:type="dxa"/>
              <w:bottom w:w="50" w:type="dxa"/>
              <w:right w:w="0" w:type="dxa"/>
            </w:tcMar>
            <w:vAlign w:val="bottom"/>
          </w:tcPr>
          <w:p w14:paraId="25B7B8F1">
            <w:r>
              <w:t> </w:t>
            </w:r>
          </w:p>
        </w:tc>
        <w:tc>
          <w:tcPr>
            <w:tcW w:w="0" w:type="auto"/>
            <w:shd w:val="clear" w:color="auto" w:fill="CCEEFF"/>
            <w:tcMar>
              <w:top w:w="0" w:type="dxa"/>
              <w:left w:w="0" w:type="dxa"/>
              <w:bottom w:w="50" w:type="dxa"/>
              <w:right w:w="0" w:type="dxa"/>
            </w:tcMar>
            <w:vAlign w:val="bottom"/>
          </w:tcPr>
          <w:p w14:paraId="143ECC2C">
            <w:r>
              <w:t> </w:t>
            </w:r>
          </w:p>
        </w:tc>
        <w:tc>
          <w:tcPr>
            <w:tcW w:w="0" w:type="auto"/>
            <w:tcBorders>
              <w:bottom w:val="double" w:color="000000" w:sz="12" w:space="0"/>
            </w:tcBorders>
            <w:shd w:val="clear" w:color="auto" w:fill="CCEEFF"/>
            <w:vAlign w:val="bottom"/>
          </w:tcPr>
          <w:p w14:paraId="482B6690">
            <w:r>
              <w:t> </w:t>
            </w:r>
          </w:p>
        </w:tc>
        <w:tc>
          <w:tcPr>
            <w:tcW w:w="0" w:type="auto"/>
            <w:tcBorders>
              <w:bottom w:val="double" w:color="000000" w:sz="12" w:space="0"/>
            </w:tcBorders>
            <w:shd w:val="clear" w:color="auto" w:fill="CCEEFF"/>
            <w:vAlign w:val="bottom"/>
          </w:tcPr>
          <w:p w14:paraId="440A6D17">
            <w:pPr>
              <w:jc w:val="right"/>
            </w:pPr>
            <w:r>
              <w:t>34,040,373</w:t>
            </w:r>
          </w:p>
        </w:tc>
        <w:tc>
          <w:tcPr>
            <w:tcW w:w="0" w:type="auto"/>
            <w:shd w:val="clear" w:color="auto" w:fill="CCEEFF"/>
            <w:tcMar>
              <w:top w:w="0" w:type="dxa"/>
              <w:left w:w="0" w:type="dxa"/>
              <w:bottom w:w="50" w:type="dxa"/>
              <w:right w:w="0" w:type="dxa"/>
            </w:tcMar>
            <w:vAlign w:val="bottom"/>
          </w:tcPr>
          <w:p w14:paraId="5F07EFD5">
            <w:r>
              <w:t> </w:t>
            </w:r>
          </w:p>
        </w:tc>
      </w:tr>
      <w:tr w14:paraId="5AA12C11">
        <w:tc>
          <w:tcPr>
            <w:tcW w:w="0" w:type="auto"/>
            <w:shd w:val="clear" w:color="auto" w:fill="FFFFFF"/>
            <w:tcMar>
              <w:top w:w="0" w:type="dxa"/>
              <w:left w:w="180" w:type="dxa"/>
              <w:bottom w:w="50" w:type="dxa"/>
              <w:right w:w="0" w:type="dxa"/>
            </w:tcMar>
            <w:vAlign w:val="bottom"/>
          </w:tcPr>
          <w:p w14:paraId="6C9A279A">
            <w:pPr>
              <w:ind w:hanging="180"/>
            </w:pPr>
            <w:r>
              <w:t>Earnings per share –diluted</w:t>
            </w:r>
          </w:p>
        </w:tc>
        <w:tc>
          <w:tcPr>
            <w:tcW w:w="0" w:type="auto"/>
            <w:shd w:val="clear" w:color="auto" w:fill="FFFFFF"/>
            <w:tcMar>
              <w:top w:w="0" w:type="dxa"/>
              <w:left w:w="0" w:type="dxa"/>
              <w:bottom w:w="50" w:type="dxa"/>
              <w:right w:w="0" w:type="dxa"/>
            </w:tcMar>
            <w:vAlign w:val="bottom"/>
          </w:tcPr>
          <w:p w14:paraId="70EE425E">
            <w:r>
              <w:t> </w:t>
            </w:r>
          </w:p>
        </w:tc>
        <w:tc>
          <w:tcPr>
            <w:tcW w:w="0" w:type="auto"/>
            <w:tcBorders>
              <w:bottom w:val="double" w:color="000000" w:sz="12" w:space="0"/>
            </w:tcBorders>
            <w:shd w:val="clear" w:color="auto" w:fill="FFFFFF"/>
            <w:vAlign w:val="bottom"/>
          </w:tcPr>
          <w:p w14:paraId="7F750110">
            <w:r>
              <w:t>$</w:t>
            </w:r>
          </w:p>
        </w:tc>
        <w:tc>
          <w:tcPr>
            <w:tcW w:w="0" w:type="auto"/>
            <w:tcBorders>
              <w:bottom w:val="double" w:color="000000" w:sz="12" w:space="0"/>
            </w:tcBorders>
            <w:shd w:val="clear" w:color="auto" w:fill="FFFFFF"/>
            <w:vAlign w:val="bottom"/>
          </w:tcPr>
          <w:p w14:paraId="46B6B8D3">
            <w:pPr>
              <w:jc w:val="right"/>
            </w:pPr>
            <w:r>
              <w:t>0.45</w:t>
            </w:r>
          </w:p>
        </w:tc>
        <w:tc>
          <w:tcPr>
            <w:tcW w:w="0" w:type="auto"/>
            <w:shd w:val="clear" w:color="auto" w:fill="FFFFFF"/>
            <w:tcMar>
              <w:top w:w="0" w:type="dxa"/>
              <w:left w:w="0" w:type="dxa"/>
              <w:bottom w:w="50" w:type="dxa"/>
              <w:right w:w="0" w:type="dxa"/>
            </w:tcMar>
            <w:vAlign w:val="bottom"/>
          </w:tcPr>
          <w:p w14:paraId="6ADD53C9">
            <w:r>
              <w:t> </w:t>
            </w:r>
          </w:p>
        </w:tc>
        <w:tc>
          <w:tcPr>
            <w:tcW w:w="0" w:type="auto"/>
            <w:shd w:val="clear" w:color="auto" w:fill="FFFFFF"/>
            <w:tcMar>
              <w:top w:w="0" w:type="dxa"/>
              <w:left w:w="0" w:type="dxa"/>
              <w:bottom w:w="50" w:type="dxa"/>
              <w:right w:w="0" w:type="dxa"/>
            </w:tcMar>
            <w:vAlign w:val="bottom"/>
          </w:tcPr>
          <w:p w14:paraId="47E43DC1">
            <w:r>
              <w:t> </w:t>
            </w:r>
          </w:p>
        </w:tc>
        <w:tc>
          <w:tcPr>
            <w:tcW w:w="0" w:type="auto"/>
            <w:tcBorders>
              <w:bottom w:val="double" w:color="000000" w:sz="12" w:space="0"/>
            </w:tcBorders>
            <w:shd w:val="clear" w:color="auto" w:fill="FFFFFF"/>
            <w:vAlign w:val="bottom"/>
          </w:tcPr>
          <w:p w14:paraId="1A21F925">
            <w:r>
              <w:t>$</w:t>
            </w:r>
          </w:p>
        </w:tc>
        <w:tc>
          <w:tcPr>
            <w:tcW w:w="0" w:type="auto"/>
            <w:tcBorders>
              <w:bottom w:val="double" w:color="000000" w:sz="12" w:space="0"/>
            </w:tcBorders>
            <w:shd w:val="clear" w:color="auto" w:fill="FFFFFF"/>
            <w:vAlign w:val="bottom"/>
          </w:tcPr>
          <w:p w14:paraId="245FC6BA">
            <w:pPr>
              <w:jc w:val="right"/>
            </w:pPr>
            <w:r>
              <w:t>0.16</w:t>
            </w:r>
          </w:p>
        </w:tc>
        <w:tc>
          <w:tcPr>
            <w:tcW w:w="0" w:type="auto"/>
            <w:shd w:val="clear" w:color="auto" w:fill="FFFFFF"/>
            <w:tcMar>
              <w:top w:w="0" w:type="dxa"/>
              <w:left w:w="0" w:type="dxa"/>
              <w:bottom w:w="50" w:type="dxa"/>
              <w:right w:w="0" w:type="dxa"/>
            </w:tcMar>
            <w:vAlign w:val="bottom"/>
          </w:tcPr>
          <w:p w14:paraId="09578F96">
            <w:r>
              <w:t> </w:t>
            </w:r>
          </w:p>
        </w:tc>
        <w:tc>
          <w:tcPr>
            <w:tcW w:w="0" w:type="auto"/>
            <w:shd w:val="clear" w:color="auto" w:fill="FFFFFF"/>
            <w:tcMar>
              <w:top w:w="0" w:type="dxa"/>
              <w:left w:w="0" w:type="dxa"/>
              <w:bottom w:w="50" w:type="dxa"/>
              <w:right w:w="0" w:type="dxa"/>
            </w:tcMar>
            <w:vAlign w:val="bottom"/>
          </w:tcPr>
          <w:p w14:paraId="7F2C21F0">
            <w:r>
              <w:t> </w:t>
            </w:r>
          </w:p>
        </w:tc>
        <w:tc>
          <w:tcPr>
            <w:tcW w:w="0" w:type="auto"/>
            <w:tcBorders>
              <w:bottom w:val="double" w:color="000000" w:sz="12" w:space="0"/>
            </w:tcBorders>
            <w:shd w:val="clear" w:color="auto" w:fill="FFFFFF"/>
            <w:vAlign w:val="bottom"/>
          </w:tcPr>
          <w:p w14:paraId="5B1EFA15">
            <w:r>
              <w:t>$</w:t>
            </w:r>
          </w:p>
        </w:tc>
        <w:tc>
          <w:tcPr>
            <w:tcW w:w="0" w:type="auto"/>
            <w:tcBorders>
              <w:bottom w:val="double" w:color="000000" w:sz="12" w:space="0"/>
            </w:tcBorders>
            <w:shd w:val="clear" w:color="auto" w:fill="FFFFFF"/>
            <w:vAlign w:val="bottom"/>
          </w:tcPr>
          <w:p w14:paraId="4E6CE83F">
            <w:pPr>
              <w:jc w:val="right"/>
            </w:pPr>
            <w:r>
              <w:t>1.20</w:t>
            </w:r>
          </w:p>
        </w:tc>
        <w:tc>
          <w:tcPr>
            <w:tcW w:w="0" w:type="auto"/>
            <w:shd w:val="clear" w:color="auto" w:fill="FFFFFF"/>
            <w:tcMar>
              <w:top w:w="0" w:type="dxa"/>
              <w:left w:w="0" w:type="dxa"/>
              <w:bottom w:w="50" w:type="dxa"/>
              <w:right w:w="0" w:type="dxa"/>
            </w:tcMar>
            <w:vAlign w:val="bottom"/>
          </w:tcPr>
          <w:p w14:paraId="431692F3">
            <w:r>
              <w:t> </w:t>
            </w:r>
          </w:p>
        </w:tc>
        <w:tc>
          <w:tcPr>
            <w:tcW w:w="0" w:type="auto"/>
            <w:shd w:val="clear" w:color="auto" w:fill="FFFFFF"/>
            <w:tcMar>
              <w:top w:w="0" w:type="dxa"/>
              <w:left w:w="0" w:type="dxa"/>
              <w:bottom w:w="50" w:type="dxa"/>
              <w:right w:w="0" w:type="dxa"/>
            </w:tcMar>
            <w:vAlign w:val="bottom"/>
          </w:tcPr>
          <w:p w14:paraId="54105ADA">
            <w:r>
              <w:t> </w:t>
            </w:r>
          </w:p>
        </w:tc>
        <w:tc>
          <w:tcPr>
            <w:tcW w:w="0" w:type="auto"/>
            <w:tcBorders>
              <w:bottom w:val="double" w:color="000000" w:sz="12" w:space="0"/>
            </w:tcBorders>
            <w:shd w:val="clear" w:color="auto" w:fill="FFFFFF"/>
            <w:vAlign w:val="bottom"/>
          </w:tcPr>
          <w:p w14:paraId="127A5097">
            <w:r>
              <w:t>$</w:t>
            </w:r>
          </w:p>
        </w:tc>
        <w:tc>
          <w:tcPr>
            <w:tcW w:w="0" w:type="auto"/>
            <w:tcBorders>
              <w:bottom w:val="double" w:color="000000" w:sz="12" w:space="0"/>
            </w:tcBorders>
            <w:shd w:val="clear" w:color="auto" w:fill="FFFFFF"/>
            <w:vAlign w:val="bottom"/>
          </w:tcPr>
          <w:p w14:paraId="797259D7">
            <w:pPr>
              <w:jc w:val="right"/>
            </w:pPr>
            <w:r>
              <w:t>0.08</w:t>
            </w:r>
          </w:p>
        </w:tc>
        <w:tc>
          <w:tcPr>
            <w:tcW w:w="0" w:type="auto"/>
            <w:shd w:val="clear" w:color="auto" w:fill="FFFFFF"/>
            <w:tcMar>
              <w:top w:w="0" w:type="dxa"/>
              <w:left w:w="0" w:type="dxa"/>
              <w:bottom w:w="50" w:type="dxa"/>
              <w:right w:w="0" w:type="dxa"/>
            </w:tcMar>
            <w:vAlign w:val="bottom"/>
          </w:tcPr>
          <w:p w14:paraId="32ED74A8">
            <w:r>
              <w:t> </w:t>
            </w:r>
          </w:p>
        </w:tc>
      </w:tr>
    </w:tbl>
    <w:p w14:paraId="11CCD7B8">
      <w:pPr>
        <w:jc w:val="center"/>
        <w:rPr>
          <w:b/>
          <w:bCs/>
        </w:rPr>
      </w:pPr>
    </w:p>
    <w:p w14:paraId="0F162AD4">
      <w:pPr>
        <w:jc w:val="center"/>
        <w:rPr>
          <w:b/>
          <w:bCs/>
        </w:rPr>
      </w:pPr>
    </w:p>
    <w:p w14:paraId="20E4B569">
      <w:pPr>
        <w:jc w:val="center"/>
        <w:rPr>
          <w:b/>
          <w:bCs/>
        </w:rPr>
      </w:pPr>
    </w:p>
    <w:p w14:paraId="68FD2934">
      <w:pPr>
        <w:jc w:val="center"/>
        <w:rPr>
          <w:b/>
          <w:bCs/>
        </w:rPr>
      </w:pPr>
    </w:p>
    <w:p w14:paraId="00B4E4A3">
      <w:pPr>
        <w:jc w:val="center"/>
      </w:pPr>
      <w:r>
        <w:rPr>
          <w:b/>
          <w:bCs/>
        </w:rPr>
        <w:t>TOYO Co., Ltd</w:t>
      </w:r>
      <w:r>
        <w:rPr>
          <w:b/>
          <w:bCs/>
        </w:rPr>
        <w:br w:type="textWrapping"/>
      </w:r>
      <w:r>
        <w:rPr>
          <w:b/>
          <w:bCs/>
        </w:rPr>
        <w:t>UNAUDITED CONDENSED CONSOLIDATED BALANCE SHEETS</w:t>
      </w:r>
      <w:r>
        <w:rPr>
          <w:b/>
          <w:bCs/>
        </w:rPr>
        <w:br w:type="textWrapping"/>
      </w:r>
      <w:r>
        <w:rPr>
          <w:b/>
          <w:bCs/>
        </w:rPr>
        <w:t>(Currency expressed in United States Dollars (“US$”), except for number of shares)</w:t>
      </w:r>
    </w:p>
    <w:p w14:paraId="36B3FAD6">
      <w:pPr>
        <w:jc w:val="center"/>
      </w:pPr>
      <w:r>
        <w:rPr>
          <w:b/>
          <w:bCs/>
        </w:rPr>
        <w:t> </w:t>
      </w:r>
    </w:p>
    <w:tbl>
      <w:tblPr>
        <w:tblStyle w:val="16"/>
        <w:tblW w:w="5000" w:type="pct"/>
        <w:tblInd w:w="0" w:type="dxa"/>
        <w:tblLayout w:type="autofit"/>
        <w:tblCellMar>
          <w:top w:w="0" w:type="dxa"/>
          <w:left w:w="0" w:type="dxa"/>
          <w:bottom w:w="0" w:type="dxa"/>
          <w:right w:w="0" w:type="dxa"/>
        </w:tblCellMar>
      </w:tblPr>
      <w:tblGrid>
        <w:gridCol w:w="6310"/>
        <w:gridCol w:w="54"/>
        <w:gridCol w:w="107"/>
        <w:gridCol w:w="2153"/>
        <w:gridCol w:w="73"/>
        <w:gridCol w:w="54"/>
        <w:gridCol w:w="127"/>
        <w:gridCol w:w="1131"/>
        <w:gridCol w:w="71"/>
      </w:tblGrid>
      <w:tr w14:paraId="48566D5D">
        <w:tc>
          <w:tcPr>
            <w:tcW w:w="0" w:type="auto"/>
            <w:vAlign w:val="bottom"/>
          </w:tcPr>
          <w:p w14:paraId="0A06ED0F">
            <w:pPr>
              <w:rPr>
                <w:rFonts w:eastAsia="Times New Roman"/>
              </w:rPr>
            </w:pPr>
            <w:r>
              <w:rPr>
                <w:rFonts w:eastAsia="Times New Roman"/>
              </w:rPr>
              <w:t> </w:t>
            </w:r>
          </w:p>
        </w:tc>
        <w:tc>
          <w:tcPr>
            <w:tcW w:w="0" w:type="auto"/>
            <w:tcMar>
              <w:top w:w="0" w:type="dxa"/>
              <w:left w:w="0" w:type="dxa"/>
              <w:bottom w:w="30" w:type="dxa"/>
              <w:right w:w="0" w:type="dxa"/>
            </w:tcMar>
            <w:vAlign w:val="bottom"/>
          </w:tcPr>
          <w:p w14:paraId="46C10C73">
            <w:pPr>
              <w:rPr>
                <w:rFonts w:eastAsia="Times New Roman"/>
                <w:b/>
                <w:bCs/>
              </w:rPr>
            </w:pPr>
            <w:r>
              <w:rPr>
                <w:rFonts w:eastAsia="Times New Roman"/>
                <w:b/>
                <w:bCs/>
              </w:rPr>
              <w:t> </w:t>
            </w:r>
          </w:p>
        </w:tc>
        <w:tc>
          <w:tcPr>
            <w:tcW w:w="0" w:type="auto"/>
            <w:gridSpan w:val="2"/>
            <w:tcBorders>
              <w:bottom w:val="single" w:color="000000" w:sz="12" w:space="0"/>
            </w:tcBorders>
            <w:vAlign w:val="bottom"/>
          </w:tcPr>
          <w:p w14:paraId="770773DC">
            <w:pPr>
              <w:jc w:val="center"/>
              <w:rPr>
                <w:rFonts w:eastAsia="Times New Roman"/>
                <w:b/>
                <w:bCs/>
              </w:rPr>
            </w:pPr>
            <w:r>
              <w:rPr>
                <w:rFonts w:eastAsia="Times New Roman"/>
                <w:b/>
                <w:bCs/>
              </w:rPr>
              <w:t xml:space="preserve">June 30, </w:t>
            </w:r>
            <w:r>
              <w:rPr>
                <w:rFonts w:eastAsia="Times New Roman"/>
                <w:b/>
                <w:bCs/>
              </w:rPr>
              <w:br w:type="textWrapping"/>
            </w:r>
            <w:r>
              <w:rPr>
                <w:rFonts w:eastAsia="Times New Roman"/>
                <w:b/>
                <w:bCs/>
              </w:rPr>
              <w:t>2026</w:t>
            </w:r>
          </w:p>
        </w:tc>
        <w:tc>
          <w:tcPr>
            <w:tcW w:w="0" w:type="auto"/>
            <w:tcMar>
              <w:top w:w="0" w:type="dxa"/>
              <w:left w:w="0" w:type="dxa"/>
              <w:bottom w:w="30" w:type="dxa"/>
              <w:right w:w="0" w:type="dxa"/>
            </w:tcMar>
            <w:vAlign w:val="bottom"/>
          </w:tcPr>
          <w:p w14:paraId="73F4C830">
            <w:pPr>
              <w:rPr>
                <w:rFonts w:eastAsia="Times New Roman"/>
                <w:b/>
                <w:bCs/>
              </w:rPr>
            </w:pPr>
            <w:r>
              <w:rPr>
                <w:rFonts w:eastAsia="Times New Roman"/>
                <w:b/>
                <w:bCs/>
              </w:rPr>
              <w:t> </w:t>
            </w:r>
          </w:p>
        </w:tc>
        <w:tc>
          <w:tcPr>
            <w:tcW w:w="0" w:type="auto"/>
            <w:tcMar>
              <w:top w:w="0" w:type="dxa"/>
              <w:left w:w="0" w:type="dxa"/>
              <w:bottom w:w="30" w:type="dxa"/>
              <w:right w:w="0" w:type="dxa"/>
            </w:tcMar>
            <w:vAlign w:val="bottom"/>
          </w:tcPr>
          <w:p w14:paraId="10B0D0A7">
            <w:pPr>
              <w:rPr>
                <w:rFonts w:eastAsia="Times New Roman"/>
                <w:b/>
                <w:bCs/>
              </w:rPr>
            </w:pPr>
            <w:r>
              <w:rPr>
                <w:rFonts w:eastAsia="Times New Roman"/>
                <w:b/>
                <w:bCs/>
              </w:rPr>
              <w:t> </w:t>
            </w:r>
          </w:p>
        </w:tc>
        <w:tc>
          <w:tcPr>
            <w:tcW w:w="0" w:type="auto"/>
            <w:gridSpan w:val="2"/>
            <w:tcBorders>
              <w:bottom w:val="single" w:color="000000" w:sz="12" w:space="0"/>
            </w:tcBorders>
            <w:vAlign w:val="bottom"/>
          </w:tcPr>
          <w:p w14:paraId="6A4149D7">
            <w:pPr>
              <w:jc w:val="center"/>
              <w:rPr>
                <w:rFonts w:eastAsia="Times New Roman"/>
                <w:b/>
                <w:bCs/>
              </w:rPr>
            </w:pPr>
            <w:r>
              <w:rPr>
                <w:rFonts w:eastAsia="Times New Roman"/>
                <w:b/>
                <w:bCs/>
              </w:rPr>
              <w:t xml:space="preserve">December 31, </w:t>
            </w:r>
            <w:r>
              <w:rPr>
                <w:rFonts w:eastAsia="Times New Roman"/>
                <w:b/>
                <w:bCs/>
              </w:rPr>
              <w:br w:type="textWrapping"/>
            </w:r>
            <w:r>
              <w:rPr>
                <w:rFonts w:eastAsia="Times New Roman"/>
                <w:b/>
                <w:bCs/>
              </w:rPr>
              <w:t>2025</w:t>
            </w:r>
          </w:p>
        </w:tc>
        <w:tc>
          <w:tcPr>
            <w:tcW w:w="0" w:type="auto"/>
            <w:tcMar>
              <w:top w:w="0" w:type="dxa"/>
              <w:left w:w="0" w:type="dxa"/>
              <w:bottom w:w="30" w:type="dxa"/>
              <w:right w:w="0" w:type="dxa"/>
            </w:tcMar>
            <w:vAlign w:val="bottom"/>
          </w:tcPr>
          <w:p w14:paraId="65BABFA1">
            <w:pPr>
              <w:rPr>
                <w:rFonts w:eastAsia="Times New Roman"/>
                <w:b/>
                <w:bCs/>
              </w:rPr>
            </w:pPr>
            <w:r>
              <w:rPr>
                <w:rFonts w:eastAsia="Times New Roman"/>
                <w:b/>
                <w:bCs/>
              </w:rPr>
              <w:t> </w:t>
            </w:r>
          </w:p>
        </w:tc>
      </w:tr>
      <w:tr w14:paraId="46F66EFD">
        <w:tc>
          <w:tcPr>
            <w:tcW w:w="0" w:type="auto"/>
            <w:vAlign w:val="bottom"/>
          </w:tcPr>
          <w:p w14:paraId="36AE5583">
            <w:pPr>
              <w:rPr>
                <w:rFonts w:eastAsia="Times New Roman"/>
                <w:b/>
                <w:bCs/>
              </w:rPr>
            </w:pPr>
            <w:r>
              <w:rPr>
                <w:rFonts w:eastAsia="Times New Roman"/>
                <w:b/>
                <w:bCs/>
              </w:rPr>
              <w:t>ASSETS</w:t>
            </w:r>
          </w:p>
        </w:tc>
        <w:tc>
          <w:tcPr>
            <w:tcW w:w="0" w:type="auto"/>
            <w:vAlign w:val="bottom"/>
          </w:tcPr>
          <w:p w14:paraId="59135C6D">
            <w:pPr>
              <w:rPr>
                <w:rFonts w:eastAsia="Times New Roman"/>
              </w:rPr>
            </w:pPr>
            <w:r>
              <w:rPr>
                <w:rFonts w:eastAsia="Times New Roman"/>
              </w:rPr>
              <w:t> </w:t>
            </w:r>
          </w:p>
        </w:tc>
        <w:tc>
          <w:tcPr>
            <w:tcW w:w="0" w:type="auto"/>
            <w:gridSpan w:val="2"/>
            <w:vAlign w:val="bottom"/>
          </w:tcPr>
          <w:p w14:paraId="56CDB9A2">
            <w:pPr>
              <w:rPr>
                <w:rFonts w:eastAsia="Times New Roman"/>
              </w:rPr>
            </w:pPr>
            <w:r>
              <w:rPr>
                <w:rFonts w:eastAsia="Times New Roman"/>
              </w:rPr>
              <w:t> </w:t>
            </w:r>
          </w:p>
        </w:tc>
        <w:tc>
          <w:tcPr>
            <w:tcW w:w="0" w:type="auto"/>
            <w:vAlign w:val="bottom"/>
          </w:tcPr>
          <w:p w14:paraId="2D57553E">
            <w:pPr>
              <w:rPr>
                <w:rFonts w:eastAsia="Times New Roman"/>
              </w:rPr>
            </w:pPr>
            <w:r>
              <w:rPr>
                <w:rFonts w:eastAsia="Times New Roman"/>
              </w:rPr>
              <w:t> </w:t>
            </w:r>
          </w:p>
        </w:tc>
        <w:tc>
          <w:tcPr>
            <w:tcW w:w="0" w:type="auto"/>
            <w:vAlign w:val="bottom"/>
          </w:tcPr>
          <w:p w14:paraId="0A6DF9C1">
            <w:pPr>
              <w:rPr>
                <w:rFonts w:eastAsia="Times New Roman"/>
              </w:rPr>
            </w:pPr>
            <w:r>
              <w:rPr>
                <w:rFonts w:eastAsia="Times New Roman"/>
              </w:rPr>
              <w:t> </w:t>
            </w:r>
          </w:p>
        </w:tc>
        <w:tc>
          <w:tcPr>
            <w:tcW w:w="0" w:type="auto"/>
            <w:gridSpan w:val="2"/>
            <w:vAlign w:val="bottom"/>
          </w:tcPr>
          <w:p w14:paraId="38130681">
            <w:pPr>
              <w:rPr>
                <w:rFonts w:eastAsia="Times New Roman"/>
              </w:rPr>
            </w:pPr>
            <w:r>
              <w:rPr>
                <w:rFonts w:eastAsia="Times New Roman"/>
              </w:rPr>
              <w:t> </w:t>
            </w:r>
          </w:p>
        </w:tc>
        <w:tc>
          <w:tcPr>
            <w:tcW w:w="0" w:type="auto"/>
            <w:vAlign w:val="bottom"/>
          </w:tcPr>
          <w:p w14:paraId="4CED4ED7">
            <w:pPr>
              <w:rPr>
                <w:rFonts w:eastAsia="Times New Roman"/>
              </w:rPr>
            </w:pPr>
            <w:r>
              <w:rPr>
                <w:rFonts w:eastAsia="Times New Roman"/>
              </w:rPr>
              <w:t> </w:t>
            </w:r>
          </w:p>
        </w:tc>
      </w:tr>
      <w:tr w14:paraId="28F397EE">
        <w:tc>
          <w:tcPr>
            <w:tcW w:w="0" w:type="auto"/>
            <w:vAlign w:val="bottom"/>
          </w:tcPr>
          <w:p w14:paraId="770CB46D">
            <w:pPr>
              <w:rPr>
                <w:rFonts w:eastAsia="Times New Roman"/>
                <w:b/>
                <w:bCs/>
              </w:rPr>
            </w:pPr>
            <w:r>
              <w:rPr>
                <w:rFonts w:eastAsia="Times New Roman"/>
                <w:b/>
                <w:bCs/>
              </w:rPr>
              <w:t>Current Assets</w:t>
            </w:r>
          </w:p>
        </w:tc>
        <w:tc>
          <w:tcPr>
            <w:tcW w:w="0" w:type="auto"/>
            <w:vAlign w:val="bottom"/>
          </w:tcPr>
          <w:p w14:paraId="3D72B59B">
            <w:pPr>
              <w:rPr>
                <w:rFonts w:eastAsia="Times New Roman"/>
              </w:rPr>
            </w:pPr>
            <w:r>
              <w:rPr>
                <w:rFonts w:eastAsia="Times New Roman"/>
              </w:rPr>
              <w:t> </w:t>
            </w:r>
          </w:p>
        </w:tc>
        <w:tc>
          <w:tcPr>
            <w:tcW w:w="0" w:type="auto"/>
            <w:gridSpan w:val="2"/>
            <w:vAlign w:val="bottom"/>
          </w:tcPr>
          <w:p w14:paraId="74ADC675">
            <w:pPr>
              <w:rPr>
                <w:rFonts w:eastAsia="Times New Roman"/>
              </w:rPr>
            </w:pPr>
            <w:r>
              <w:rPr>
                <w:rFonts w:eastAsia="Times New Roman"/>
              </w:rPr>
              <w:t> </w:t>
            </w:r>
          </w:p>
        </w:tc>
        <w:tc>
          <w:tcPr>
            <w:tcW w:w="0" w:type="auto"/>
            <w:vAlign w:val="bottom"/>
          </w:tcPr>
          <w:p w14:paraId="49A37DD3">
            <w:pPr>
              <w:rPr>
                <w:rFonts w:eastAsia="Times New Roman"/>
              </w:rPr>
            </w:pPr>
            <w:r>
              <w:rPr>
                <w:rFonts w:eastAsia="Times New Roman"/>
              </w:rPr>
              <w:t> </w:t>
            </w:r>
          </w:p>
        </w:tc>
        <w:tc>
          <w:tcPr>
            <w:tcW w:w="0" w:type="auto"/>
            <w:vAlign w:val="bottom"/>
          </w:tcPr>
          <w:p w14:paraId="201EE34B">
            <w:pPr>
              <w:rPr>
                <w:rFonts w:eastAsia="Times New Roman"/>
              </w:rPr>
            </w:pPr>
            <w:r>
              <w:rPr>
                <w:rFonts w:eastAsia="Times New Roman"/>
              </w:rPr>
              <w:t> </w:t>
            </w:r>
          </w:p>
        </w:tc>
        <w:tc>
          <w:tcPr>
            <w:tcW w:w="0" w:type="auto"/>
            <w:gridSpan w:val="2"/>
            <w:vAlign w:val="bottom"/>
          </w:tcPr>
          <w:p w14:paraId="5C026D57">
            <w:pPr>
              <w:rPr>
                <w:rFonts w:eastAsia="Times New Roman"/>
              </w:rPr>
            </w:pPr>
            <w:r>
              <w:rPr>
                <w:rFonts w:eastAsia="Times New Roman"/>
              </w:rPr>
              <w:t> </w:t>
            </w:r>
          </w:p>
        </w:tc>
        <w:tc>
          <w:tcPr>
            <w:tcW w:w="0" w:type="auto"/>
            <w:vAlign w:val="bottom"/>
          </w:tcPr>
          <w:p w14:paraId="64298C2D">
            <w:pPr>
              <w:rPr>
                <w:rFonts w:eastAsia="Times New Roman"/>
              </w:rPr>
            </w:pPr>
            <w:r>
              <w:rPr>
                <w:rFonts w:eastAsia="Times New Roman"/>
              </w:rPr>
              <w:t> </w:t>
            </w:r>
          </w:p>
        </w:tc>
      </w:tr>
      <w:tr w14:paraId="7A24E579">
        <w:tc>
          <w:tcPr>
            <w:tcW w:w="3130" w:type="pct"/>
            <w:shd w:val="clear" w:color="auto" w:fill="CCEEFF"/>
            <w:tcMar>
              <w:top w:w="0" w:type="dxa"/>
              <w:left w:w="180" w:type="dxa"/>
              <w:bottom w:w="0" w:type="dxa"/>
              <w:right w:w="0" w:type="dxa"/>
            </w:tcMar>
            <w:vAlign w:val="bottom"/>
          </w:tcPr>
          <w:p w14:paraId="2418496C">
            <w:pPr>
              <w:ind w:hanging="180"/>
              <w:rPr>
                <w:rFonts w:eastAsia="Times New Roman"/>
              </w:rPr>
            </w:pPr>
            <w:r>
              <w:rPr>
                <w:rFonts w:eastAsia="Times New Roman"/>
              </w:rPr>
              <w:t>Cash</w:t>
            </w:r>
          </w:p>
        </w:tc>
        <w:tc>
          <w:tcPr>
            <w:tcW w:w="27" w:type="pct"/>
            <w:shd w:val="clear" w:color="auto" w:fill="CCEEFF"/>
            <w:vAlign w:val="bottom"/>
          </w:tcPr>
          <w:p w14:paraId="52C58468">
            <w:pPr>
              <w:rPr>
                <w:rFonts w:eastAsia="Times New Roman"/>
              </w:rPr>
            </w:pPr>
            <w:r>
              <w:rPr>
                <w:rFonts w:eastAsia="Times New Roman"/>
              </w:rPr>
              <w:t> </w:t>
            </w:r>
          </w:p>
        </w:tc>
        <w:tc>
          <w:tcPr>
            <w:tcW w:w="53" w:type="pct"/>
            <w:shd w:val="clear" w:color="auto" w:fill="CCEEFF"/>
            <w:vAlign w:val="bottom"/>
          </w:tcPr>
          <w:p w14:paraId="7E757141">
            <w:pPr>
              <w:rPr>
                <w:rFonts w:eastAsia="Times New Roman"/>
              </w:rPr>
            </w:pPr>
            <w:r>
              <w:rPr>
                <w:rFonts w:eastAsia="Times New Roman"/>
              </w:rPr>
              <w:t>$</w:t>
            </w:r>
          </w:p>
        </w:tc>
        <w:tc>
          <w:tcPr>
            <w:tcW w:w="1068" w:type="pct"/>
            <w:shd w:val="clear" w:color="auto" w:fill="CCEEFF"/>
            <w:vAlign w:val="bottom"/>
          </w:tcPr>
          <w:p w14:paraId="7A86C4E5">
            <w:pPr>
              <w:jc w:val="right"/>
              <w:rPr>
                <w:rFonts w:eastAsia="Times New Roman"/>
              </w:rPr>
            </w:pPr>
            <w:r>
              <w:rPr>
                <w:rFonts w:eastAsia="Times New Roman"/>
              </w:rPr>
              <w:t>103,467,022</w:t>
            </w:r>
          </w:p>
        </w:tc>
        <w:tc>
          <w:tcPr>
            <w:tcW w:w="36" w:type="pct"/>
            <w:shd w:val="clear" w:color="auto" w:fill="CCEEFF"/>
            <w:vAlign w:val="bottom"/>
          </w:tcPr>
          <w:p w14:paraId="1F3C6FD1">
            <w:pPr>
              <w:rPr>
                <w:rFonts w:eastAsia="Times New Roman"/>
              </w:rPr>
            </w:pPr>
            <w:r>
              <w:rPr>
                <w:rFonts w:eastAsia="Times New Roman"/>
              </w:rPr>
              <w:t> </w:t>
            </w:r>
          </w:p>
        </w:tc>
        <w:tc>
          <w:tcPr>
            <w:tcW w:w="27" w:type="pct"/>
            <w:shd w:val="clear" w:color="auto" w:fill="CCEEFF"/>
            <w:vAlign w:val="bottom"/>
          </w:tcPr>
          <w:p w14:paraId="6C9A6AAE">
            <w:pPr>
              <w:rPr>
                <w:rFonts w:eastAsia="Times New Roman"/>
              </w:rPr>
            </w:pPr>
            <w:r>
              <w:rPr>
                <w:rFonts w:eastAsia="Times New Roman"/>
              </w:rPr>
              <w:t> </w:t>
            </w:r>
          </w:p>
        </w:tc>
        <w:tc>
          <w:tcPr>
            <w:tcW w:w="63" w:type="pct"/>
            <w:shd w:val="clear" w:color="auto" w:fill="CCEEFF"/>
            <w:vAlign w:val="bottom"/>
          </w:tcPr>
          <w:p w14:paraId="7AFB9988">
            <w:pPr>
              <w:rPr>
                <w:rFonts w:eastAsia="Times New Roman"/>
              </w:rPr>
            </w:pPr>
            <w:r>
              <w:rPr>
                <w:rFonts w:eastAsia="Times New Roman"/>
              </w:rPr>
              <w:t>$</w:t>
            </w:r>
          </w:p>
        </w:tc>
        <w:tc>
          <w:tcPr>
            <w:tcW w:w="561" w:type="pct"/>
            <w:shd w:val="clear" w:color="auto" w:fill="CCEEFF"/>
            <w:vAlign w:val="bottom"/>
          </w:tcPr>
          <w:p w14:paraId="213DEE38">
            <w:pPr>
              <w:jc w:val="right"/>
              <w:rPr>
                <w:rFonts w:eastAsia="Times New Roman"/>
              </w:rPr>
            </w:pPr>
            <w:r>
              <w:rPr>
                <w:rFonts w:eastAsia="Times New Roman"/>
              </w:rPr>
              <w:t>51,634,374</w:t>
            </w:r>
          </w:p>
        </w:tc>
        <w:tc>
          <w:tcPr>
            <w:tcW w:w="36" w:type="pct"/>
            <w:shd w:val="clear" w:color="auto" w:fill="CCEEFF"/>
            <w:vAlign w:val="bottom"/>
          </w:tcPr>
          <w:p w14:paraId="5FE89EE7">
            <w:pPr>
              <w:rPr>
                <w:rFonts w:eastAsia="Times New Roman"/>
              </w:rPr>
            </w:pPr>
            <w:r>
              <w:rPr>
                <w:rFonts w:eastAsia="Times New Roman"/>
              </w:rPr>
              <w:t> </w:t>
            </w:r>
          </w:p>
        </w:tc>
      </w:tr>
      <w:tr w14:paraId="7686C7C2">
        <w:tc>
          <w:tcPr>
            <w:tcW w:w="0" w:type="auto"/>
            <w:shd w:val="clear" w:color="auto" w:fill="FFFFFF"/>
            <w:tcMar>
              <w:top w:w="0" w:type="dxa"/>
              <w:left w:w="180" w:type="dxa"/>
              <w:bottom w:w="0" w:type="dxa"/>
              <w:right w:w="0" w:type="dxa"/>
            </w:tcMar>
            <w:vAlign w:val="bottom"/>
          </w:tcPr>
          <w:p w14:paraId="74843FD3">
            <w:pPr>
              <w:ind w:hanging="180"/>
              <w:rPr>
                <w:rFonts w:eastAsia="Times New Roman"/>
              </w:rPr>
            </w:pPr>
            <w:r>
              <w:rPr>
                <w:rFonts w:eastAsia="Times New Roman"/>
              </w:rPr>
              <w:t>Restricted cash</w:t>
            </w:r>
          </w:p>
        </w:tc>
        <w:tc>
          <w:tcPr>
            <w:tcW w:w="0" w:type="auto"/>
            <w:shd w:val="clear" w:color="auto" w:fill="FFFFFF"/>
            <w:vAlign w:val="bottom"/>
          </w:tcPr>
          <w:p w14:paraId="10917F03">
            <w:pPr>
              <w:rPr>
                <w:rFonts w:eastAsia="Times New Roman"/>
              </w:rPr>
            </w:pPr>
            <w:r>
              <w:rPr>
                <w:rFonts w:eastAsia="Times New Roman"/>
              </w:rPr>
              <w:t> </w:t>
            </w:r>
          </w:p>
        </w:tc>
        <w:tc>
          <w:tcPr>
            <w:tcW w:w="0" w:type="auto"/>
            <w:shd w:val="clear" w:color="auto" w:fill="FFFFFF"/>
            <w:vAlign w:val="bottom"/>
          </w:tcPr>
          <w:p w14:paraId="38C24538">
            <w:pPr>
              <w:rPr>
                <w:rFonts w:eastAsia="Times New Roman"/>
              </w:rPr>
            </w:pPr>
            <w:r>
              <w:rPr>
                <w:rFonts w:eastAsia="Times New Roman"/>
              </w:rPr>
              <w:t> </w:t>
            </w:r>
          </w:p>
        </w:tc>
        <w:tc>
          <w:tcPr>
            <w:tcW w:w="0" w:type="auto"/>
            <w:shd w:val="clear" w:color="auto" w:fill="FFFFFF"/>
            <w:vAlign w:val="bottom"/>
          </w:tcPr>
          <w:p w14:paraId="0FE658DA">
            <w:pPr>
              <w:jc w:val="right"/>
              <w:rPr>
                <w:rFonts w:eastAsia="Times New Roman"/>
              </w:rPr>
            </w:pPr>
            <w:r>
              <w:rPr>
                <w:rFonts w:eastAsia="Times New Roman"/>
              </w:rPr>
              <w:t>6,576,827</w:t>
            </w:r>
          </w:p>
        </w:tc>
        <w:tc>
          <w:tcPr>
            <w:tcW w:w="0" w:type="auto"/>
            <w:shd w:val="clear" w:color="auto" w:fill="FFFFFF"/>
            <w:vAlign w:val="bottom"/>
          </w:tcPr>
          <w:p w14:paraId="12EB5F11">
            <w:pPr>
              <w:rPr>
                <w:rFonts w:eastAsia="Times New Roman"/>
              </w:rPr>
            </w:pPr>
            <w:r>
              <w:rPr>
                <w:rFonts w:eastAsia="Times New Roman"/>
              </w:rPr>
              <w:t> </w:t>
            </w:r>
          </w:p>
        </w:tc>
        <w:tc>
          <w:tcPr>
            <w:tcW w:w="0" w:type="auto"/>
            <w:shd w:val="clear" w:color="auto" w:fill="FFFFFF"/>
            <w:vAlign w:val="bottom"/>
          </w:tcPr>
          <w:p w14:paraId="6AAAC7AB">
            <w:pPr>
              <w:rPr>
                <w:rFonts w:eastAsia="Times New Roman"/>
              </w:rPr>
            </w:pPr>
            <w:r>
              <w:rPr>
                <w:rFonts w:eastAsia="Times New Roman"/>
              </w:rPr>
              <w:t> </w:t>
            </w:r>
          </w:p>
        </w:tc>
        <w:tc>
          <w:tcPr>
            <w:tcW w:w="0" w:type="auto"/>
            <w:shd w:val="clear" w:color="auto" w:fill="FFFFFF"/>
            <w:vAlign w:val="bottom"/>
          </w:tcPr>
          <w:p w14:paraId="34BAE9AD">
            <w:pPr>
              <w:rPr>
                <w:rFonts w:eastAsia="Times New Roman"/>
              </w:rPr>
            </w:pPr>
            <w:r>
              <w:rPr>
                <w:rFonts w:eastAsia="Times New Roman"/>
              </w:rPr>
              <w:t> </w:t>
            </w:r>
          </w:p>
        </w:tc>
        <w:tc>
          <w:tcPr>
            <w:tcW w:w="0" w:type="auto"/>
            <w:shd w:val="clear" w:color="auto" w:fill="FFFFFF"/>
            <w:vAlign w:val="bottom"/>
          </w:tcPr>
          <w:p w14:paraId="01A363AC">
            <w:pPr>
              <w:jc w:val="right"/>
              <w:rPr>
                <w:rFonts w:eastAsia="Times New Roman"/>
              </w:rPr>
            </w:pPr>
            <w:r>
              <w:rPr>
                <w:rFonts w:eastAsia="Times New Roman"/>
              </w:rPr>
              <w:t>714,245</w:t>
            </w:r>
          </w:p>
        </w:tc>
        <w:tc>
          <w:tcPr>
            <w:tcW w:w="0" w:type="auto"/>
            <w:shd w:val="clear" w:color="auto" w:fill="FFFFFF"/>
            <w:vAlign w:val="bottom"/>
          </w:tcPr>
          <w:p w14:paraId="74337E72">
            <w:pPr>
              <w:rPr>
                <w:rFonts w:eastAsia="Times New Roman"/>
              </w:rPr>
            </w:pPr>
            <w:r>
              <w:rPr>
                <w:rFonts w:eastAsia="Times New Roman"/>
              </w:rPr>
              <w:t> </w:t>
            </w:r>
          </w:p>
        </w:tc>
      </w:tr>
      <w:tr w14:paraId="4738D0AD">
        <w:tc>
          <w:tcPr>
            <w:tcW w:w="0" w:type="auto"/>
            <w:shd w:val="clear" w:color="auto" w:fill="CCEEFF"/>
            <w:tcMar>
              <w:top w:w="0" w:type="dxa"/>
              <w:left w:w="180" w:type="dxa"/>
              <w:bottom w:w="0" w:type="dxa"/>
              <w:right w:w="0" w:type="dxa"/>
            </w:tcMar>
            <w:vAlign w:val="bottom"/>
          </w:tcPr>
          <w:p w14:paraId="2BAA5BE2">
            <w:pPr>
              <w:ind w:hanging="180"/>
              <w:rPr>
                <w:rFonts w:eastAsia="Times New Roman"/>
              </w:rPr>
            </w:pPr>
            <w:r>
              <w:rPr>
                <w:rFonts w:eastAsia="Times New Roman"/>
              </w:rPr>
              <w:t>Accounts receivable, net</w:t>
            </w:r>
          </w:p>
        </w:tc>
        <w:tc>
          <w:tcPr>
            <w:tcW w:w="0" w:type="auto"/>
            <w:shd w:val="clear" w:color="auto" w:fill="CCEEFF"/>
            <w:vAlign w:val="bottom"/>
          </w:tcPr>
          <w:p w14:paraId="4193B110">
            <w:pPr>
              <w:rPr>
                <w:rFonts w:eastAsia="Times New Roman"/>
              </w:rPr>
            </w:pPr>
            <w:r>
              <w:rPr>
                <w:rFonts w:eastAsia="Times New Roman"/>
              </w:rPr>
              <w:t> </w:t>
            </w:r>
          </w:p>
        </w:tc>
        <w:tc>
          <w:tcPr>
            <w:tcW w:w="0" w:type="auto"/>
            <w:shd w:val="clear" w:color="auto" w:fill="CCEEFF"/>
            <w:vAlign w:val="bottom"/>
          </w:tcPr>
          <w:p w14:paraId="59FC82FC">
            <w:pPr>
              <w:rPr>
                <w:rFonts w:eastAsia="Times New Roman"/>
              </w:rPr>
            </w:pPr>
            <w:r>
              <w:rPr>
                <w:rFonts w:eastAsia="Times New Roman"/>
              </w:rPr>
              <w:t> </w:t>
            </w:r>
          </w:p>
        </w:tc>
        <w:tc>
          <w:tcPr>
            <w:tcW w:w="0" w:type="auto"/>
            <w:shd w:val="clear" w:color="auto" w:fill="CCEEFF"/>
            <w:vAlign w:val="bottom"/>
          </w:tcPr>
          <w:p w14:paraId="4739E506">
            <w:pPr>
              <w:jc w:val="right"/>
              <w:rPr>
                <w:rFonts w:eastAsia="Times New Roman"/>
              </w:rPr>
            </w:pPr>
            <w:r>
              <w:rPr>
                <w:rFonts w:eastAsia="Times New Roman"/>
              </w:rPr>
              <w:t>15,406,535</w:t>
            </w:r>
          </w:p>
        </w:tc>
        <w:tc>
          <w:tcPr>
            <w:tcW w:w="0" w:type="auto"/>
            <w:shd w:val="clear" w:color="auto" w:fill="CCEEFF"/>
            <w:vAlign w:val="bottom"/>
          </w:tcPr>
          <w:p w14:paraId="1313EB1A">
            <w:pPr>
              <w:rPr>
                <w:rFonts w:eastAsia="Times New Roman"/>
              </w:rPr>
            </w:pPr>
            <w:r>
              <w:rPr>
                <w:rFonts w:eastAsia="Times New Roman"/>
              </w:rPr>
              <w:t> </w:t>
            </w:r>
          </w:p>
        </w:tc>
        <w:tc>
          <w:tcPr>
            <w:tcW w:w="0" w:type="auto"/>
            <w:shd w:val="clear" w:color="auto" w:fill="CCEEFF"/>
            <w:vAlign w:val="bottom"/>
          </w:tcPr>
          <w:p w14:paraId="7E2F08B4">
            <w:pPr>
              <w:rPr>
                <w:rFonts w:eastAsia="Times New Roman"/>
              </w:rPr>
            </w:pPr>
            <w:r>
              <w:rPr>
                <w:rFonts w:eastAsia="Times New Roman"/>
              </w:rPr>
              <w:t> </w:t>
            </w:r>
          </w:p>
        </w:tc>
        <w:tc>
          <w:tcPr>
            <w:tcW w:w="0" w:type="auto"/>
            <w:shd w:val="clear" w:color="auto" w:fill="CCEEFF"/>
            <w:vAlign w:val="bottom"/>
          </w:tcPr>
          <w:p w14:paraId="6D6DCD6F">
            <w:pPr>
              <w:rPr>
                <w:rFonts w:eastAsia="Times New Roman"/>
              </w:rPr>
            </w:pPr>
            <w:r>
              <w:rPr>
                <w:rFonts w:eastAsia="Times New Roman"/>
              </w:rPr>
              <w:t> </w:t>
            </w:r>
          </w:p>
        </w:tc>
        <w:tc>
          <w:tcPr>
            <w:tcW w:w="0" w:type="auto"/>
            <w:shd w:val="clear" w:color="auto" w:fill="CCEEFF"/>
            <w:vAlign w:val="bottom"/>
          </w:tcPr>
          <w:p w14:paraId="286F18D5">
            <w:pPr>
              <w:jc w:val="right"/>
              <w:rPr>
                <w:rFonts w:eastAsia="Times New Roman"/>
              </w:rPr>
            </w:pPr>
            <w:r>
              <w:rPr>
                <w:rFonts w:eastAsia="Times New Roman"/>
              </w:rPr>
              <w:t>11,253,459</w:t>
            </w:r>
          </w:p>
        </w:tc>
        <w:tc>
          <w:tcPr>
            <w:tcW w:w="0" w:type="auto"/>
            <w:shd w:val="clear" w:color="auto" w:fill="CCEEFF"/>
            <w:vAlign w:val="bottom"/>
          </w:tcPr>
          <w:p w14:paraId="49186072">
            <w:pPr>
              <w:rPr>
                <w:rFonts w:eastAsia="Times New Roman"/>
              </w:rPr>
            </w:pPr>
            <w:r>
              <w:rPr>
                <w:rFonts w:eastAsia="Times New Roman"/>
              </w:rPr>
              <w:t> </w:t>
            </w:r>
          </w:p>
        </w:tc>
      </w:tr>
      <w:tr w14:paraId="6E129A9C">
        <w:tc>
          <w:tcPr>
            <w:tcW w:w="0" w:type="auto"/>
            <w:shd w:val="clear" w:color="auto" w:fill="FFFFFF"/>
            <w:tcMar>
              <w:top w:w="0" w:type="dxa"/>
              <w:left w:w="180" w:type="dxa"/>
              <w:bottom w:w="0" w:type="dxa"/>
              <w:right w:w="0" w:type="dxa"/>
            </w:tcMar>
            <w:vAlign w:val="bottom"/>
          </w:tcPr>
          <w:p w14:paraId="69AA5FD3">
            <w:pPr>
              <w:ind w:hanging="180"/>
              <w:rPr>
                <w:rFonts w:eastAsia="Times New Roman"/>
              </w:rPr>
            </w:pPr>
            <w:r>
              <w:rPr>
                <w:rFonts w:eastAsia="Times New Roman"/>
              </w:rPr>
              <w:t>Accounts receivable – related parties</w:t>
            </w:r>
          </w:p>
        </w:tc>
        <w:tc>
          <w:tcPr>
            <w:tcW w:w="0" w:type="auto"/>
            <w:shd w:val="clear" w:color="auto" w:fill="FFFFFF"/>
            <w:vAlign w:val="bottom"/>
          </w:tcPr>
          <w:p w14:paraId="482B1FD5">
            <w:pPr>
              <w:rPr>
                <w:rFonts w:eastAsia="Times New Roman"/>
              </w:rPr>
            </w:pPr>
            <w:r>
              <w:rPr>
                <w:rFonts w:eastAsia="Times New Roman"/>
              </w:rPr>
              <w:t> </w:t>
            </w:r>
          </w:p>
        </w:tc>
        <w:tc>
          <w:tcPr>
            <w:tcW w:w="0" w:type="auto"/>
            <w:shd w:val="clear" w:color="auto" w:fill="FFFFFF"/>
            <w:vAlign w:val="bottom"/>
          </w:tcPr>
          <w:p w14:paraId="397103B9">
            <w:pPr>
              <w:rPr>
                <w:rFonts w:eastAsia="Times New Roman"/>
              </w:rPr>
            </w:pPr>
            <w:r>
              <w:rPr>
                <w:rFonts w:eastAsia="Times New Roman"/>
              </w:rPr>
              <w:t> </w:t>
            </w:r>
          </w:p>
        </w:tc>
        <w:tc>
          <w:tcPr>
            <w:tcW w:w="0" w:type="auto"/>
            <w:shd w:val="clear" w:color="auto" w:fill="FFFFFF"/>
            <w:vAlign w:val="bottom"/>
          </w:tcPr>
          <w:p w14:paraId="3FA8A5C7">
            <w:pPr>
              <w:jc w:val="right"/>
              <w:rPr>
                <w:rFonts w:eastAsia="Times New Roman"/>
              </w:rPr>
            </w:pPr>
            <w:r>
              <w:rPr>
                <w:rFonts w:eastAsia="Times New Roman"/>
              </w:rPr>
              <w:t>—</w:t>
            </w:r>
          </w:p>
        </w:tc>
        <w:tc>
          <w:tcPr>
            <w:tcW w:w="0" w:type="auto"/>
            <w:shd w:val="clear" w:color="auto" w:fill="FFFFFF"/>
            <w:vAlign w:val="bottom"/>
          </w:tcPr>
          <w:p w14:paraId="43EC8767">
            <w:pPr>
              <w:rPr>
                <w:rFonts w:eastAsia="Times New Roman"/>
              </w:rPr>
            </w:pPr>
            <w:r>
              <w:rPr>
                <w:rFonts w:eastAsia="Times New Roman"/>
              </w:rPr>
              <w:t> </w:t>
            </w:r>
          </w:p>
        </w:tc>
        <w:tc>
          <w:tcPr>
            <w:tcW w:w="0" w:type="auto"/>
            <w:shd w:val="clear" w:color="auto" w:fill="FFFFFF"/>
            <w:vAlign w:val="bottom"/>
          </w:tcPr>
          <w:p w14:paraId="64135887">
            <w:pPr>
              <w:rPr>
                <w:rFonts w:eastAsia="Times New Roman"/>
              </w:rPr>
            </w:pPr>
            <w:r>
              <w:rPr>
                <w:rFonts w:eastAsia="Times New Roman"/>
              </w:rPr>
              <w:t> </w:t>
            </w:r>
          </w:p>
        </w:tc>
        <w:tc>
          <w:tcPr>
            <w:tcW w:w="0" w:type="auto"/>
            <w:shd w:val="clear" w:color="auto" w:fill="FFFFFF"/>
            <w:vAlign w:val="bottom"/>
          </w:tcPr>
          <w:p w14:paraId="55381247">
            <w:pPr>
              <w:rPr>
                <w:rFonts w:eastAsia="Times New Roman"/>
              </w:rPr>
            </w:pPr>
            <w:r>
              <w:rPr>
                <w:rFonts w:eastAsia="Times New Roman"/>
              </w:rPr>
              <w:t> </w:t>
            </w:r>
          </w:p>
        </w:tc>
        <w:tc>
          <w:tcPr>
            <w:tcW w:w="0" w:type="auto"/>
            <w:shd w:val="clear" w:color="auto" w:fill="FFFFFF"/>
            <w:vAlign w:val="bottom"/>
          </w:tcPr>
          <w:p w14:paraId="63220276">
            <w:pPr>
              <w:jc w:val="right"/>
              <w:rPr>
                <w:rFonts w:eastAsia="Times New Roman"/>
              </w:rPr>
            </w:pPr>
            <w:r>
              <w:rPr>
                <w:rFonts w:eastAsia="Times New Roman"/>
              </w:rPr>
              <w:t>494,695</w:t>
            </w:r>
          </w:p>
        </w:tc>
        <w:tc>
          <w:tcPr>
            <w:tcW w:w="0" w:type="auto"/>
            <w:shd w:val="clear" w:color="auto" w:fill="FFFFFF"/>
            <w:vAlign w:val="bottom"/>
          </w:tcPr>
          <w:p w14:paraId="2AC54C73">
            <w:pPr>
              <w:rPr>
                <w:rFonts w:eastAsia="Times New Roman"/>
              </w:rPr>
            </w:pPr>
            <w:r>
              <w:rPr>
                <w:rFonts w:eastAsia="Times New Roman"/>
              </w:rPr>
              <w:t> </w:t>
            </w:r>
          </w:p>
        </w:tc>
      </w:tr>
      <w:tr w14:paraId="7D100AC4">
        <w:tc>
          <w:tcPr>
            <w:tcW w:w="0" w:type="auto"/>
            <w:shd w:val="clear" w:color="auto" w:fill="CCEEFF"/>
            <w:tcMar>
              <w:top w:w="0" w:type="dxa"/>
              <w:left w:w="180" w:type="dxa"/>
              <w:bottom w:w="0" w:type="dxa"/>
              <w:right w:w="0" w:type="dxa"/>
            </w:tcMar>
            <w:vAlign w:val="bottom"/>
          </w:tcPr>
          <w:p w14:paraId="5AC253C6">
            <w:pPr>
              <w:ind w:hanging="180"/>
              <w:rPr>
                <w:rFonts w:eastAsia="Times New Roman"/>
              </w:rPr>
            </w:pPr>
            <w:r>
              <w:rPr>
                <w:rFonts w:eastAsia="Times New Roman"/>
              </w:rPr>
              <w:t>Prepayments</w:t>
            </w:r>
          </w:p>
        </w:tc>
        <w:tc>
          <w:tcPr>
            <w:tcW w:w="0" w:type="auto"/>
            <w:shd w:val="clear" w:color="auto" w:fill="CCEEFF"/>
            <w:vAlign w:val="bottom"/>
          </w:tcPr>
          <w:p w14:paraId="6C14AB91">
            <w:pPr>
              <w:rPr>
                <w:rFonts w:eastAsia="Times New Roman"/>
              </w:rPr>
            </w:pPr>
            <w:r>
              <w:rPr>
                <w:rFonts w:eastAsia="Times New Roman"/>
              </w:rPr>
              <w:t> </w:t>
            </w:r>
          </w:p>
        </w:tc>
        <w:tc>
          <w:tcPr>
            <w:tcW w:w="0" w:type="auto"/>
            <w:shd w:val="clear" w:color="auto" w:fill="CCEEFF"/>
            <w:vAlign w:val="bottom"/>
          </w:tcPr>
          <w:p w14:paraId="7006D54E">
            <w:pPr>
              <w:rPr>
                <w:rFonts w:eastAsia="Times New Roman"/>
              </w:rPr>
            </w:pPr>
            <w:r>
              <w:rPr>
                <w:rFonts w:eastAsia="Times New Roman"/>
              </w:rPr>
              <w:t> </w:t>
            </w:r>
          </w:p>
        </w:tc>
        <w:tc>
          <w:tcPr>
            <w:tcW w:w="0" w:type="auto"/>
            <w:shd w:val="clear" w:color="auto" w:fill="CCEEFF"/>
            <w:vAlign w:val="bottom"/>
          </w:tcPr>
          <w:p w14:paraId="51320673">
            <w:pPr>
              <w:jc w:val="right"/>
              <w:rPr>
                <w:rFonts w:eastAsia="Times New Roman"/>
              </w:rPr>
            </w:pPr>
            <w:r>
              <w:rPr>
                <w:rFonts w:eastAsia="Times New Roman"/>
              </w:rPr>
              <w:t>10,075,305</w:t>
            </w:r>
          </w:p>
        </w:tc>
        <w:tc>
          <w:tcPr>
            <w:tcW w:w="0" w:type="auto"/>
            <w:shd w:val="clear" w:color="auto" w:fill="CCEEFF"/>
            <w:vAlign w:val="bottom"/>
          </w:tcPr>
          <w:p w14:paraId="072E4006">
            <w:pPr>
              <w:rPr>
                <w:rFonts w:eastAsia="Times New Roman"/>
              </w:rPr>
            </w:pPr>
            <w:r>
              <w:rPr>
                <w:rFonts w:eastAsia="Times New Roman"/>
              </w:rPr>
              <w:t> </w:t>
            </w:r>
          </w:p>
        </w:tc>
        <w:tc>
          <w:tcPr>
            <w:tcW w:w="0" w:type="auto"/>
            <w:shd w:val="clear" w:color="auto" w:fill="CCEEFF"/>
            <w:vAlign w:val="bottom"/>
          </w:tcPr>
          <w:p w14:paraId="145ADC48">
            <w:pPr>
              <w:rPr>
                <w:rFonts w:eastAsia="Times New Roman"/>
              </w:rPr>
            </w:pPr>
            <w:r>
              <w:rPr>
                <w:rFonts w:eastAsia="Times New Roman"/>
              </w:rPr>
              <w:t> </w:t>
            </w:r>
          </w:p>
        </w:tc>
        <w:tc>
          <w:tcPr>
            <w:tcW w:w="0" w:type="auto"/>
            <w:shd w:val="clear" w:color="auto" w:fill="CCEEFF"/>
            <w:vAlign w:val="bottom"/>
          </w:tcPr>
          <w:p w14:paraId="7CC16F2C">
            <w:pPr>
              <w:rPr>
                <w:rFonts w:eastAsia="Times New Roman"/>
              </w:rPr>
            </w:pPr>
            <w:r>
              <w:rPr>
                <w:rFonts w:eastAsia="Times New Roman"/>
              </w:rPr>
              <w:t> </w:t>
            </w:r>
          </w:p>
        </w:tc>
        <w:tc>
          <w:tcPr>
            <w:tcW w:w="0" w:type="auto"/>
            <w:shd w:val="clear" w:color="auto" w:fill="CCEEFF"/>
            <w:vAlign w:val="bottom"/>
          </w:tcPr>
          <w:p w14:paraId="23D2F3F5">
            <w:pPr>
              <w:jc w:val="right"/>
              <w:rPr>
                <w:rFonts w:eastAsia="Times New Roman"/>
              </w:rPr>
            </w:pPr>
            <w:r>
              <w:rPr>
                <w:rFonts w:eastAsia="Times New Roman"/>
              </w:rPr>
              <w:t>25,407,080</w:t>
            </w:r>
          </w:p>
        </w:tc>
        <w:tc>
          <w:tcPr>
            <w:tcW w:w="0" w:type="auto"/>
            <w:shd w:val="clear" w:color="auto" w:fill="CCEEFF"/>
            <w:vAlign w:val="bottom"/>
          </w:tcPr>
          <w:p w14:paraId="6EE5B2FA">
            <w:pPr>
              <w:rPr>
                <w:rFonts w:eastAsia="Times New Roman"/>
              </w:rPr>
            </w:pPr>
            <w:r>
              <w:rPr>
                <w:rFonts w:eastAsia="Times New Roman"/>
              </w:rPr>
              <w:t> </w:t>
            </w:r>
          </w:p>
        </w:tc>
      </w:tr>
      <w:tr w14:paraId="0DBB7139">
        <w:tc>
          <w:tcPr>
            <w:tcW w:w="0" w:type="auto"/>
            <w:shd w:val="clear" w:color="auto" w:fill="FFFFFF"/>
            <w:tcMar>
              <w:top w:w="0" w:type="dxa"/>
              <w:left w:w="180" w:type="dxa"/>
              <w:bottom w:w="0" w:type="dxa"/>
              <w:right w:w="0" w:type="dxa"/>
            </w:tcMar>
            <w:vAlign w:val="bottom"/>
          </w:tcPr>
          <w:p w14:paraId="6B79FB69">
            <w:pPr>
              <w:ind w:hanging="180"/>
              <w:rPr>
                <w:rFonts w:eastAsia="Times New Roman"/>
              </w:rPr>
            </w:pPr>
            <w:r>
              <w:rPr>
                <w:rFonts w:eastAsia="Times New Roman"/>
              </w:rPr>
              <w:t>Prepayments – a related party</w:t>
            </w:r>
          </w:p>
        </w:tc>
        <w:tc>
          <w:tcPr>
            <w:tcW w:w="0" w:type="auto"/>
            <w:shd w:val="clear" w:color="auto" w:fill="FFFFFF"/>
            <w:vAlign w:val="bottom"/>
          </w:tcPr>
          <w:p w14:paraId="41AECEE0">
            <w:pPr>
              <w:rPr>
                <w:rFonts w:eastAsia="Times New Roman"/>
              </w:rPr>
            </w:pPr>
            <w:r>
              <w:rPr>
                <w:rFonts w:eastAsia="Times New Roman"/>
              </w:rPr>
              <w:t> </w:t>
            </w:r>
          </w:p>
        </w:tc>
        <w:tc>
          <w:tcPr>
            <w:tcW w:w="0" w:type="auto"/>
            <w:shd w:val="clear" w:color="auto" w:fill="FFFFFF"/>
            <w:vAlign w:val="bottom"/>
          </w:tcPr>
          <w:p w14:paraId="6A433838">
            <w:pPr>
              <w:rPr>
                <w:rFonts w:eastAsia="Times New Roman"/>
              </w:rPr>
            </w:pPr>
            <w:r>
              <w:rPr>
                <w:rFonts w:eastAsia="Times New Roman"/>
              </w:rPr>
              <w:t> </w:t>
            </w:r>
          </w:p>
        </w:tc>
        <w:tc>
          <w:tcPr>
            <w:tcW w:w="0" w:type="auto"/>
            <w:shd w:val="clear" w:color="auto" w:fill="FFFFFF"/>
            <w:vAlign w:val="bottom"/>
          </w:tcPr>
          <w:p w14:paraId="2FD0BC2C">
            <w:pPr>
              <w:jc w:val="right"/>
              <w:rPr>
                <w:rFonts w:eastAsia="Times New Roman"/>
              </w:rPr>
            </w:pPr>
            <w:r>
              <w:rPr>
                <w:rFonts w:eastAsia="Times New Roman"/>
              </w:rPr>
              <w:t>—</w:t>
            </w:r>
          </w:p>
        </w:tc>
        <w:tc>
          <w:tcPr>
            <w:tcW w:w="0" w:type="auto"/>
            <w:shd w:val="clear" w:color="auto" w:fill="FFFFFF"/>
            <w:vAlign w:val="bottom"/>
          </w:tcPr>
          <w:p w14:paraId="75CFB92D">
            <w:pPr>
              <w:rPr>
                <w:rFonts w:eastAsia="Times New Roman"/>
              </w:rPr>
            </w:pPr>
            <w:r>
              <w:rPr>
                <w:rFonts w:eastAsia="Times New Roman"/>
              </w:rPr>
              <w:t> </w:t>
            </w:r>
          </w:p>
        </w:tc>
        <w:tc>
          <w:tcPr>
            <w:tcW w:w="0" w:type="auto"/>
            <w:shd w:val="clear" w:color="auto" w:fill="FFFFFF"/>
            <w:vAlign w:val="bottom"/>
          </w:tcPr>
          <w:p w14:paraId="3CFFE158">
            <w:pPr>
              <w:rPr>
                <w:rFonts w:eastAsia="Times New Roman"/>
              </w:rPr>
            </w:pPr>
            <w:r>
              <w:rPr>
                <w:rFonts w:eastAsia="Times New Roman"/>
              </w:rPr>
              <w:t> </w:t>
            </w:r>
          </w:p>
        </w:tc>
        <w:tc>
          <w:tcPr>
            <w:tcW w:w="0" w:type="auto"/>
            <w:shd w:val="clear" w:color="auto" w:fill="FFFFFF"/>
            <w:vAlign w:val="bottom"/>
          </w:tcPr>
          <w:p w14:paraId="3F74B952">
            <w:pPr>
              <w:rPr>
                <w:rFonts w:eastAsia="Times New Roman"/>
              </w:rPr>
            </w:pPr>
            <w:r>
              <w:rPr>
                <w:rFonts w:eastAsia="Times New Roman"/>
              </w:rPr>
              <w:t> </w:t>
            </w:r>
          </w:p>
        </w:tc>
        <w:tc>
          <w:tcPr>
            <w:tcW w:w="0" w:type="auto"/>
            <w:shd w:val="clear" w:color="auto" w:fill="FFFFFF"/>
            <w:vAlign w:val="bottom"/>
          </w:tcPr>
          <w:p w14:paraId="7BF65C25">
            <w:pPr>
              <w:jc w:val="right"/>
              <w:rPr>
                <w:rFonts w:eastAsia="Times New Roman"/>
              </w:rPr>
            </w:pPr>
            <w:r>
              <w:rPr>
                <w:rFonts w:eastAsia="Times New Roman"/>
              </w:rPr>
              <w:t>72,264</w:t>
            </w:r>
          </w:p>
        </w:tc>
        <w:tc>
          <w:tcPr>
            <w:tcW w:w="0" w:type="auto"/>
            <w:shd w:val="clear" w:color="auto" w:fill="FFFFFF"/>
            <w:vAlign w:val="bottom"/>
          </w:tcPr>
          <w:p w14:paraId="353A0415">
            <w:pPr>
              <w:rPr>
                <w:rFonts w:eastAsia="Times New Roman"/>
              </w:rPr>
            </w:pPr>
            <w:r>
              <w:rPr>
                <w:rFonts w:eastAsia="Times New Roman"/>
              </w:rPr>
              <w:t> </w:t>
            </w:r>
          </w:p>
        </w:tc>
      </w:tr>
      <w:tr w14:paraId="0838539C">
        <w:tc>
          <w:tcPr>
            <w:tcW w:w="0" w:type="auto"/>
            <w:shd w:val="clear" w:color="auto" w:fill="CCEEFF"/>
            <w:tcMar>
              <w:top w:w="0" w:type="dxa"/>
              <w:left w:w="180" w:type="dxa"/>
              <w:bottom w:w="0" w:type="dxa"/>
              <w:right w:w="0" w:type="dxa"/>
            </w:tcMar>
            <w:vAlign w:val="bottom"/>
          </w:tcPr>
          <w:p w14:paraId="6AF35825">
            <w:pPr>
              <w:ind w:hanging="180"/>
              <w:rPr>
                <w:rFonts w:eastAsia="Times New Roman"/>
              </w:rPr>
            </w:pPr>
            <w:r>
              <w:rPr>
                <w:rFonts w:eastAsia="Times New Roman"/>
              </w:rPr>
              <w:t>Inventories, net</w:t>
            </w:r>
          </w:p>
        </w:tc>
        <w:tc>
          <w:tcPr>
            <w:tcW w:w="0" w:type="auto"/>
            <w:shd w:val="clear" w:color="auto" w:fill="CCEEFF"/>
            <w:vAlign w:val="bottom"/>
          </w:tcPr>
          <w:p w14:paraId="14896560">
            <w:pPr>
              <w:rPr>
                <w:rFonts w:eastAsia="Times New Roman"/>
              </w:rPr>
            </w:pPr>
            <w:r>
              <w:rPr>
                <w:rFonts w:eastAsia="Times New Roman"/>
              </w:rPr>
              <w:t> </w:t>
            </w:r>
          </w:p>
        </w:tc>
        <w:tc>
          <w:tcPr>
            <w:tcW w:w="0" w:type="auto"/>
            <w:shd w:val="clear" w:color="auto" w:fill="CCEEFF"/>
            <w:vAlign w:val="bottom"/>
          </w:tcPr>
          <w:p w14:paraId="7602D6EF">
            <w:pPr>
              <w:rPr>
                <w:rFonts w:eastAsia="Times New Roman"/>
              </w:rPr>
            </w:pPr>
            <w:r>
              <w:rPr>
                <w:rFonts w:eastAsia="Times New Roman"/>
              </w:rPr>
              <w:t> </w:t>
            </w:r>
          </w:p>
        </w:tc>
        <w:tc>
          <w:tcPr>
            <w:tcW w:w="0" w:type="auto"/>
            <w:shd w:val="clear" w:color="auto" w:fill="CCEEFF"/>
            <w:vAlign w:val="bottom"/>
          </w:tcPr>
          <w:p w14:paraId="65FC7E77">
            <w:pPr>
              <w:jc w:val="right"/>
              <w:rPr>
                <w:rFonts w:eastAsia="Times New Roman"/>
              </w:rPr>
            </w:pPr>
            <w:r>
              <w:rPr>
                <w:rFonts w:eastAsia="Times New Roman"/>
              </w:rPr>
              <w:t>132,128,202</w:t>
            </w:r>
          </w:p>
        </w:tc>
        <w:tc>
          <w:tcPr>
            <w:tcW w:w="0" w:type="auto"/>
            <w:shd w:val="clear" w:color="auto" w:fill="CCEEFF"/>
            <w:vAlign w:val="bottom"/>
          </w:tcPr>
          <w:p w14:paraId="228C8DF3">
            <w:pPr>
              <w:rPr>
                <w:rFonts w:eastAsia="Times New Roman"/>
              </w:rPr>
            </w:pPr>
            <w:r>
              <w:rPr>
                <w:rFonts w:eastAsia="Times New Roman"/>
              </w:rPr>
              <w:t> </w:t>
            </w:r>
          </w:p>
        </w:tc>
        <w:tc>
          <w:tcPr>
            <w:tcW w:w="0" w:type="auto"/>
            <w:shd w:val="clear" w:color="auto" w:fill="CCEEFF"/>
            <w:vAlign w:val="bottom"/>
          </w:tcPr>
          <w:p w14:paraId="052E5A47">
            <w:pPr>
              <w:rPr>
                <w:rFonts w:eastAsia="Times New Roman"/>
              </w:rPr>
            </w:pPr>
            <w:r>
              <w:rPr>
                <w:rFonts w:eastAsia="Times New Roman"/>
              </w:rPr>
              <w:t> </w:t>
            </w:r>
          </w:p>
        </w:tc>
        <w:tc>
          <w:tcPr>
            <w:tcW w:w="0" w:type="auto"/>
            <w:shd w:val="clear" w:color="auto" w:fill="CCEEFF"/>
            <w:vAlign w:val="bottom"/>
          </w:tcPr>
          <w:p w14:paraId="5E4A15B5">
            <w:pPr>
              <w:rPr>
                <w:rFonts w:eastAsia="Times New Roman"/>
              </w:rPr>
            </w:pPr>
            <w:r>
              <w:rPr>
                <w:rFonts w:eastAsia="Times New Roman"/>
              </w:rPr>
              <w:t> </w:t>
            </w:r>
          </w:p>
        </w:tc>
        <w:tc>
          <w:tcPr>
            <w:tcW w:w="0" w:type="auto"/>
            <w:shd w:val="clear" w:color="auto" w:fill="CCEEFF"/>
            <w:vAlign w:val="bottom"/>
          </w:tcPr>
          <w:p w14:paraId="5B2F9845">
            <w:pPr>
              <w:jc w:val="right"/>
              <w:rPr>
                <w:rFonts w:eastAsia="Times New Roman"/>
              </w:rPr>
            </w:pPr>
            <w:r>
              <w:rPr>
                <w:rFonts w:eastAsia="Times New Roman"/>
              </w:rPr>
              <w:t>79,986,077</w:t>
            </w:r>
          </w:p>
        </w:tc>
        <w:tc>
          <w:tcPr>
            <w:tcW w:w="0" w:type="auto"/>
            <w:shd w:val="clear" w:color="auto" w:fill="CCEEFF"/>
            <w:vAlign w:val="bottom"/>
          </w:tcPr>
          <w:p w14:paraId="4BF16EE6">
            <w:pPr>
              <w:rPr>
                <w:rFonts w:eastAsia="Times New Roman"/>
              </w:rPr>
            </w:pPr>
            <w:r>
              <w:rPr>
                <w:rFonts w:eastAsia="Times New Roman"/>
              </w:rPr>
              <w:t> </w:t>
            </w:r>
          </w:p>
        </w:tc>
      </w:tr>
      <w:tr w14:paraId="34271E44">
        <w:tc>
          <w:tcPr>
            <w:tcW w:w="0" w:type="auto"/>
            <w:shd w:val="clear" w:color="auto" w:fill="FFFFFF"/>
            <w:tcMar>
              <w:top w:w="0" w:type="dxa"/>
              <w:left w:w="180" w:type="dxa"/>
              <w:bottom w:w="30" w:type="dxa"/>
              <w:right w:w="0" w:type="dxa"/>
            </w:tcMar>
            <w:vAlign w:val="bottom"/>
          </w:tcPr>
          <w:p w14:paraId="73EC4A48">
            <w:pPr>
              <w:ind w:hanging="180"/>
              <w:rPr>
                <w:rFonts w:eastAsia="Times New Roman"/>
              </w:rPr>
            </w:pPr>
            <w:r>
              <w:rPr>
                <w:rFonts w:eastAsia="Times New Roman"/>
              </w:rPr>
              <w:t>Other current assets</w:t>
            </w:r>
          </w:p>
        </w:tc>
        <w:tc>
          <w:tcPr>
            <w:tcW w:w="0" w:type="auto"/>
            <w:shd w:val="clear" w:color="auto" w:fill="FFFFFF"/>
            <w:tcMar>
              <w:top w:w="0" w:type="dxa"/>
              <w:left w:w="0" w:type="dxa"/>
              <w:bottom w:w="30" w:type="dxa"/>
              <w:right w:w="0" w:type="dxa"/>
            </w:tcMar>
            <w:vAlign w:val="bottom"/>
          </w:tcPr>
          <w:p w14:paraId="4AEA985A">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4E399A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4A895C4D">
            <w:pPr>
              <w:jc w:val="right"/>
              <w:rPr>
                <w:rFonts w:eastAsia="Times New Roman"/>
              </w:rPr>
            </w:pPr>
            <w:r>
              <w:rPr>
                <w:rFonts w:eastAsia="Times New Roman"/>
              </w:rPr>
              <w:t>4,570,761</w:t>
            </w:r>
          </w:p>
        </w:tc>
        <w:tc>
          <w:tcPr>
            <w:tcW w:w="0" w:type="auto"/>
            <w:shd w:val="clear" w:color="auto" w:fill="FFFFFF"/>
            <w:tcMar>
              <w:top w:w="0" w:type="dxa"/>
              <w:left w:w="0" w:type="dxa"/>
              <w:bottom w:w="30" w:type="dxa"/>
              <w:right w:w="0" w:type="dxa"/>
            </w:tcMar>
            <w:vAlign w:val="bottom"/>
          </w:tcPr>
          <w:p w14:paraId="12A6D343">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25036A4A">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0F114E29">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5F033FE">
            <w:pPr>
              <w:jc w:val="right"/>
              <w:rPr>
                <w:rFonts w:eastAsia="Times New Roman"/>
              </w:rPr>
            </w:pPr>
            <w:r>
              <w:rPr>
                <w:rFonts w:eastAsia="Times New Roman"/>
              </w:rPr>
              <w:t>2,282,883</w:t>
            </w:r>
          </w:p>
        </w:tc>
        <w:tc>
          <w:tcPr>
            <w:tcW w:w="0" w:type="auto"/>
            <w:shd w:val="clear" w:color="auto" w:fill="FFFFFF"/>
            <w:tcMar>
              <w:top w:w="0" w:type="dxa"/>
              <w:left w:w="0" w:type="dxa"/>
              <w:bottom w:w="30" w:type="dxa"/>
              <w:right w:w="0" w:type="dxa"/>
            </w:tcMar>
            <w:vAlign w:val="bottom"/>
          </w:tcPr>
          <w:p w14:paraId="0B075A7D">
            <w:pPr>
              <w:rPr>
                <w:rFonts w:eastAsia="Times New Roman"/>
              </w:rPr>
            </w:pPr>
            <w:r>
              <w:rPr>
                <w:rFonts w:eastAsia="Times New Roman"/>
              </w:rPr>
              <w:t> </w:t>
            </w:r>
          </w:p>
        </w:tc>
      </w:tr>
      <w:tr w14:paraId="5B42B622">
        <w:tc>
          <w:tcPr>
            <w:tcW w:w="0" w:type="auto"/>
            <w:shd w:val="clear" w:color="auto" w:fill="CCEEFF"/>
            <w:tcMar>
              <w:top w:w="0" w:type="dxa"/>
              <w:left w:w="180" w:type="dxa"/>
              <w:bottom w:w="0" w:type="dxa"/>
              <w:right w:w="0" w:type="dxa"/>
            </w:tcMar>
            <w:vAlign w:val="bottom"/>
          </w:tcPr>
          <w:p w14:paraId="5BC0DAA9">
            <w:pPr>
              <w:ind w:hanging="180"/>
              <w:rPr>
                <w:rFonts w:eastAsia="Times New Roman"/>
                <w:b/>
                <w:bCs/>
              </w:rPr>
            </w:pPr>
            <w:r>
              <w:rPr>
                <w:rFonts w:eastAsia="Times New Roman"/>
                <w:b/>
                <w:bCs/>
              </w:rPr>
              <w:t>Total Current Assets</w:t>
            </w:r>
          </w:p>
        </w:tc>
        <w:tc>
          <w:tcPr>
            <w:tcW w:w="0" w:type="auto"/>
            <w:shd w:val="clear" w:color="auto" w:fill="CCEEFF"/>
            <w:vAlign w:val="bottom"/>
          </w:tcPr>
          <w:p w14:paraId="10917BEF">
            <w:pPr>
              <w:rPr>
                <w:rFonts w:eastAsia="Times New Roman"/>
                <w:b/>
                <w:bCs/>
              </w:rPr>
            </w:pPr>
            <w:r>
              <w:rPr>
                <w:rFonts w:eastAsia="Times New Roman"/>
                <w:b/>
                <w:bCs/>
              </w:rPr>
              <w:t> </w:t>
            </w:r>
          </w:p>
        </w:tc>
        <w:tc>
          <w:tcPr>
            <w:tcW w:w="0" w:type="auto"/>
            <w:shd w:val="clear" w:color="auto" w:fill="CCEEFF"/>
            <w:vAlign w:val="bottom"/>
          </w:tcPr>
          <w:p w14:paraId="384C40F0">
            <w:pPr>
              <w:rPr>
                <w:rFonts w:eastAsia="Times New Roman"/>
                <w:b/>
                <w:bCs/>
              </w:rPr>
            </w:pPr>
            <w:r>
              <w:rPr>
                <w:rFonts w:eastAsia="Times New Roman"/>
                <w:b/>
                <w:bCs/>
              </w:rPr>
              <w:t> </w:t>
            </w:r>
          </w:p>
        </w:tc>
        <w:tc>
          <w:tcPr>
            <w:tcW w:w="0" w:type="auto"/>
            <w:shd w:val="clear" w:color="auto" w:fill="CCEEFF"/>
            <w:vAlign w:val="bottom"/>
          </w:tcPr>
          <w:p w14:paraId="60640B1B">
            <w:pPr>
              <w:jc w:val="right"/>
              <w:rPr>
                <w:rFonts w:eastAsia="Times New Roman"/>
                <w:b/>
                <w:bCs/>
              </w:rPr>
            </w:pPr>
            <w:r>
              <w:rPr>
                <w:rFonts w:eastAsia="Times New Roman"/>
                <w:b/>
                <w:bCs/>
              </w:rPr>
              <w:t>272,224,652</w:t>
            </w:r>
          </w:p>
        </w:tc>
        <w:tc>
          <w:tcPr>
            <w:tcW w:w="0" w:type="auto"/>
            <w:shd w:val="clear" w:color="auto" w:fill="CCEEFF"/>
            <w:vAlign w:val="bottom"/>
          </w:tcPr>
          <w:p w14:paraId="790AF56E">
            <w:pPr>
              <w:rPr>
                <w:rFonts w:eastAsia="Times New Roman"/>
                <w:b/>
                <w:bCs/>
              </w:rPr>
            </w:pPr>
            <w:r>
              <w:rPr>
                <w:rFonts w:eastAsia="Times New Roman"/>
                <w:b/>
                <w:bCs/>
              </w:rPr>
              <w:t> </w:t>
            </w:r>
          </w:p>
        </w:tc>
        <w:tc>
          <w:tcPr>
            <w:tcW w:w="0" w:type="auto"/>
            <w:shd w:val="clear" w:color="auto" w:fill="CCEEFF"/>
            <w:vAlign w:val="bottom"/>
          </w:tcPr>
          <w:p w14:paraId="34766902">
            <w:pPr>
              <w:rPr>
                <w:rFonts w:eastAsia="Times New Roman"/>
                <w:b/>
                <w:bCs/>
              </w:rPr>
            </w:pPr>
            <w:r>
              <w:rPr>
                <w:rFonts w:eastAsia="Times New Roman"/>
                <w:b/>
                <w:bCs/>
              </w:rPr>
              <w:t> </w:t>
            </w:r>
          </w:p>
        </w:tc>
        <w:tc>
          <w:tcPr>
            <w:tcW w:w="0" w:type="auto"/>
            <w:shd w:val="clear" w:color="auto" w:fill="CCEEFF"/>
            <w:vAlign w:val="bottom"/>
          </w:tcPr>
          <w:p w14:paraId="3DA748DE">
            <w:pPr>
              <w:rPr>
                <w:rFonts w:eastAsia="Times New Roman"/>
                <w:b/>
                <w:bCs/>
              </w:rPr>
            </w:pPr>
            <w:r>
              <w:rPr>
                <w:rFonts w:eastAsia="Times New Roman"/>
                <w:b/>
                <w:bCs/>
              </w:rPr>
              <w:t> </w:t>
            </w:r>
          </w:p>
        </w:tc>
        <w:tc>
          <w:tcPr>
            <w:tcW w:w="0" w:type="auto"/>
            <w:shd w:val="clear" w:color="auto" w:fill="CCEEFF"/>
            <w:vAlign w:val="bottom"/>
          </w:tcPr>
          <w:p w14:paraId="55A35001">
            <w:pPr>
              <w:jc w:val="right"/>
              <w:rPr>
                <w:rFonts w:eastAsia="Times New Roman"/>
                <w:b/>
                <w:bCs/>
              </w:rPr>
            </w:pPr>
            <w:r>
              <w:rPr>
                <w:rFonts w:eastAsia="Times New Roman"/>
                <w:b/>
                <w:bCs/>
              </w:rPr>
              <w:t>171,845,077</w:t>
            </w:r>
          </w:p>
        </w:tc>
        <w:tc>
          <w:tcPr>
            <w:tcW w:w="0" w:type="auto"/>
            <w:shd w:val="clear" w:color="auto" w:fill="CCEEFF"/>
            <w:vAlign w:val="bottom"/>
          </w:tcPr>
          <w:p w14:paraId="75410AA8">
            <w:pPr>
              <w:rPr>
                <w:rFonts w:eastAsia="Times New Roman"/>
                <w:b/>
                <w:bCs/>
              </w:rPr>
            </w:pPr>
            <w:r>
              <w:rPr>
                <w:rFonts w:eastAsia="Times New Roman"/>
                <w:b/>
                <w:bCs/>
              </w:rPr>
              <w:t> </w:t>
            </w:r>
          </w:p>
        </w:tc>
      </w:tr>
      <w:tr w14:paraId="5FD27CA0">
        <w:tc>
          <w:tcPr>
            <w:tcW w:w="0" w:type="auto"/>
            <w:shd w:val="clear" w:color="auto" w:fill="FFFFFF"/>
            <w:tcMar>
              <w:top w:w="0" w:type="dxa"/>
              <w:left w:w="180" w:type="dxa"/>
              <w:bottom w:w="0" w:type="dxa"/>
              <w:right w:w="0" w:type="dxa"/>
            </w:tcMar>
            <w:vAlign w:val="bottom"/>
          </w:tcPr>
          <w:p w14:paraId="29520DCB">
            <w:pPr>
              <w:ind w:hanging="180"/>
              <w:rPr>
                <w:rFonts w:eastAsia="Times New Roman"/>
              </w:rPr>
            </w:pPr>
            <w:r>
              <w:rPr>
                <w:rFonts w:eastAsia="Times New Roman"/>
              </w:rPr>
              <w:t> </w:t>
            </w:r>
          </w:p>
        </w:tc>
        <w:tc>
          <w:tcPr>
            <w:tcW w:w="0" w:type="auto"/>
            <w:shd w:val="clear" w:color="auto" w:fill="FFFFFF"/>
            <w:vAlign w:val="bottom"/>
          </w:tcPr>
          <w:p w14:paraId="4BE7FD9C">
            <w:pPr>
              <w:rPr>
                <w:rFonts w:eastAsia="Times New Roman"/>
              </w:rPr>
            </w:pPr>
            <w:r>
              <w:rPr>
                <w:rFonts w:eastAsia="Times New Roman"/>
              </w:rPr>
              <w:t> </w:t>
            </w:r>
          </w:p>
        </w:tc>
        <w:tc>
          <w:tcPr>
            <w:tcW w:w="0" w:type="auto"/>
            <w:shd w:val="clear" w:color="auto" w:fill="FFFFFF"/>
            <w:vAlign w:val="bottom"/>
          </w:tcPr>
          <w:p w14:paraId="1DF933D9">
            <w:pPr>
              <w:rPr>
                <w:rFonts w:eastAsia="Times New Roman"/>
              </w:rPr>
            </w:pPr>
            <w:r>
              <w:rPr>
                <w:rFonts w:eastAsia="Times New Roman"/>
              </w:rPr>
              <w:t> </w:t>
            </w:r>
          </w:p>
        </w:tc>
        <w:tc>
          <w:tcPr>
            <w:tcW w:w="0" w:type="auto"/>
            <w:shd w:val="clear" w:color="auto" w:fill="FFFFFF"/>
            <w:vAlign w:val="bottom"/>
          </w:tcPr>
          <w:p w14:paraId="7C46CE11">
            <w:pPr>
              <w:jc w:val="right"/>
              <w:rPr>
                <w:rFonts w:eastAsia="Times New Roman"/>
              </w:rPr>
            </w:pPr>
            <w:r>
              <w:rPr>
                <w:rFonts w:eastAsia="Times New Roman"/>
              </w:rPr>
              <w:t> </w:t>
            </w:r>
          </w:p>
        </w:tc>
        <w:tc>
          <w:tcPr>
            <w:tcW w:w="0" w:type="auto"/>
            <w:shd w:val="clear" w:color="auto" w:fill="FFFFFF"/>
            <w:vAlign w:val="bottom"/>
          </w:tcPr>
          <w:p w14:paraId="435C51E5">
            <w:pPr>
              <w:rPr>
                <w:rFonts w:eastAsia="Times New Roman"/>
              </w:rPr>
            </w:pPr>
            <w:r>
              <w:rPr>
                <w:rFonts w:eastAsia="Times New Roman"/>
              </w:rPr>
              <w:t> </w:t>
            </w:r>
          </w:p>
        </w:tc>
        <w:tc>
          <w:tcPr>
            <w:tcW w:w="0" w:type="auto"/>
            <w:shd w:val="clear" w:color="auto" w:fill="FFFFFF"/>
            <w:vAlign w:val="bottom"/>
          </w:tcPr>
          <w:p w14:paraId="47BE9170">
            <w:pPr>
              <w:rPr>
                <w:rFonts w:eastAsia="Times New Roman"/>
              </w:rPr>
            </w:pPr>
            <w:r>
              <w:rPr>
                <w:rFonts w:eastAsia="Times New Roman"/>
              </w:rPr>
              <w:t> </w:t>
            </w:r>
          </w:p>
        </w:tc>
        <w:tc>
          <w:tcPr>
            <w:tcW w:w="0" w:type="auto"/>
            <w:shd w:val="clear" w:color="auto" w:fill="FFFFFF"/>
            <w:vAlign w:val="bottom"/>
          </w:tcPr>
          <w:p w14:paraId="74DE47F5">
            <w:pPr>
              <w:rPr>
                <w:rFonts w:eastAsia="Times New Roman"/>
              </w:rPr>
            </w:pPr>
            <w:r>
              <w:rPr>
                <w:rFonts w:eastAsia="Times New Roman"/>
              </w:rPr>
              <w:t> </w:t>
            </w:r>
          </w:p>
        </w:tc>
        <w:tc>
          <w:tcPr>
            <w:tcW w:w="0" w:type="auto"/>
            <w:shd w:val="clear" w:color="auto" w:fill="FFFFFF"/>
            <w:vAlign w:val="bottom"/>
          </w:tcPr>
          <w:p w14:paraId="0E7B6CC8">
            <w:pPr>
              <w:jc w:val="right"/>
              <w:rPr>
                <w:rFonts w:eastAsia="Times New Roman"/>
              </w:rPr>
            </w:pPr>
            <w:r>
              <w:rPr>
                <w:rFonts w:eastAsia="Times New Roman"/>
              </w:rPr>
              <w:t> </w:t>
            </w:r>
          </w:p>
        </w:tc>
        <w:tc>
          <w:tcPr>
            <w:tcW w:w="0" w:type="auto"/>
            <w:shd w:val="clear" w:color="auto" w:fill="FFFFFF"/>
            <w:vAlign w:val="bottom"/>
          </w:tcPr>
          <w:p w14:paraId="3008E1FD">
            <w:pPr>
              <w:rPr>
                <w:rFonts w:eastAsia="Times New Roman"/>
              </w:rPr>
            </w:pPr>
            <w:r>
              <w:rPr>
                <w:rFonts w:eastAsia="Times New Roman"/>
              </w:rPr>
              <w:t> </w:t>
            </w:r>
          </w:p>
        </w:tc>
      </w:tr>
      <w:tr w14:paraId="439AB28C">
        <w:tc>
          <w:tcPr>
            <w:tcW w:w="0" w:type="auto"/>
            <w:shd w:val="clear" w:color="auto" w:fill="CCEEFF"/>
            <w:tcMar>
              <w:top w:w="0" w:type="dxa"/>
              <w:left w:w="180" w:type="dxa"/>
              <w:bottom w:w="0" w:type="dxa"/>
              <w:right w:w="0" w:type="dxa"/>
            </w:tcMar>
            <w:vAlign w:val="bottom"/>
          </w:tcPr>
          <w:p w14:paraId="2903FE89">
            <w:pPr>
              <w:ind w:hanging="180"/>
              <w:rPr>
                <w:rFonts w:eastAsia="Times New Roman"/>
                <w:b/>
                <w:bCs/>
              </w:rPr>
            </w:pPr>
            <w:r>
              <w:rPr>
                <w:rFonts w:eastAsia="Times New Roman"/>
                <w:b/>
                <w:bCs/>
              </w:rPr>
              <w:t>Non-current Assets</w:t>
            </w:r>
          </w:p>
        </w:tc>
        <w:tc>
          <w:tcPr>
            <w:tcW w:w="0" w:type="auto"/>
            <w:shd w:val="clear" w:color="auto" w:fill="CCEEFF"/>
            <w:vAlign w:val="bottom"/>
          </w:tcPr>
          <w:p w14:paraId="1948A3A4">
            <w:pPr>
              <w:rPr>
                <w:rFonts w:eastAsia="Times New Roman"/>
              </w:rPr>
            </w:pPr>
            <w:r>
              <w:rPr>
                <w:rFonts w:eastAsia="Times New Roman"/>
              </w:rPr>
              <w:t> </w:t>
            </w:r>
          </w:p>
        </w:tc>
        <w:tc>
          <w:tcPr>
            <w:tcW w:w="0" w:type="auto"/>
            <w:shd w:val="clear" w:color="auto" w:fill="CCEEFF"/>
            <w:vAlign w:val="bottom"/>
          </w:tcPr>
          <w:p w14:paraId="12BA8433">
            <w:pPr>
              <w:rPr>
                <w:rFonts w:eastAsia="Times New Roman"/>
              </w:rPr>
            </w:pPr>
            <w:r>
              <w:rPr>
                <w:rFonts w:eastAsia="Times New Roman"/>
              </w:rPr>
              <w:t> </w:t>
            </w:r>
          </w:p>
        </w:tc>
        <w:tc>
          <w:tcPr>
            <w:tcW w:w="0" w:type="auto"/>
            <w:shd w:val="clear" w:color="auto" w:fill="CCEEFF"/>
            <w:vAlign w:val="bottom"/>
          </w:tcPr>
          <w:p w14:paraId="186E6628">
            <w:pPr>
              <w:jc w:val="right"/>
              <w:rPr>
                <w:rFonts w:eastAsia="Times New Roman"/>
              </w:rPr>
            </w:pPr>
            <w:r>
              <w:rPr>
                <w:rFonts w:eastAsia="Times New Roman"/>
              </w:rPr>
              <w:t> </w:t>
            </w:r>
          </w:p>
        </w:tc>
        <w:tc>
          <w:tcPr>
            <w:tcW w:w="0" w:type="auto"/>
            <w:shd w:val="clear" w:color="auto" w:fill="CCEEFF"/>
            <w:vAlign w:val="bottom"/>
          </w:tcPr>
          <w:p w14:paraId="5E51C6E6">
            <w:pPr>
              <w:rPr>
                <w:rFonts w:eastAsia="Times New Roman"/>
              </w:rPr>
            </w:pPr>
            <w:r>
              <w:rPr>
                <w:rFonts w:eastAsia="Times New Roman"/>
              </w:rPr>
              <w:t> </w:t>
            </w:r>
          </w:p>
        </w:tc>
        <w:tc>
          <w:tcPr>
            <w:tcW w:w="0" w:type="auto"/>
            <w:shd w:val="clear" w:color="auto" w:fill="CCEEFF"/>
            <w:vAlign w:val="bottom"/>
          </w:tcPr>
          <w:p w14:paraId="02485281">
            <w:pPr>
              <w:rPr>
                <w:rFonts w:eastAsia="Times New Roman"/>
              </w:rPr>
            </w:pPr>
            <w:r>
              <w:rPr>
                <w:rFonts w:eastAsia="Times New Roman"/>
              </w:rPr>
              <w:t> </w:t>
            </w:r>
          </w:p>
        </w:tc>
        <w:tc>
          <w:tcPr>
            <w:tcW w:w="0" w:type="auto"/>
            <w:shd w:val="clear" w:color="auto" w:fill="CCEEFF"/>
            <w:vAlign w:val="bottom"/>
          </w:tcPr>
          <w:p w14:paraId="2B91D663">
            <w:pPr>
              <w:rPr>
                <w:rFonts w:eastAsia="Times New Roman"/>
              </w:rPr>
            </w:pPr>
            <w:r>
              <w:rPr>
                <w:rFonts w:eastAsia="Times New Roman"/>
              </w:rPr>
              <w:t> </w:t>
            </w:r>
          </w:p>
        </w:tc>
        <w:tc>
          <w:tcPr>
            <w:tcW w:w="0" w:type="auto"/>
            <w:shd w:val="clear" w:color="auto" w:fill="CCEEFF"/>
            <w:vAlign w:val="bottom"/>
          </w:tcPr>
          <w:p w14:paraId="14DA5E4D">
            <w:pPr>
              <w:jc w:val="right"/>
              <w:rPr>
                <w:rFonts w:eastAsia="Times New Roman"/>
              </w:rPr>
            </w:pPr>
            <w:r>
              <w:rPr>
                <w:rFonts w:eastAsia="Times New Roman"/>
              </w:rPr>
              <w:t> </w:t>
            </w:r>
          </w:p>
        </w:tc>
        <w:tc>
          <w:tcPr>
            <w:tcW w:w="0" w:type="auto"/>
            <w:shd w:val="clear" w:color="auto" w:fill="CCEEFF"/>
            <w:vAlign w:val="bottom"/>
          </w:tcPr>
          <w:p w14:paraId="18605B49">
            <w:pPr>
              <w:rPr>
                <w:rFonts w:eastAsia="Times New Roman"/>
              </w:rPr>
            </w:pPr>
            <w:r>
              <w:rPr>
                <w:rFonts w:eastAsia="Times New Roman"/>
              </w:rPr>
              <w:t> </w:t>
            </w:r>
          </w:p>
        </w:tc>
      </w:tr>
      <w:tr w14:paraId="5C98EF4B">
        <w:tc>
          <w:tcPr>
            <w:tcW w:w="0" w:type="auto"/>
            <w:shd w:val="clear" w:color="auto" w:fill="FFFFFF"/>
            <w:tcMar>
              <w:top w:w="0" w:type="dxa"/>
              <w:left w:w="180" w:type="dxa"/>
              <w:bottom w:w="0" w:type="dxa"/>
              <w:right w:w="0" w:type="dxa"/>
            </w:tcMar>
            <w:vAlign w:val="bottom"/>
          </w:tcPr>
          <w:p w14:paraId="20C07316">
            <w:pPr>
              <w:ind w:hanging="180"/>
              <w:rPr>
                <w:rFonts w:eastAsia="Times New Roman"/>
              </w:rPr>
            </w:pPr>
            <w:r>
              <w:rPr>
                <w:rFonts w:eastAsia="Times New Roman"/>
              </w:rPr>
              <w:t>Restricted cash, non-current</w:t>
            </w:r>
          </w:p>
        </w:tc>
        <w:tc>
          <w:tcPr>
            <w:tcW w:w="0" w:type="auto"/>
            <w:shd w:val="clear" w:color="auto" w:fill="FFFFFF"/>
            <w:vAlign w:val="bottom"/>
          </w:tcPr>
          <w:p w14:paraId="120BDEBF">
            <w:pPr>
              <w:rPr>
                <w:rFonts w:eastAsia="Times New Roman"/>
              </w:rPr>
            </w:pPr>
            <w:r>
              <w:rPr>
                <w:rFonts w:eastAsia="Times New Roman"/>
              </w:rPr>
              <w:t> </w:t>
            </w:r>
          </w:p>
        </w:tc>
        <w:tc>
          <w:tcPr>
            <w:tcW w:w="0" w:type="auto"/>
            <w:shd w:val="clear" w:color="auto" w:fill="FFFFFF"/>
            <w:vAlign w:val="bottom"/>
          </w:tcPr>
          <w:p w14:paraId="6C6D115D">
            <w:pPr>
              <w:rPr>
                <w:rFonts w:eastAsia="Times New Roman"/>
              </w:rPr>
            </w:pPr>
            <w:r>
              <w:rPr>
                <w:rFonts w:eastAsia="Times New Roman"/>
              </w:rPr>
              <w:t> </w:t>
            </w:r>
          </w:p>
        </w:tc>
        <w:tc>
          <w:tcPr>
            <w:tcW w:w="0" w:type="auto"/>
            <w:shd w:val="clear" w:color="auto" w:fill="FFFFFF"/>
            <w:vAlign w:val="bottom"/>
          </w:tcPr>
          <w:p w14:paraId="2F3FFDAB">
            <w:pPr>
              <w:jc w:val="right"/>
              <w:rPr>
                <w:rFonts w:eastAsia="Times New Roman"/>
              </w:rPr>
            </w:pPr>
            <w:r>
              <w:rPr>
                <w:rFonts w:eastAsia="Times New Roman"/>
              </w:rPr>
              <w:t>13,375,915</w:t>
            </w:r>
          </w:p>
        </w:tc>
        <w:tc>
          <w:tcPr>
            <w:tcW w:w="0" w:type="auto"/>
            <w:shd w:val="clear" w:color="auto" w:fill="FFFFFF"/>
            <w:vAlign w:val="bottom"/>
          </w:tcPr>
          <w:p w14:paraId="44F35DB7">
            <w:pPr>
              <w:rPr>
                <w:rFonts w:eastAsia="Times New Roman"/>
              </w:rPr>
            </w:pPr>
            <w:r>
              <w:rPr>
                <w:rFonts w:eastAsia="Times New Roman"/>
              </w:rPr>
              <w:t> </w:t>
            </w:r>
          </w:p>
        </w:tc>
        <w:tc>
          <w:tcPr>
            <w:tcW w:w="0" w:type="auto"/>
            <w:shd w:val="clear" w:color="auto" w:fill="FFFFFF"/>
            <w:vAlign w:val="bottom"/>
          </w:tcPr>
          <w:p w14:paraId="475F1217">
            <w:pPr>
              <w:rPr>
                <w:rFonts w:eastAsia="Times New Roman"/>
              </w:rPr>
            </w:pPr>
            <w:r>
              <w:rPr>
                <w:rFonts w:eastAsia="Times New Roman"/>
              </w:rPr>
              <w:t> </w:t>
            </w:r>
          </w:p>
        </w:tc>
        <w:tc>
          <w:tcPr>
            <w:tcW w:w="0" w:type="auto"/>
            <w:shd w:val="clear" w:color="auto" w:fill="FFFFFF"/>
            <w:vAlign w:val="bottom"/>
          </w:tcPr>
          <w:p w14:paraId="2545E9AE">
            <w:pPr>
              <w:rPr>
                <w:rFonts w:eastAsia="Times New Roman"/>
              </w:rPr>
            </w:pPr>
            <w:r>
              <w:rPr>
                <w:rFonts w:eastAsia="Times New Roman"/>
              </w:rPr>
              <w:t> </w:t>
            </w:r>
          </w:p>
        </w:tc>
        <w:tc>
          <w:tcPr>
            <w:tcW w:w="0" w:type="auto"/>
            <w:shd w:val="clear" w:color="auto" w:fill="FFFFFF"/>
            <w:vAlign w:val="bottom"/>
          </w:tcPr>
          <w:p w14:paraId="06226C37">
            <w:pPr>
              <w:jc w:val="right"/>
              <w:rPr>
                <w:rFonts w:eastAsia="Times New Roman"/>
              </w:rPr>
            </w:pPr>
            <w:r>
              <w:rPr>
                <w:rFonts w:eastAsia="Times New Roman"/>
              </w:rPr>
              <w:t>6,511,407</w:t>
            </w:r>
          </w:p>
        </w:tc>
        <w:tc>
          <w:tcPr>
            <w:tcW w:w="0" w:type="auto"/>
            <w:shd w:val="clear" w:color="auto" w:fill="FFFFFF"/>
            <w:vAlign w:val="bottom"/>
          </w:tcPr>
          <w:p w14:paraId="719E2FB4">
            <w:pPr>
              <w:rPr>
                <w:rFonts w:eastAsia="Times New Roman"/>
              </w:rPr>
            </w:pPr>
            <w:r>
              <w:rPr>
                <w:rFonts w:eastAsia="Times New Roman"/>
              </w:rPr>
              <w:t> </w:t>
            </w:r>
          </w:p>
        </w:tc>
      </w:tr>
      <w:tr w14:paraId="75B1360E">
        <w:tc>
          <w:tcPr>
            <w:tcW w:w="0" w:type="auto"/>
            <w:shd w:val="clear" w:color="auto" w:fill="CCEEFF"/>
            <w:tcMar>
              <w:top w:w="0" w:type="dxa"/>
              <w:left w:w="180" w:type="dxa"/>
              <w:bottom w:w="0" w:type="dxa"/>
              <w:right w:w="0" w:type="dxa"/>
            </w:tcMar>
            <w:vAlign w:val="bottom"/>
          </w:tcPr>
          <w:p w14:paraId="72210774">
            <w:pPr>
              <w:ind w:hanging="180"/>
              <w:rPr>
                <w:rFonts w:eastAsia="Times New Roman"/>
              </w:rPr>
            </w:pPr>
            <w:r>
              <w:rPr>
                <w:rFonts w:eastAsia="Times New Roman"/>
              </w:rPr>
              <w:t>Long-term prepaid expenses</w:t>
            </w:r>
          </w:p>
        </w:tc>
        <w:tc>
          <w:tcPr>
            <w:tcW w:w="0" w:type="auto"/>
            <w:shd w:val="clear" w:color="auto" w:fill="CCEEFF"/>
            <w:vAlign w:val="bottom"/>
          </w:tcPr>
          <w:p w14:paraId="7827ECF7">
            <w:pPr>
              <w:rPr>
                <w:rFonts w:eastAsia="Times New Roman"/>
              </w:rPr>
            </w:pPr>
            <w:r>
              <w:rPr>
                <w:rFonts w:eastAsia="Times New Roman"/>
              </w:rPr>
              <w:t> </w:t>
            </w:r>
          </w:p>
        </w:tc>
        <w:tc>
          <w:tcPr>
            <w:tcW w:w="0" w:type="auto"/>
            <w:shd w:val="clear" w:color="auto" w:fill="CCEEFF"/>
            <w:vAlign w:val="bottom"/>
          </w:tcPr>
          <w:p w14:paraId="2EBABB70">
            <w:pPr>
              <w:rPr>
                <w:rFonts w:eastAsia="Times New Roman"/>
              </w:rPr>
            </w:pPr>
            <w:r>
              <w:rPr>
                <w:rFonts w:eastAsia="Times New Roman"/>
              </w:rPr>
              <w:t> </w:t>
            </w:r>
          </w:p>
        </w:tc>
        <w:tc>
          <w:tcPr>
            <w:tcW w:w="0" w:type="auto"/>
            <w:shd w:val="clear" w:color="auto" w:fill="CCEEFF"/>
            <w:vAlign w:val="bottom"/>
          </w:tcPr>
          <w:p w14:paraId="4CB58D55">
            <w:pPr>
              <w:jc w:val="right"/>
              <w:rPr>
                <w:rFonts w:eastAsia="Times New Roman"/>
              </w:rPr>
            </w:pPr>
            <w:r>
              <w:rPr>
                <w:rFonts w:eastAsia="Times New Roman"/>
              </w:rPr>
              <w:t>6,747,346</w:t>
            </w:r>
          </w:p>
        </w:tc>
        <w:tc>
          <w:tcPr>
            <w:tcW w:w="0" w:type="auto"/>
            <w:shd w:val="clear" w:color="auto" w:fill="CCEEFF"/>
            <w:vAlign w:val="bottom"/>
          </w:tcPr>
          <w:p w14:paraId="6BFBC0F4">
            <w:pPr>
              <w:rPr>
                <w:rFonts w:eastAsia="Times New Roman"/>
              </w:rPr>
            </w:pPr>
            <w:r>
              <w:rPr>
                <w:rFonts w:eastAsia="Times New Roman"/>
              </w:rPr>
              <w:t> </w:t>
            </w:r>
          </w:p>
        </w:tc>
        <w:tc>
          <w:tcPr>
            <w:tcW w:w="0" w:type="auto"/>
            <w:shd w:val="clear" w:color="auto" w:fill="CCEEFF"/>
            <w:vAlign w:val="bottom"/>
          </w:tcPr>
          <w:p w14:paraId="342650FE">
            <w:pPr>
              <w:rPr>
                <w:rFonts w:eastAsia="Times New Roman"/>
              </w:rPr>
            </w:pPr>
            <w:r>
              <w:rPr>
                <w:rFonts w:eastAsia="Times New Roman"/>
              </w:rPr>
              <w:t> </w:t>
            </w:r>
          </w:p>
        </w:tc>
        <w:tc>
          <w:tcPr>
            <w:tcW w:w="0" w:type="auto"/>
            <w:shd w:val="clear" w:color="auto" w:fill="CCEEFF"/>
            <w:vAlign w:val="bottom"/>
          </w:tcPr>
          <w:p w14:paraId="3CFDFFF5">
            <w:pPr>
              <w:rPr>
                <w:rFonts w:eastAsia="Times New Roman"/>
              </w:rPr>
            </w:pPr>
            <w:r>
              <w:rPr>
                <w:rFonts w:eastAsia="Times New Roman"/>
              </w:rPr>
              <w:t> </w:t>
            </w:r>
          </w:p>
        </w:tc>
        <w:tc>
          <w:tcPr>
            <w:tcW w:w="0" w:type="auto"/>
            <w:shd w:val="clear" w:color="auto" w:fill="CCEEFF"/>
            <w:vAlign w:val="bottom"/>
          </w:tcPr>
          <w:p w14:paraId="7751321E">
            <w:pPr>
              <w:jc w:val="right"/>
              <w:rPr>
                <w:rFonts w:eastAsia="Times New Roman"/>
              </w:rPr>
            </w:pPr>
            <w:r>
              <w:rPr>
                <w:rFonts w:eastAsia="Times New Roman"/>
              </w:rPr>
              <w:t>6,834,162</w:t>
            </w:r>
          </w:p>
        </w:tc>
        <w:tc>
          <w:tcPr>
            <w:tcW w:w="0" w:type="auto"/>
            <w:shd w:val="clear" w:color="auto" w:fill="CCEEFF"/>
            <w:vAlign w:val="bottom"/>
          </w:tcPr>
          <w:p w14:paraId="00FC9A1F">
            <w:pPr>
              <w:rPr>
                <w:rFonts w:eastAsia="Times New Roman"/>
              </w:rPr>
            </w:pPr>
            <w:r>
              <w:rPr>
                <w:rFonts w:eastAsia="Times New Roman"/>
              </w:rPr>
              <w:t> </w:t>
            </w:r>
          </w:p>
        </w:tc>
      </w:tr>
      <w:tr w14:paraId="289A542E">
        <w:tc>
          <w:tcPr>
            <w:tcW w:w="0" w:type="auto"/>
            <w:shd w:val="clear" w:color="auto" w:fill="FFFFFF"/>
            <w:tcMar>
              <w:top w:w="0" w:type="dxa"/>
              <w:left w:w="180" w:type="dxa"/>
              <w:bottom w:w="0" w:type="dxa"/>
              <w:right w:w="0" w:type="dxa"/>
            </w:tcMar>
            <w:vAlign w:val="bottom"/>
          </w:tcPr>
          <w:p w14:paraId="2A73AA07">
            <w:pPr>
              <w:ind w:hanging="180"/>
              <w:rPr>
                <w:rFonts w:eastAsia="Times New Roman"/>
              </w:rPr>
            </w:pPr>
            <w:r>
              <w:rPr>
                <w:rFonts w:eastAsia="Times New Roman"/>
              </w:rPr>
              <w:t>Deposits for property and equipment</w:t>
            </w:r>
          </w:p>
        </w:tc>
        <w:tc>
          <w:tcPr>
            <w:tcW w:w="0" w:type="auto"/>
            <w:shd w:val="clear" w:color="auto" w:fill="FFFFFF"/>
            <w:vAlign w:val="bottom"/>
          </w:tcPr>
          <w:p w14:paraId="324EA5FC">
            <w:pPr>
              <w:rPr>
                <w:rFonts w:eastAsia="Times New Roman"/>
              </w:rPr>
            </w:pPr>
            <w:r>
              <w:rPr>
                <w:rFonts w:eastAsia="Times New Roman"/>
              </w:rPr>
              <w:t> </w:t>
            </w:r>
          </w:p>
        </w:tc>
        <w:tc>
          <w:tcPr>
            <w:tcW w:w="0" w:type="auto"/>
            <w:shd w:val="clear" w:color="auto" w:fill="FFFFFF"/>
            <w:vAlign w:val="bottom"/>
          </w:tcPr>
          <w:p w14:paraId="0E428D6A">
            <w:pPr>
              <w:rPr>
                <w:rFonts w:eastAsia="Times New Roman"/>
              </w:rPr>
            </w:pPr>
            <w:r>
              <w:rPr>
                <w:rFonts w:eastAsia="Times New Roman"/>
              </w:rPr>
              <w:t> </w:t>
            </w:r>
          </w:p>
        </w:tc>
        <w:tc>
          <w:tcPr>
            <w:tcW w:w="0" w:type="auto"/>
            <w:shd w:val="clear" w:color="auto" w:fill="FFFFFF"/>
            <w:vAlign w:val="bottom"/>
          </w:tcPr>
          <w:p w14:paraId="2A37DF52">
            <w:pPr>
              <w:jc w:val="right"/>
              <w:rPr>
                <w:rFonts w:eastAsia="Times New Roman"/>
              </w:rPr>
            </w:pPr>
            <w:r>
              <w:rPr>
                <w:rFonts w:eastAsia="Times New Roman"/>
              </w:rPr>
              <w:t>3,826,052</w:t>
            </w:r>
          </w:p>
        </w:tc>
        <w:tc>
          <w:tcPr>
            <w:tcW w:w="0" w:type="auto"/>
            <w:shd w:val="clear" w:color="auto" w:fill="FFFFFF"/>
            <w:vAlign w:val="bottom"/>
          </w:tcPr>
          <w:p w14:paraId="3C7F0F07">
            <w:pPr>
              <w:rPr>
                <w:rFonts w:eastAsia="Times New Roman"/>
              </w:rPr>
            </w:pPr>
            <w:r>
              <w:rPr>
                <w:rFonts w:eastAsia="Times New Roman"/>
              </w:rPr>
              <w:t> </w:t>
            </w:r>
          </w:p>
        </w:tc>
        <w:tc>
          <w:tcPr>
            <w:tcW w:w="0" w:type="auto"/>
            <w:shd w:val="clear" w:color="auto" w:fill="FFFFFF"/>
            <w:vAlign w:val="bottom"/>
          </w:tcPr>
          <w:p w14:paraId="717048E5">
            <w:pPr>
              <w:rPr>
                <w:rFonts w:eastAsia="Times New Roman"/>
              </w:rPr>
            </w:pPr>
            <w:r>
              <w:rPr>
                <w:rFonts w:eastAsia="Times New Roman"/>
              </w:rPr>
              <w:t> </w:t>
            </w:r>
          </w:p>
        </w:tc>
        <w:tc>
          <w:tcPr>
            <w:tcW w:w="0" w:type="auto"/>
            <w:shd w:val="clear" w:color="auto" w:fill="FFFFFF"/>
            <w:vAlign w:val="bottom"/>
          </w:tcPr>
          <w:p w14:paraId="7BA972B9">
            <w:pPr>
              <w:rPr>
                <w:rFonts w:eastAsia="Times New Roman"/>
              </w:rPr>
            </w:pPr>
            <w:r>
              <w:rPr>
                <w:rFonts w:eastAsia="Times New Roman"/>
              </w:rPr>
              <w:t> </w:t>
            </w:r>
          </w:p>
        </w:tc>
        <w:tc>
          <w:tcPr>
            <w:tcW w:w="0" w:type="auto"/>
            <w:shd w:val="clear" w:color="auto" w:fill="FFFFFF"/>
            <w:vAlign w:val="bottom"/>
          </w:tcPr>
          <w:p w14:paraId="2EA31506">
            <w:pPr>
              <w:jc w:val="right"/>
              <w:rPr>
                <w:rFonts w:eastAsia="Times New Roman"/>
              </w:rPr>
            </w:pPr>
            <w:r>
              <w:rPr>
                <w:rFonts w:eastAsia="Times New Roman"/>
              </w:rPr>
              <w:t>776,627</w:t>
            </w:r>
          </w:p>
        </w:tc>
        <w:tc>
          <w:tcPr>
            <w:tcW w:w="0" w:type="auto"/>
            <w:shd w:val="clear" w:color="auto" w:fill="FFFFFF"/>
            <w:vAlign w:val="bottom"/>
          </w:tcPr>
          <w:p w14:paraId="416A5DB9">
            <w:pPr>
              <w:rPr>
                <w:rFonts w:eastAsia="Times New Roman"/>
              </w:rPr>
            </w:pPr>
            <w:r>
              <w:rPr>
                <w:rFonts w:eastAsia="Times New Roman"/>
              </w:rPr>
              <w:t> </w:t>
            </w:r>
          </w:p>
        </w:tc>
      </w:tr>
      <w:tr w14:paraId="1EAC37E1">
        <w:tc>
          <w:tcPr>
            <w:tcW w:w="0" w:type="auto"/>
            <w:shd w:val="clear" w:color="auto" w:fill="CCEEFF"/>
            <w:tcMar>
              <w:top w:w="0" w:type="dxa"/>
              <w:left w:w="180" w:type="dxa"/>
              <w:bottom w:w="0" w:type="dxa"/>
              <w:right w:w="0" w:type="dxa"/>
            </w:tcMar>
            <w:vAlign w:val="bottom"/>
          </w:tcPr>
          <w:p w14:paraId="439C379C">
            <w:pPr>
              <w:ind w:hanging="180"/>
              <w:rPr>
                <w:rFonts w:eastAsia="Times New Roman"/>
              </w:rPr>
            </w:pPr>
            <w:r>
              <w:rPr>
                <w:rFonts w:eastAsia="Times New Roman"/>
              </w:rPr>
              <w:t>Property and equipment, net</w:t>
            </w:r>
          </w:p>
        </w:tc>
        <w:tc>
          <w:tcPr>
            <w:tcW w:w="0" w:type="auto"/>
            <w:shd w:val="clear" w:color="auto" w:fill="CCEEFF"/>
            <w:vAlign w:val="bottom"/>
          </w:tcPr>
          <w:p w14:paraId="5B0E3FC6">
            <w:pPr>
              <w:rPr>
                <w:rFonts w:eastAsia="Times New Roman"/>
              </w:rPr>
            </w:pPr>
            <w:r>
              <w:rPr>
                <w:rFonts w:eastAsia="Times New Roman"/>
              </w:rPr>
              <w:t> </w:t>
            </w:r>
          </w:p>
        </w:tc>
        <w:tc>
          <w:tcPr>
            <w:tcW w:w="0" w:type="auto"/>
            <w:shd w:val="clear" w:color="auto" w:fill="CCEEFF"/>
            <w:vAlign w:val="bottom"/>
          </w:tcPr>
          <w:p w14:paraId="4CB1828B">
            <w:pPr>
              <w:rPr>
                <w:rFonts w:eastAsia="Times New Roman"/>
              </w:rPr>
            </w:pPr>
            <w:r>
              <w:rPr>
                <w:rFonts w:eastAsia="Times New Roman"/>
              </w:rPr>
              <w:t> </w:t>
            </w:r>
          </w:p>
        </w:tc>
        <w:tc>
          <w:tcPr>
            <w:tcW w:w="0" w:type="auto"/>
            <w:shd w:val="clear" w:color="auto" w:fill="CCEEFF"/>
            <w:vAlign w:val="bottom"/>
          </w:tcPr>
          <w:p w14:paraId="50E9F2C0">
            <w:pPr>
              <w:jc w:val="right"/>
              <w:rPr>
                <w:rFonts w:eastAsia="Times New Roman"/>
              </w:rPr>
            </w:pPr>
            <w:r>
              <w:rPr>
                <w:rFonts w:eastAsia="Times New Roman"/>
              </w:rPr>
              <w:t>206,577,123</w:t>
            </w:r>
          </w:p>
        </w:tc>
        <w:tc>
          <w:tcPr>
            <w:tcW w:w="0" w:type="auto"/>
            <w:shd w:val="clear" w:color="auto" w:fill="CCEEFF"/>
            <w:vAlign w:val="bottom"/>
          </w:tcPr>
          <w:p w14:paraId="3A128AF0">
            <w:pPr>
              <w:rPr>
                <w:rFonts w:eastAsia="Times New Roman"/>
              </w:rPr>
            </w:pPr>
            <w:r>
              <w:rPr>
                <w:rFonts w:eastAsia="Times New Roman"/>
              </w:rPr>
              <w:t> </w:t>
            </w:r>
          </w:p>
        </w:tc>
        <w:tc>
          <w:tcPr>
            <w:tcW w:w="0" w:type="auto"/>
            <w:shd w:val="clear" w:color="auto" w:fill="CCEEFF"/>
            <w:vAlign w:val="bottom"/>
          </w:tcPr>
          <w:p w14:paraId="7468F532">
            <w:pPr>
              <w:rPr>
                <w:rFonts w:eastAsia="Times New Roman"/>
              </w:rPr>
            </w:pPr>
            <w:r>
              <w:rPr>
                <w:rFonts w:eastAsia="Times New Roman"/>
              </w:rPr>
              <w:t> </w:t>
            </w:r>
          </w:p>
        </w:tc>
        <w:tc>
          <w:tcPr>
            <w:tcW w:w="0" w:type="auto"/>
            <w:shd w:val="clear" w:color="auto" w:fill="CCEEFF"/>
            <w:vAlign w:val="bottom"/>
          </w:tcPr>
          <w:p w14:paraId="79938176">
            <w:pPr>
              <w:rPr>
                <w:rFonts w:eastAsia="Times New Roman"/>
              </w:rPr>
            </w:pPr>
            <w:r>
              <w:rPr>
                <w:rFonts w:eastAsia="Times New Roman"/>
              </w:rPr>
              <w:t> </w:t>
            </w:r>
          </w:p>
        </w:tc>
        <w:tc>
          <w:tcPr>
            <w:tcW w:w="0" w:type="auto"/>
            <w:shd w:val="clear" w:color="auto" w:fill="CCEEFF"/>
            <w:vAlign w:val="bottom"/>
          </w:tcPr>
          <w:p w14:paraId="2ADA8747">
            <w:pPr>
              <w:jc w:val="right"/>
              <w:rPr>
                <w:rFonts w:eastAsia="Times New Roman"/>
              </w:rPr>
            </w:pPr>
            <w:r>
              <w:rPr>
                <w:rFonts w:eastAsia="Times New Roman"/>
              </w:rPr>
              <w:t>220,648,149</w:t>
            </w:r>
          </w:p>
        </w:tc>
        <w:tc>
          <w:tcPr>
            <w:tcW w:w="0" w:type="auto"/>
            <w:shd w:val="clear" w:color="auto" w:fill="CCEEFF"/>
            <w:vAlign w:val="bottom"/>
          </w:tcPr>
          <w:p w14:paraId="1C846891">
            <w:pPr>
              <w:rPr>
                <w:rFonts w:eastAsia="Times New Roman"/>
              </w:rPr>
            </w:pPr>
            <w:r>
              <w:rPr>
                <w:rFonts w:eastAsia="Times New Roman"/>
              </w:rPr>
              <w:t> </w:t>
            </w:r>
          </w:p>
        </w:tc>
      </w:tr>
      <w:tr w14:paraId="767184F9">
        <w:tc>
          <w:tcPr>
            <w:tcW w:w="0" w:type="auto"/>
            <w:shd w:val="clear" w:color="auto" w:fill="FFFFFF"/>
            <w:tcMar>
              <w:top w:w="0" w:type="dxa"/>
              <w:left w:w="180" w:type="dxa"/>
              <w:bottom w:w="0" w:type="dxa"/>
              <w:right w:w="0" w:type="dxa"/>
            </w:tcMar>
            <w:vAlign w:val="bottom"/>
          </w:tcPr>
          <w:p w14:paraId="4FE864DD">
            <w:pPr>
              <w:ind w:hanging="180"/>
              <w:rPr>
                <w:rFonts w:eastAsia="Times New Roman"/>
              </w:rPr>
            </w:pPr>
            <w:r>
              <w:rPr>
                <w:rFonts w:eastAsia="Times New Roman"/>
              </w:rPr>
              <w:t>Right of use assets</w:t>
            </w:r>
          </w:p>
        </w:tc>
        <w:tc>
          <w:tcPr>
            <w:tcW w:w="0" w:type="auto"/>
            <w:shd w:val="clear" w:color="auto" w:fill="FFFFFF"/>
            <w:vAlign w:val="bottom"/>
          </w:tcPr>
          <w:p w14:paraId="21725FFB">
            <w:pPr>
              <w:rPr>
                <w:rFonts w:eastAsia="Times New Roman"/>
              </w:rPr>
            </w:pPr>
            <w:r>
              <w:rPr>
                <w:rFonts w:eastAsia="Times New Roman"/>
              </w:rPr>
              <w:t> </w:t>
            </w:r>
          </w:p>
        </w:tc>
        <w:tc>
          <w:tcPr>
            <w:tcW w:w="0" w:type="auto"/>
            <w:shd w:val="clear" w:color="auto" w:fill="FFFFFF"/>
            <w:vAlign w:val="bottom"/>
          </w:tcPr>
          <w:p w14:paraId="3BD8F707">
            <w:pPr>
              <w:rPr>
                <w:rFonts w:eastAsia="Times New Roman"/>
              </w:rPr>
            </w:pPr>
            <w:r>
              <w:rPr>
                <w:rFonts w:eastAsia="Times New Roman"/>
              </w:rPr>
              <w:t> </w:t>
            </w:r>
          </w:p>
        </w:tc>
        <w:tc>
          <w:tcPr>
            <w:tcW w:w="0" w:type="auto"/>
            <w:shd w:val="clear" w:color="auto" w:fill="FFFFFF"/>
            <w:vAlign w:val="bottom"/>
          </w:tcPr>
          <w:p w14:paraId="0D898F07">
            <w:pPr>
              <w:jc w:val="right"/>
              <w:rPr>
                <w:rFonts w:eastAsia="Times New Roman"/>
              </w:rPr>
            </w:pPr>
            <w:r>
              <w:rPr>
                <w:rFonts w:eastAsia="Times New Roman"/>
              </w:rPr>
              <w:t>33,966,220</w:t>
            </w:r>
          </w:p>
        </w:tc>
        <w:tc>
          <w:tcPr>
            <w:tcW w:w="0" w:type="auto"/>
            <w:shd w:val="clear" w:color="auto" w:fill="FFFFFF"/>
            <w:vAlign w:val="bottom"/>
          </w:tcPr>
          <w:p w14:paraId="7140BDF5">
            <w:pPr>
              <w:rPr>
                <w:rFonts w:eastAsia="Times New Roman"/>
              </w:rPr>
            </w:pPr>
            <w:r>
              <w:rPr>
                <w:rFonts w:eastAsia="Times New Roman"/>
              </w:rPr>
              <w:t> </w:t>
            </w:r>
          </w:p>
        </w:tc>
        <w:tc>
          <w:tcPr>
            <w:tcW w:w="0" w:type="auto"/>
            <w:shd w:val="clear" w:color="auto" w:fill="FFFFFF"/>
            <w:vAlign w:val="bottom"/>
          </w:tcPr>
          <w:p w14:paraId="5BC4459B">
            <w:pPr>
              <w:rPr>
                <w:rFonts w:eastAsia="Times New Roman"/>
              </w:rPr>
            </w:pPr>
            <w:r>
              <w:rPr>
                <w:rFonts w:eastAsia="Times New Roman"/>
              </w:rPr>
              <w:t> </w:t>
            </w:r>
          </w:p>
        </w:tc>
        <w:tc>
          <w:tcPr>
            <w:tcW w:w="0" w:type="auto"/>
            <w:shd w:val="clear" w:color="auto" w:fill="FFFFFF"/>
            <w:vAlign w:val="bottom"/>
          </w:tcPr>
          <w:p w14:paraId="13AF30D7">
            <w:pPr>
              <w:rPr>
                <w:rFonts w:eastAsia="Times New Roman"/>
              </w:rPr>
            </w:pPr>
            <w:r>
              <w:rPr>
                <w:rFonts w:eastAsia="Times New Roman"/>
              </w:rPr>
              <w:t> </w:t>
            </w:r>
          </w:p>
        </w:tc>
        <w:tc>
          <w:tcPr>
            <w:tcW w:w="0" w:type="auto"/>
            <w:shd w:val="clear" w:color="auto" w:fill="FFFFFF"/>
            <w:vAlign w:val="bottom"/>
          </w:tcPr>
          <w:p w14:paraId="42F1604D">
            <w:pPr>
              <w:jc w:val="right"/>
              <w:rPr>
                <w:rFonts w:eastAsia="Times New Roman"/>
              </w:rPr>
            </w:pPr>
            <w:r>
              <w:rPr>
                <w:rFonts w:eastAsia="Times New Roman"/>
              </w:rPr>
              <w:t>34,354,338</w:t>
            </w:r>
          </w:p>
        </w:tc>
        <w:tc>
          <w:tcPr>
            <w:tcW w:w="0" w:type="auto"/>
            <w:shd w:val="clear" w:color="auto" w:fill="FFFFFF"/>
            <w:vAlign w:val="bottom"/>
          </w:tcPr>
          <w:p w14:paraId="41084CA7">
            <w:pPr>
              <w:rPr>
                <w:rFonts w:eastAsia="Times New Roman"/>
              </w:rPr>
            </w:pPr>
            <w:r>
              <w:rPr>
                <w:rFonts w:eastAsia="Times New Roman"/>
              </w:rPr>
              <w:t> </w:t>
            </w:r>
          </w:p>
        </w:tc>
      </w:tr>
      <w:tr w14:paraId="47722462">
        <w:tc>
          <w:tcPr>
            <w:tcW w:w="0" w:type="auto"/>
            <w:shd w:val="clear" w:color="auto" w:fill="CCEEFF"/>
            <w:tcMar>
              <w:top w:w="0" w:type="dxa"/>
              <w:left w:w="180" w:type="dxa"/>
              <w:bottom w:w="0" w:type="dxa"/>
              <w:right w:w="0" w:type="dxa"/>
            </w:tcMar>
            <w:vAlign w:val="bottom"/>
          </w:tcPr>
          <w:p w14:paraId="7C072A48">
            <w:pPr>
              <w:ind w:hanging="180"/>
              <w:rPr>
                <w:rFonts w:eastAsia="Times New Roman"/>
              </w:rPr>
            </w:pPr>
            <w:r>
              <w:rPr>
                <w:rFonts w:eastAsia="Times New Roman"/>
              </w:rPr>
              <w:t>Deferred tax assets</w:t>
            </w:r>
          </w:p>
        </w:tc>
        <w:tc>
          <w:tcPr>
            <w:tcW w:w="0" w:type="auto"/>
            <w:shd w:val="clear" w:color="auto" w:fill="CCEEFF"/>
            <w:vAlign w:val="bottom"/>
          </w:tcPr>
          <w:p w14:paraId="39EE06AA">
            <w:pPr>
              <w:rPr>
                <w:rFonts w:eastAsia="Times New Roman"/>
              </w:rPr>
            </w:pPr>
            <w:r>
              <w:rPr>
                <w:rFonts w:eastAsia="Times New Roman"/>
              </w:rPr>
              <w:t> </w:t>
            </w:r>
          </w:p>
        </w:tc>
        <w:tc>
          <w:tcPr>
            <w:tcW w:w="0" w:type="auto"/>
            <w:shd w:val="clear" w:color="auto" w:fill="CCEEFF"/>
            <w:vAlign w:val="bottom"/>
          </w:tcPr>
          <w:p w14:paraId="7B8280FE">
            <w:pPr>
              <w:rPr>
                <w:rFonts w:eastAsia="Times New Roman"/>
              </w:rPr>
            </w:pPr>
            <w:r>
              <w:rPr>
                <w:rFonts w:eastAsia="Times New Roman"/>
              </w:rPr>
              <w:t> </w:t>
            </w:r>
          </w:p>
        </w:tc>
        <w:tc>
          <w:tcPr>
            <w:tcW w:w="0" w:type="auto"/>
            <w:shd w:val="clear" w:color="auto" w:fill="CCEEFF"/>
            <w:vAlign w:val="bottom"/>
          </w:tcPr>
          <w:p w14:paraId="589B9D4A">
            <w:pPr>
              <w:jc w:val="right"/>
              <w:rPr>
                <w:rFonts w:eastAsia="Times New Roman"/>
              </w:rPr>
            </w:pPr>
            <w:r>
              <w:rPr>
                <w:rFonts w:eastAsia="Times New Roman"/>
              </w:rPr>
              <w:t>36,044</w:t>
            </w:r>
          </w:p>
        </w:tc>
        <w:tc>
          <w:tcPr>
            <w:tcW w:w="0" w:type="auto"/>
            <w:shd w:val="clear" w:color="auto" w:fill="CCEEFF"/>
            <w:vAlign w:val="bottom"/>
          </w:tcPr>
          <w:p w14:paraId="64EDF406">
            <w:pPr>
              <w:rPr>
                <w:rFonts w:eastAsia="Times New Roman"/>
              </w:rPr>
            </w:pPr>
            <w:r>
              <w:rPr>
                <w:rFonts w:eastAsia="Times New Roman"/>
              </w:rPr>
              <w:t> </w:t>
            </w:r>
          </w:p>
        </w:tc>
        <w:tc>
          <w:tcPr>
            <w:tcW w:w="0" w:type="auto"/>
            <w:shd w:val="clear" w:color="auto" w:fill="CCEEFF"/>
            <w:vAlign w:val="bottom"/>
          </w:tcPr>
          <w:p w14:paraId="17B789B6">
            <w:pPr>
              <w:rPr>
                <w:rFonts w:eastAsia="Times New Roman"/>
              </w:rPr>
            </w:pPr>
            <w:r>
              <w:rPr>
                <w:rFonts w:eastAsia="Times New Roman"/>
              </w:rPr>
              <w:t> </w:t>
            </w:r>
          </w:p>
        </w:tc>
        <w:tc>
          <w:tcPr>
            <w:tcW w:w="0" w:type="auto"/>
            <w:shd w:val="clear" w:color="auto" w:fill="CCEEFF"/>
            <w:vAlign w:val="bottom"/>
          </w:tcPr>
          <w:p w14:paraId="772AC46F">
            <w:pPr>
              <w:rPr>
                <w:rFonts w:eastAsia="Times New Roman"/>
              </w:rPr>
            </w:pPr>
            <w:r>
              <w:rPr>
                <w:rFonts w:eastAsia="Times New Roman"/>
              </w:rPr>
              <w:t> </w:t>
            </w:r>
          </w:p>
        </w:tc>
        <w:tc>
          <w:tcPr>
            <w:tcW w:w="0" w:type="auto"/>
            <w:shd w:val="clear" w:color="auto" w:fill="CCEEFF"/>
            <w:vAlign w:val="bottom"/>
          </w:tcPr>
          <w:p w14:paraId="3EBED4CE">
            <w:pPr>
              <w:jc w:val="right"/>
              <w:rPr>
                <w:rFonts w:eastAsia="Times New Roman"/>
              </w:rPr>
            </w:pPr>
            <w:r>
              <w:rPr>
                <w:rFonts w:eastAsia="Times New Roman"/>
              </w:rPr>
              <w:t>178,107</w:t>
            </w:r>
          </w:p>
        </w:tc>
        <w:tc>
          <w:tcPr>
            <w:tcW w:w="0" w:type="auto"/>
            <w:shd w:val="clear" w:color="auto" w:fill="CCEEFF"/>
            <w:vAlign w:val="bottom"/>
          </w:tcPr>
          <w:p w14:paraId="39F6ADB1">
            <w:pPr>
              <w:rPr>
                <w:rFonts w:eastAsia="Times New Roman"/>
              </w:rPr>
            </w:pPr>
            <w:r>
              <w:rPr>
                <w:rFonts w:eastAsia="Times New Roman"/>
              </w:rPr>
              <w:t> </w:t>
            </w:r>
          </w:p>
        </w:tc>
      </w:tr>
      <w:tr w14:paraId="64F16F88">
        <w:tc>
          <w:tcPr>
            <w:tcW w:w="0" w:type="auto"/>
            <w:shd w:val="clear" w:color="auto" w:fill="FFFFFF"/>
            <w:tcMar>
              <w:top w:w="0" w:type="dxa"/>
              <w:left w:w="180" w:type="dxa"/>
              <w:bottom w:w="30" w:type="dxa"/>
              <w:right w:w="0" w:type="dxa"/>
            </w:tcMar>
            <w:vAlign w:val="bottom"/>
          </w:tcPr>
          <w:p w14:paraId="00EAAF94">
            <w:pPr>
              <w:ind w:hanging="180"/>
              <w:rPr>
                <w:rFonts w:eastAsia="Times New Roman"/>
              </w:rPr>
            </w:pPr>
            <w:r>
              <w:rPr>
                <w:rFonts w:eastAsia="Times New Roman"/>
              </w:rPr>
              <w:t>Other non-current assets</w:t>
            </w:r>
          </w:p>
        </w:tc>
        <w:tc>
          <w:tcPr>
            <w:tcW w:w="0" w:type="auto"/>
            <w:shd w:val="clear" w:color="auto" w:fill="FFFFFF"/>
            <w:tcMar>
              <w:top w:w="0" w:type="dxa"/>
              <w:left w:w="0" w:type="dxa"/>
              <w:bottom w:w="30" w:type="dxa"/>
              <w:right w:w="0" w:type="dxa"/>
            </w:tcMar>
            <w:vAlign w:val="bottom"/>
          </w:tcPr>
          <w:p w14:paraId="465E6A6D">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2F25B124">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54097357">
            <w:pPr>
              <w:jc w:val="right"/>
              <w:rPr>
                <w:rFonts w:eastAsia="Times New Roman"/>
              </w:rPr>
            </w:pPr>
            <w:r>
              <w:rPr>
                <w:rFonts w:eastAsia="Times New Roman"/>
              </w:rPr>
              <w:t>820,781</w:t>
            </w:r>
          </w:p>
        </w:tc>
        <w:tc>
          <w:tcPr>
            <w:tcW w:w="0" w:type="auto"/>
            <w:shd w:val="clear" w:color="auto" w:fill="FFFFFF"/>
            <w:tcMar>
              <w:top w:w="0" w:type="dxa"/>
              <w:left w:w="0" w:type="dxa"/>
              <w:bottom w:w="30" w:type="dxa"/>
              <w:right w:w="0" w:type="dxa"/>
            </w:tcMar>
            <w:vAlign w:val="bottom"/>
          </w:tcPr>
          <w:p w14:paraId="099AB277">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0EBD3B4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0C96CCB0">
            <w:pPr>
              <w:rPr>
                <w:rFonts w:eastAsia="Times New Roman"/>
              </w:rPr>
            </w:pPr>
            <w:r>
              <w:rPr>
                <w:rFonts w:eastAsia="Times New Roman"/>
              </w:rPr>
              <w:t> </w:t>
            </w:r>
          </w:p>
        </w:tc>
        <w:tc>
          <w:tcPr>
            <w:tcW w:w="0" w:type="auto"/>
            <w:tcBorders>
              <w:bottom w:val="single" w:color="000000" w:sz="12" w:space="0"/>
            </w:tcBorders>
            <w:shd w:val="clear" w:color="auto" w:fill="FFFFFF"/>
            <w:vAlign w:val="bottom"/>
          </w:tcPr>
          <w:p w14:paraId="10372587">
            <w:pPr>
              <w:jc w:val="right"/>
              <w:rPr>
                <w:rFonts w:eastAsia="Times New Roman"/>
              </w:rPr>
            </w:pPr>
            <w:r>
              <w:rPr>
                <w:rFonts w:eastAsia="Times New Roman"/>
              </w:rPr>
              <w:t>285,954</w:t>
            </w:r>
          </w:p>
        </w:tc>
        <w:tc>
          <w:tcPr>
            <w:tcW w:w="0" w:type="auto"/>
            <w:shd w:val="clear" w:color="auto" w:fill="FFFFFF"/>
            <w:tcMar>
              <w:top w:w="0" w:type="dxa"/>
              <w:left w:w="0" w:type="dxa"/>
              <w:bottom w:w="30" w:type="dxa"/>
              <w:right w:w="0" w:type="dxa"/>
            </w:tcMar>
            <w:vAlign w:val="bottom"/>
          </w:tcPr>
          <w:p w14:paraId="2EA75841">
            <w:pPr>
              <w:rPr>
                <w:rFonts w:eastAsia="Times New Roman"/>
              </w:rPr>
            </w:pPr>
            <w:r>
              <w:rPr>
                <w:rFonts w:eastAsia="Times New Roman"/>
              </w:rPr>
              <w:t> </w:t>
            </w:r>
          </w:p>
        </w:tc>
      </w:tr>
      <w:tr w14:paraId="48DCF494">
        <w:tc>
          <w:tcPr>
            <w:tcW w:w="0" w:type="auto"/>
            <w:shd w:val="clear" w:color="auto" w:fill="CCEEFF"/>
            <w:tcMar>
              <w:top w:w="0" w:type="dxa"/>
              <w:left w:w="180" w:type="dxa"/>
              <w:bottom w:w="30" w:type="dxa"/>
              <w:right w:w="0" w:type="dxa"/>
            </w:tcMar>
            <w:vAlign w:val="bottom"/>
          </w:tcPr>
          <w:p w14:paraId="1D509DE8">
            <w:pPr>
              <w:ind w:hanging="180"/>
              <w:rPr>
                <w:rFonts w:eastAsia="Times New Roman"/>
                <w:b/>
                <w:bCs/>
              </w:rPr>
            </w:pPr>
            <w:r>
              <w:rPr>
                <w:rFonts w:eastAsia="Times New Roman"/>
                <w:b/>
                <w:bCs/>
              </w:rPr>
              <w:t>Total Non-current Assets</w:t>
            </w:r>
          </w:p>
        </w:tc>
        <w:tc>
          <w:tcPr>
            <w:tcW w:w="0" w:type="auto"/>
            <w:shd w:val="clear" w:color="auto" w:fill="CCEEFF"/>
            <w:tcMar>
              <w:top w:w="0" w:type="dxa"/>
              <w:left w:w="0" w:type="dxa"/>
              <w:bottom w:w="30" w:type="dxa"/>
              <w:right w:w="0" w:type="dxa"/>
            </w:tcMar>
            <w:vAlign w:val="bottom"/>
          </w:tcPr>
          <w:p w14:paraId="38C69D88">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3696327D">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3B1BB536">
            <w:pPr>
              <w:jc w:val="right"/>
              <w:rPr>
                <w:rFonts w:eastAsia="Times New Roman"/>
                <w:b/>
                <w:bCs/>
              </w:rPr>
            </w:pPr>
            <w:r>
              <w:rPr>
                <w:rFonts w:eastAsia="Times New Roman"/>
                <w:b/>
                <w:bCs/>
              </w:rPr>
              <w:t>265,349,481</w:t>
            </w:r>
          </w:p>
        </w:tc>
        <w:tc>
          <w:tcPr>
            <w:tcW w:w="0" w:type="auto"/>
            <w:shd w:val="clear" w:color="auto" w:fill="CCEEFF"/>
            <w:tcMar>
              <w:top w:w="0" w:type="dxa"/>
              <w:left w:w="0" w:type="dxa"/>
              <w:bottom w:w="30" w:type="dxa"/>
              <w:right w:w="0" w:type="dxa"/>
            </w:tcMar>
            <w:vAlign w:val="bottom"/>
          </w:tcPr>
          <w:p w14:paraId="31039D41">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2B488C6">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12EFFCAF">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1BBD76A8">
            <w:pPr>
              <w:jc w:val="right"/>
              <w:rPr>
                <w:rFonts w:eastAsia="Times New Roman"/>
                <w:b/>
                <w:bCs/>
              </w:rPr>
            </w:pPr>
            <w:r>
              <w:rPr>
                <w:rFonts w:eastAsia="Times New Roman"/>
                <w:b/>
                <w:bCs/>
              </w:rPr>
              <w:t>269,588,744</w:t>
            </w:r>
          </w:p>
        </w:tc>
        <w:tc>
          <w:tcPr>
            <w:tcW w:w="0" w:type="auto"/>
            <w:shd w:val="clear" w:color="auto" w:fill="CCEEFF"/>
            <w:tcMar>
              <w:top w:w="0" w:type="dxa"/>
              <w:left w:w="0" w:type="dxa"/>
              <w:bottom w:w="30" w:type="dxa"/>
              <w:right w:w="0" w:type="dxa"/>
            </w:tcMar>
            <w:vAlign w:val="bottom"/>
          </w:tcPr>
          <w:p w14:paraId="4E7DBD88">
            <w:pPr>
              <w:rPr>
                <w:rFonts w:eastAsia="Times New Roman"/>
                <w:b/>
                <w:bCs/>
              </w:rPr>
            </w:pPr>
            <w:r>
              <w:rPr>
                <w:rFonts w:eastAsia="Times New Roman"/>
                <w:b/>
                <w:bCs/>
              </w:rPr>
              <w:t> </w:t>
            </w:r>
          </w:p>
        </w:tc>
      </w:tr>
      <w:tr w14:paraId="5C068104">
        <w:tc>
          <w:tcPr>
            <w:tcW w:w="0" w:type="auto"/>
            <w:shd w:val="clear" w:color="auto" w:fill="FFFFFF"/>
            <w:tcMar>
              <w:top w:w="0" w:type="dxa"/>
              <w:left w:w="180" w:type="dxa"/>
              <w:bottom w:w="50" w:type="dxa"/>
              <w:right w:w="0" w:type="dxa"/>
            </w:tcMar>
            <w:vAlign w:val="bottom"/>
          </w:tcPr>
          <w:p w14:paraId="5F9FBA5D">
            <w:pPr>
              <w:ind w:hanging="180"/>
              <w:rPr>
                <w:rFonts w:eastAsia="Times New Roman"/>
                <w:b/>
                <w:bCs/>
              </w:rPr>
            </w:pPr>
            <w:r>
              <w:rPr>
                <w:rFonts w:eastAsia="Times New Roman"/>
                <w:b/>
                <w:bCs/>
              </w:rPr>
              <w:t>Total Assets</w:t>
            </w:r>
          </w:p>
        </w:tc>
        <w:tc>
          <w:tcPr>
            <w:tcW w:w="0" w:type="auto"/>
            <w:shd w:val="clear" w:color="auto" w:fill="FFFFFF"/>
            <w:tcMar>
              <w:top w:w="0" w:type="dxa"/>
              <w:left w:w="0" w:type="dxa"/>
              <w:bottom w:w="50" w:type="dxa"/>
              <w:right w:w="0" w:type="dxa"/>
            </w:tcMar>
            <w:vAlign w:val="bottom"/>
          </w:tcPr>
          <w:p w14:paraId="0DBD7182">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37B83509">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30D76593">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26080EF">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5B3F2411">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205798D0">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5B8E27F8">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77A04F13">
            <w:pPr>
              <w:rPr>
                <w:rFonts w:eastAsia="Times New Roman"/>
                <w:b/>
                <w:bCs/>
              </w:rPr>
            </w:pPr>
            <w:r>
              <w:rPr>
                <w:rFonts w:eastAsia="Times New Roman"/>
                <w:b/>
                <w:bCs/>
              </w:rPr>
              <w:t> </w:t>
            </w:r>
          </w:p>
        </w:tc>
      </w:tr>
      <w:tr w14:paraId="58EB921C">
        <w:tc>
          <w:tcPr>
            <w:tcW w:w="0" w:type="auto"/>
            <w:shd w:val="clear" w:color="auto" w:fill="CCEEFF"/>
            <w:tcMar>
              <w:top w:w="0" w:type="dxa"/>
              <w:left w:w="180" w:type="dxa"/>
              <w:bottom w:w="0" w:type="dxa"/>
              <w:right w:w="0" w:type="dxa"/>
            </w:tcMar>
            <w:vAlign w:val="bottom"/>
          </w:tcPr>
          <w:p w14:paraId="00904CB3">
            <w:pPr>
              <w:ind w:hanging="180"/>
              <w:rPr>
                <w:rFonts w:eastAsia="Times New Roman"/>
              </w:rPr>
            </w:pPr>
            <w:r>
              <w:rPr>
                <w:rFonts w:eastAsia="Times New Roman"/>
              </w:rPr>
              <w:t> </w:t>
            </w:r>
          </w:p>
        </w:tc>
        <w:tc>
          <w:tcPr>
            <w:tcW w:w="0" w:type="auto"/>
            <w:shd w:val="clear" w:color="auto" w:fill="CCEEFF"/>
            <w:vAlign w:val="bottom"/>
          </w:tcPr>
          <w:p w14:paraId="3ADB2520">
            <w:pPr>
              <w:rPr>
                <w:rFonts w:eastAsia="Times New Roman"/>
              </w:rPr>
            </w:pPr>
            <w:r>
              <w:rPr>
                <w:rFonts w:eastAsia="Times New Roman"/>
              </w:rPr>
              <w:t> </w:t>
            </w:r>
          </w:p>
        </w:tc>
        <w:tc>
          <w:tcPr>
            <w:tcW w:w="0" w:type="auto"/>
            <w:shd w:val="clear" w:color="auto" w:fill="CCEEFF"/>
            <w:vAlign w:val="bottom"/>
          </w:tcPr>
          <w:p w14:paraId="042C1C04">
            <w:pPr>
              <w:rPr>
                <w:rFonts w:eastAsia="Times New Roman"/>
              </w:rPr>
            </w:pPr>
            <w:r>
              <w:rPr>
                <w:rFonts w:eastAsia="Times New Roman"/>
              </w:rPr>
              <w:t> </w:t>
            </w:r>
          </w:p>
        </w:tc>
        <w:tc>
          <w:tcPr>
            <w:tcW w:w="0" w:type="auto"/>
            <w:shd w:val="clear" w:color="auto" w:fill="CCEEFF"/>
            <w:vAlign w:val="bottom"/>
          </w:tcPr>
          <w:p w14:paraId="2B3B66CC">
            <w:pPr>
              <w:jc w:val="right"/>
              <w:rPr>
                <w:rFonts w:eastAsia="Times New Roman"/>
              </w:rPr>
            </w:pPr>
            <w:r>
              <w:rPr>
                <w:rFonts w:eastAsia="Times New Roman"/>
              </w:rPr>
              <w:t> </w:t>
            </w:r>
          </w:p>
        </w:tc>
        <w:tc>
          <w:tcPr>
            <w:tcW w:w="0" w:type="auto"/>
            <w:shd w:val="clear" w:color="auto" w:fill="CCEEFF"/>
            <w:vAlign w:val="bottom"/>
          </w:tcPr>
          <w:p w14:paraId="20E3736F">
            <w:pPr>
              <w:rPr>
                <w:rFonts w:eastAsia="Times New Roman"/>
              </w:rPr>
            </w:pPr>
            <w:r>
              <w:rPr>
                <w:rFonts w:eastAsia="Times New Roman"/>
              </w:rPr>
              <w:t> </w:t>
            </w:r>
          </w:p>
        </w:tc>
        <w:tc>
          <w:tcPr>
            <w:tcW w:w="0" w:type="auto"/>
            <w:shd w:val="clear" w:color="auto" w:fill="CCEEFF"/>
            <w:vAlign w:val="bottom"/>
          </w:tcPr>
          <w:p w14:paraId="50D01C33">
            <w:pPr>
              <w:rPr>
                <w:rFonts w:eastAsia="Times New Roman"/>
              </w:rPr>
            </w:pPr>
            <w:r>
              <w:rPr>
                <w:rFonts w:eastAsia="Times New Roman"/>
              </w:rPr>
              <w:t> </w:t>
            </w:r>
          </w:p>
        </w:tc>
        <w:tc>
          <w:tcPr>
            <w:tcW w:w="0" w:type="auto"/>
            <w:shd w:val="clear" w:color="auto" w:fill="CCEEFF"/>
            <w:vAlign w:val="bottom"/>
          </w:tcPr>
          <w:p w14:paraId="5AD6B72E">
            <w:pPr>
              <w:rPr>
                <w:rFonts w:eastAsia="Times New Roman"/>
              </w:rPr>
            </w:pPr>
            <w:r>
              <w:rPr>
                <w:rFonts w:eastAsia="Times New Roman"/>
              </w:rPr>
              <w:t> </w:t>
            </w:r>
          </w:p>
        </w:tc>
        <w:tc>
          <w:tcPr>
            <w:tcW w:w="0" w:type="auto"/>
            <w:shd w:val="clear" w:color="auto" w:fill="CCEEFF"/>
            <w:vAlign w:val="bottom"/>
          </w:tcPr>
          <w:p w14:paraId="7A3E33B4">
            <w:pPr>
              <w:jc w:val="right"/>
              <w:rPr>
                <w:rFonts w:eastAsia="Times New Roman"/>
              </w:rPr>
            </w:pPr>
            <w:r>
              <w:rPr>
                <w:rFonts w:eastAsia="Times New Roman"/>
              </w:rPr>
              <w:t> </w:t>
            </w:r>
          </w:p>
        </w:tc>
        <w:tc>
          <w:tcPr>
            <w:tcW w:w="0" w:type="auto"/>
            <w:shd w:val="clear" w:color="auto" w:fill="CCEEFF"/>
            <w:vAlign w:val="bottom"/>
          </w:tcPr>
          <w:p w14:paraId="3F5271FB">
            <w:pPr>
              <w:rPr>
                <w:rFonts w:eastAsia="Times New Roman"/>
              </w:rPr>
            </w:pPr>
            <w:r>
              <w:rPr>
                <w:rFonts w:eastAsia="Times New Roman"/>
              </w:rPr>
              <w:t> </w:t>
            </w:r>
          </w:p>
        </w:tc>
      </w:tr>
      <w:tr w14:paraId="44A4E2EB">
        <w:tc>
          <w:tcPr>
            <w:tcW w:w="0" w:type="auto"/>
            <w:shd w:val="clear" w:color="auto" w:fill="FFFFFF"/>
            <w:tcMar>
              <w:top w:w="0" w:type="dxa"/>
              <w:left w:w="180" w:type="dxa"/>
              <w:bottom w:w="0" w:type="dxa"/>
              <w:right w:w="0" w:type="dxa"/>
            </w:tcMar>
            <w:vAlign w:val="bottom"/>
          </w:tcPr>
          <w:p w14:paraId="60511389">
            <w:pPr>
              <w:ind w:hanging="180"/>
              <w:rPr>
                <w:rFonts w:eastAsia="Times New Roman"/>
                <w:b/>
                <w:bCs/>
              </w:rPr>
            </w:pPr>
            <w:r>
              <w:rPr>
                <w:rFonts w:eastAsia="Times New Roman"/>
                <w:b/>
                <w:bCs/>
              </w:rPr>
              <w:t>LIABILITIES AND SHAREHOLDERS’ EQUITY</w:t>
            </w:r>
          </w:p>
        </w:tc>
        <w:tc>
          <w:tcPr>
            <w:tcW w:w="0" w:type="auto"/>
            <w:shd w:val="clear" w:color="auto" w:fill="FFFFFF"/>
            <w:vAlign w:val="bottom"/>
          </w:tcPr>
          <w:p w14:paraId="21676708">
            <w:pPr>
              <w:rPr>
                <w:rFonts w:eastAsia="Times New Roman"/>
              </w:rPr>
            </w:pPr>
            <w:r>
              <w:rPr>
                <w:rFonts w:eastAsia="Times New Roman"/>
              </w:rPr>
              <w:t> </w:t>
            </w:r>
          </w:p>
        </w:tc>
        <w:tc>
          <w:tcPr>
            <w:tcW w:w="0" w:type="auto"/>
            <w:shd w:val="clear" w:color="auto" w:fill="FFFFFF"/>
            <w:vAlign w:val="bottom"/>
          </w:tcPr>
          <w:p w14:paraId="16E865D7">
            <w:pPr>
              <w:rPr>
                <w:rFonts w:eastAsia="Times New Roman"/>
              </w:rPr>
            </w:pPr>
            <w:r>
              <w:rPr>
                <w:rFonts w:eastAsia="Times New Roman"/>
              </w:rPr>
              <w:t> </w:t>
            </w:r>
          </w:p>
        </w:tc>
        <w:tc>
          <w:tcPr>
            <w:tcW w:w="0" w:type="auto"/>
            <w:shd w:val="clear" w:color="auto" w:fill="FFFFFF"/>
            <w:vAlign w:val="bottom"/>
          </w:tcPr>
          <w:p w14:paraId="6C97AAF7">
            <w:pPr>
              <w:jc w:val="right"/>
              <w:rPr>
                <w:rFonts w:eastAsia="Times New Roman"/>
              </w:rPr>
            </w:pPr>
            <w:r>
              <w:rPr>
                <w:rFonts w:eastAsia="Times New Roman"/>
              </w:rPr>
              <w:t> </w:t>
            </w:r>
          </w:p>
        </w:tc>
        <w:tc>
          <w:tcPr>
            <w:tcW w:w="0" w:type="auto"/>
            <w:shd w:val="clear" w:color="auto" w:fill="FFFFFF"/>
            <w:vAlign w:val="bottom"/>
          </w:tcPr>
          <w:p w14:paraId="1186B8F9">
            <w:pPr>
              <w:rPr>
                <w:rFonts w:eastAsia="Times New Roman"/>
              </w:rPr>
            </w:pPr>
            <w:r>
              <w:rPr>
                <w:rFonts w:eastAsia="Times New Roman"/>
              </w:rPr>
              <w:t> </w:t>
            </w:r>
          </w:p>
        </w:tc>
        <w:tc>
          <w:tcPr>
            <w:tcW w:w="0" w:type="auto"/>
            <w:shd w:val="clear" w:color="auto" w:fill="FFFFFF"/>
            <w:vAlign w:val="bottom"/>
          </w:tcPr>
          <w:p w14:paraId="7872EA04">
            <w:pPr>
              <w:rPr>
                <w:rFonts w:eastAsia="Times New Roman"/>
              </w:rPr>
            </w:pPr>
            <w:r>
              <w:rPr>
                <w:rFonts w:eastAsia="Times New Roman"/>
              </w:rPr>
              <w:t> </w:t>
            </w:r>
          </w:p>
        </w:tc>
        <w:tc>
          <w:tcPr>
            <w:tcW w:w="0" w:type="auto"/>
            <w:shd w:val="clear" w:color="auto" w:fill="FFFFFF"/>
            <w:vAlign w:val="bottom"/>
          </w:tcPr>
          <w:p w14:paraId="6B88992E">
            <w:pPr>
              <w:rPr>
                <w:rFonts w:eastAsia="Times New Roman"/>
              </w:rPr>
            </w:pPr>
            <w:r>
              <w:rPr>
                <w:rFonts w:eastAsia="Times New Roman"/>
              </w:rPr>
              <w:t> </w:t>
            </w:r>
          </w:p>
        </w:tc>
        <w:tc>
          <w:tcPr>
            <w:tcW w:w="0" w:type="auto"/>
            <w:shd w:val="clear" w:color="auto" w:fill="FFFFFF"/>
            <w:vAlign w:val="bottom"/>
          </w:tcPr>
          <w:p w14:paraId="7269721E">
            <w:pPr>
              <w:jc w:val="right"/>
              <w:rPr>
                <w:rFonts w:eastAsia="Times New Roman"/>
              </w:rPr>
            </w:pPr>
            <w:r>
              <w:rPr>
                <w:rFonts w:eastAsia="Times New Roman"/>
              </w:rPr>
              <w:t> </w:t>
            </w:r>
          </w:p>
        </w:tc>
        <w:tc>
          <w:tcPr>
            <w:tcW w:w="0" w:type="auto"/>
            <w:shd w:val="clear" w:color="auto" w:fill="FFFFFF"/>
            <w:vAlign w:val="bottom"/>
          </w:tcPr>
          <w:p w14:paraId="524BE534">
            <w:pPr>
              <w:rPr>
                <w:rFonts w:eastAsia="Times New Roman"/>
              </w:rPr>
            </w:pPr>
            <w:r>
              <w:rPr>
                <w:rFonts w:eastAsia="Times New Roman"/>
              </w:rPr>
              <w:t> </w:t>
            </w:r>
          </w:p>
        </w:tc>
      </w:tr>
      <w:tr w14:paraId="740760B5">
        <w:tc>
          <w:tcPr>
            <w:tcW w:w="0" w:type="auto"/>
            <w:shd w:val="clear" w:color="auto" w:fill="CCEEFF"/>
            <w:tcMar>
              <w:top w:w="0" w:type="dxa"/>
              <w:left w:w="180" w:type="dxa"/>
              <w:bottom w:w="0" w:type="dxa"/>
              <w:right w:w="0" w:type="dxa"/>
            </w:tcMar>
            <w:vAlign w:val="bottom"/>
          </w:tcPr>
          <w:p w14:paraId="04A221D9">
            <w:pPr>
              <w:ind w:hanging="180"/>
              <w:rPr>
                <w:rFonts w:eastAsia="Times New Roman"/>
                <w:b/>
                <w:bCs/>
              </w:rPr>
            </w:pPr>
            <w:r>
              <w:rPr>
                <w:rFonts w:eastAsia="Times New Roman"/>
                <w:b/>
                <w:bCs/>
              </w:rPr>
              <w:t>Current Liabilities</w:t>
            </w:r>
          </w:p>
        </w:tc>
        <w:tc>
          <w:tcPr>
            <w:tcW w:w="0" w:type="auto"/>
            <w:shd w:val="clear" w:color="auto" w:fill="CCEEFF"/>
            <w:vAlign w:val="bottom"/>
          </w:tcPr>
          <w:p w14:paraId="5AF93874">
            <w:pPr>
              <w:rPr>
                <w:rFonts w:eastAsia="Times New Roman"/>
              </w:rPr>
            </w:pPr>
            <w:r>
              <w:rPr>
                <w:rFonts w:eastAsia="Times New Roman"/>
              </w:rPr>
              <w:t> </w:t>
            </w:r>
          </w:p>
        </w:tc>
        <w:tc>
          <w:tcPr>
            <w:tcW w:w="0" w:type="auto"/>
            <w:shd w:val="clear" w:color="auto" w:fill="CCEEFF"/>
            <w:vAlign w:val="bottom"/>
          </w:tcPr>
          <w:p w14:paraId="25F7A3F1">
            <w:pPr>
              <w:rPr>
                <w:rFonts w:eastAsia="Times New Roman"/>
              </w:rPr>
            </w:pPr>
            <w:r>
              <w:rPr>
                <w:rFonts w:eastAsia="Times New Roman"/>
              </w:rPr>
              <w:t> </w:t>
            </w:r>
          </w:p>
        </w:tc>
        <w:tc>
          <w:tcPr>
            <w:tcW w:w="0" w:type="auto"/>
            <w:shd w:val="clear" w:color="auto" w:fill="CCEEFF"/>
            <w:vAlign w:val="bottom"/>
          </w:tcPr>
          <w:p w14:paraId="28591A50">
            <w:pPr>
              <w:jc w:val="right"/>
              <w:rPr>
                <w:rFonts w:eastAsia="Times New Roman"/>
              </w:rPr>
            </w:pPr>
            <w:r>
              <w:rPr>
                <w:rFonts w:eastAsia="Times New Roman"/>
              </w:rPr>
              <w:t> </w:t>
            </w:r>
          </w:p>
        </w:tc>
        <w:tc>
          <w:tcPr>
            <w:tcW w:w="0" w:type="auto"/>
            <w:shd w:val="clear" w:color="auto" w:fill="CCEEFF"/>
            <w:vAlign w:val="bottom"/>
          </w:tcPr>
          <w:p w14:paraId="7D5326A8">
            <w:pPr>
              <w:rPr>
                <w:rFonts w:eastAsia="Times New Roman"/>
              </w:rPr>
            </w:pPr>
            <w:r>
              <w:rPr>
                <w:rFonts w:eastAsia="Times New Roman"/>
              </w:rPr>
              <w:t> </w:t>
            </w:r>
          </w:p>
        </w:tc>
        <w:tc>
          <w:tcPr>
            <w:tcW w:w="0" w:type="auto"/>
            <w:shd w:val="clear" w:color="auto" w:fill="CCEEFF"/>
            <w:vAlign w:val="bottom"/>
          </w:tcPr>
          <w:p w14:paraId="79FEF2B0">
            <w:pPr>
              <w:rPr>
                <w:rFonts w:eastAsia="Times New Roman"/>
              </w:rPr>
            </w:pPr>
            <w:r>
              <w:rPr>
                <w:rFonts w:eastAsia="Times New Roman"/>
              </w:rPr>
              <w:t> </w:t>
            </w:r>
          </w:p>
        </w:tc>
        <w:tc>
          <w:tcPr>
            <w:tcW w:w="0" w:type="auto"/>
            <w:shd w:val="clear" w:color="auto" w:fill="CCEEFF"/>
            <w:vAlign w:val="bottom"/>
          </w:tcPr>
          <w:p w14:paraId="44B14D49">
            <w:pPr>
              <w:rPr>
                <w:rFonts w:eastAsia="Times New Roman"/>
              </w:rPr>
            </w:pPr>
            <w:r>
              <w:rPr>
                <w:rFonts w:eastAsia="Times New Roman"/>
              </w:rPr>
              <w:t> </w:t>
            </w:r>
          </w:p>
        </w:tc>
        <w:tc>
          <w:tcPr>
            <w:tcW w:w="0" w:type="auto"/>
            <w:shd w:val="clear" w:color="auto" w:fill="CCEEFF"/>
            <w:vAlign w:val="bottom"/>
          </w:tcPr>
          <w:p w14:paraId="60EED364">
            <w:pPr>
              <w:jc w:val="right"/>
              <w:rPr>
                <w:rFonts w:eastAsia="Times New Roman"/>
              </w:rPr>
            </w:pPr>
            <w:r>
              <w:rPr>
                <w:rFonts w:eastAsia="Times New Roman"/>
              </w:rPr>
              <w:t> </w:t>
            </w:r>
          </w:p>
        </w:tc>
        <w:tc>
          <w:tcPr>
            <w:tcW w:w="0" w:type="auto"/>
            <w:shd w:val="clear" w:color="auto" w:fill="CCEEFF"/>
            <w:vAlign w:val="bottom"/>
          </w:tcPr>
          <w:p w14:paraId="4530966B">
            <w:pPr>
              <w:rPr>
                <w:rFonts w:eastAsia="Times New Roman"/>
              </w:rPr>
            </w:pPr>
            <w:r>
              <w:rPr>
                <w:rFonts w:eastAsia="Times New Roman"/>
              </w:rPr>
              <w:t> </w:t>
            </w:r>
          </w:p>
        </w:tc>
      </w:tr>
      <w:tr w14:paraId="2B408315">
        <w:tc>
          <w:tcPr>
            <w:tcW w:w="0" w:type="auto"/>
            <w:shd w:val="clear" w:color="auto" w:fill="FFFFFF"/>
            <w:tcMar>
              <w:top w:w="0" w:type="dxa"/>
              <w:left w:w="180" w:type="dxa"/>
              <w:bottom w:w="0" w:type="dxa"/>
              <w:right w:w="0" w:type="dxa"/>
            </w:tcMar>
            <w:vAlign w:val="bottom"/>
          </w:tcPr>
          <w:p w14:paraId="5A15F7CA">
            <w:pPr>
              <w:ind w:hanging="180"/>
              <w:rPr>
                <w:rFonts w:eastAsia="Times New Roman"/>
              </w:rPr>
            </w:pPr>
            <w:r>
              <w:rPr>
                <w:rFonts w:eastAsia="Times New Roman"/>
              </w:rPr>
              <w:t>Short-term bank borrowings</w:t>
            </w:r>
          </w:p>
        </w:tc>
        <w:tc>
          <w:tcPr>
            <w:tcW w:w="0" w:type="auto"/>
            <w:shd w:val="clear" w:color="auto" w:fill="FFFFFF"/>
            <w:vAlign w:val="bottom"/>
          </w:tcPr>
          <w:p w14:paraId="17CFD9ED">
            <w:pPr>
              <w:rPr>
                <w:rFonts w:eastAsia="Times New Roman"/>
              </w:rPr>
            </w:pPr>
            <w:r>
              <w:rPr>
                <w:rFonts w:eastAsia="Times New Roman"/>
              </w:rPr>
              <w:t> </w:t>
            </w:r>
          </w:p>
        </w:tc>
        <w:tc>
          <w:tcPr>
            <w:tcW w:w="0" w:type="auto"/>
            <w:shd w:val="clear" w:color="auto" w:fill="FFFFFF"/>
            <w:vAlign w:val="bottom"/>
          </w:tcPr>
          <w:p w14:paraId="1BE80EE6">
            <w:pPr>
              <w:rPr>
                <w:rFonts w:eastAsia="Times New Roman"/>
              </w:rPr>
            </w:pPr>
            <w:r>
              <w:rPr>
                <w:rFonts w:eastAsia="Times New Roman"/>
              </w:rPr>
              <w:t>$</w:t>
            </w:r>
          </w:p>
        </w:tc>
        <w:tc>
          <w:tcPr>
            <w:tcW w:w="0" w:type="auto"/>
            <w:shd w:val="clear" w:color="auto" w:fill="FFFFFF"/>
            <w:vAlign w:val="bottom"/>
          </w:tcPr>
          <w:p w14:paraId="30905111">
            <w:pPr>
              <w:jc w:val="right"/>
              <w:rPr>
                <w:rFonts w:eastAsia="Times New Roman"/>
              </w:rPr>
            </w:pPr>
            <w:r>
              <w:rPr>
                <w:rFonts w:eastAsia="Times New Roman"/>
              </w:rPr>
              <w:t>25,674,455</w:t>
            </w:r>
          </w:p>
        </w:tc>
        <w:tc>
          <w:tcPr>
            <w:tcW w:w="0" w:type="auto"/>
            <w:shd w:val="clear" w:color="auto" w:fill="FFFFFF"/>
            <w:vAlign w:val="bottom"/>
          </w:tcPr>
          <w:p w14:paraId="2B82C5E7">
            <w:pPr>
              <w:rPr>
                <w:rFonts w:eastAsia="Times New Roman"/>
              </w:rPr>
            </w:pPr>
            <w:r>
              <w:rPr>
                <w:rFonts w:eastAsia="Times New Roman"/>
              </w:rPr>
              <w:t> </w:t>
            </w:r>
          </w:p>
        </w:tc>
        <w:tc>
          <w:tcPr>
            <w:tcW w:w="0" w:type="auto"/>
            <w:shd w:val="clear" w:color="auto" w:fill="FFFFFF"/>
            <w:vAlign w:val="bottom"/>
          </w:tcPr>
          <w:p w14:paraId="52EF08C2">
            <w:pPr>
              <w:rPr>
                <w:rFonts w:eastAsia="Times New Roman"/>
              </w:rPr>
            </w:pPr>
            <w:r>
              <w:rPr>
                <w:rFonts w:eastAsia="Times New Roman"/>
              </w:rPr>
              <w:t> </w:t>
            </w:r>
          </w:p>
        </w:tc>
        <w:tc>
          <w:tcPr>
            <w:tcW w:w="0" w:type="auto"/>
            <w:shd w:val="clear" w:color="auto" w:fill="FFFFFF"/>
            <w:vAlign w:val="bottom"/>
          </w:tcPr>
          <w:p w14:paraId="372FCC26">
            <w:pPr>
              <w:rPr>
                <w:rFonts w:eastAsia="Times New Roman"/>
              </w:rPr>
            </w:pPr>
            <w:r>
              <w:rPr>
                <w:rFonts w:eastAsia="Times New Roman"/>
              </w:rPr>
              <w:t>$</w:t>
            </w:r>
          </w:p>
        </w:tc>
        <w:tc>
          <w:tcPr>
            <w:tcW w:w="0" w:type="auto"/>
            <w:shd w:val="clear" w:color="auto" w:fill="FFFFFF"/>
            <w:vAlign w:val="bottom"/>
          </w:tcPr>
          <w:p w14:paraId="3FB7A732">
            <w:pPr>
              <w:jc w:val="right"/>
              <w:rPr>
                <w:rFonts w:eastAsia="Times New Roman"/>
              </w:rPr>
            </w:pPr>
            <w:r>
              <w:rPr>
                <w:rFonts w:eastAsia="Times New Roman"/>
              </w:rPr>
              <w:t>30,648,493</w:t>
            </w:r>
          </w:p>
        </w:tc>
        <w:tc>
          <w:tcPr>
            <w:tcW w:w="0" w:type="auto"/>
            <w:shd w:val="clear" w:color="auto" w:fill="FFFFFF"/>
            <w:vAlign w:val="bottom"/>
          </w:tcPr>
          <w:p w14:paraId="0395F765">
            <w:pPr>
              <w:rPr>
                <w:rFonts w:eastAsia="Times New Roman"/>
              </w:rPr>
            </w:pPr>
            <w:r>
              <w:rPr>
                <w:rFonts w:eastAsia="Times New Roman"/>
              </w:rPr>
              <w:t> </w:t>
            </w:r>
          </w:p>
        </w:tc>
      </w:tr>
      <w:tr w14:paraId="08BD4953">
        <w:tc>
          <w:tcPr>
            <w:tcW w:w="0" w:type="auto"/>
            <w:shd w:val="clear" w:color="auto" w:fill="CCEEFF"/>
            <w:tcMar>
              <w:top w:w="0" w:type="dxa"/>
              <w:left w:w="180" w:type="dxa"/>
              <w:bottom w:w="0" w:type="dxa"/>
              <w:right w:w="0" w:type="dxa"/>
            </w:tcMar>
            <w:vAlign w:val="bottom"/>
          </w:tcPr>
          <w:p w14:paraId="64F1889B">
            <w:pPr>
              <w:ind w:hanging="180"/>
              <w:rPr>
                <w:rFonts w:eastAsia="Times New Roman"/>
              </w:rPr>
            </w:pPr>
            <w:r>
              <w:rPr>
                <w:rFonts w:eastAsia="Times New Roman"/>
              </w:rPr>
              <w:t>Accounts payable</w:t>
            </w:r>
          </w:p>
        </w:tc>
        <w:tc>
          <w:tcPr>
            <w:tcW w:w="0" w:type="auto"/>
            <w:shd w:val="clear" w:color="auto" w:fill="CCEEFF"/>
            <w:vAlign w:val="bottom"/>
          </w:tcPr>
          <w:p w14:paraId="21128331">
            <w:pPr>
              <w:rPr>
                <w:rFonts w:eastAsia="Times New Roman"/>
              </w:rPr>
            </w:pPr>
            <w:r>
              <w:rPr>
                <w:rFonts w:eastAsia="Times New Roman"/>
              </w:rPr>
              <w:t> </w:t>
            </w:r>
          </w:p>
        </w:tc>
        <w:tc>
          <w:tcPr>
            <w:tcW w:w="0" w:type="auto"/>
            <w:shd w:val="clear" w:color="auto" w:fill="CCEEFF"/>
            <w:vAlign w:val="bottom"/>
          </w:tcPr>
          <w:p w14:paraId="5E3FC352">
            <w:pPr>
              <w:rPr>
                <w:rFonts w:eastAsia="Times New Roman"/>
              </w:rPr>
            </w:pPr>
            <w:r>
              <w:rPr>
                <w:rFonts w:eastAsia="Times New Roman"/>
              </w:rPr>
              <w:t> </w:t>
            </w:r>
          </w:p>
        </w:tc>
        <w:tc>
          <w:tcPr>
            <w:tcW w:w="0" w:type="auto"/>
            <w:shd w:val="clear" w:color="auto" w:fill="CCEEFF"/>
            <w:vAlign w:val="bottom"/>
          </w:tcPr>
          <w:p w14:paraId="4F34F66E">
            <w:pPr>
              <w:jc w:val="right"/>
              <w:rPr>
                <w:rFonts w:eastAsia="Times New Roman"/>
              </w:rPr>
            </w:pPr>
            <w:r>
              <w:rPr>
                <w:rFonts w:eastAsia="Times New Roman"/>
              </w:rPr>
              <w:t>63,065,077</w:t>
            </w:r>
          </w:p>
        </w:tc>
        <w:tc>
          <w:tcPr>
            <w:tcW w:w="0" w:type="auto"/>
            <w:shd w:val="clear" w:color="auto" w:fill="CCEEFF"/>
            <w:vAlign w:val="bottom"/>
          </w:tcPr>
          <w:p w14:paraId="3DDECB67">
            <w:pPr>
              <w:rPr>
                <w:rFonts w:eastAsia="Times New Roman"/>
              </w:rPr>
            </w:pPr>
            <w:r>
              <w:rPr>
                <w:rFonts w:eastAsia="Times New Roman"/>
              </w:rPr>
              <w:t> </w:t>
            </w:r>
          </w:p>
        </w:tc>
        <w:tc>
          <w:tcPr>
            <w:tcW w:w="0" w:type="auto"/>
            <w:shd w:val="clear" w:color="auto" w:fill="CCEEFF"/>
            <w:vAlign w:val="bottom"/>
          </w:tcPr>
          <w:p w14:paraId="272E0869">
            <w:pPr>
              <w:rPr>
                <w:rFonts w:eastAsia="Times New Roman"/>
              </w:rPr>
            </w:pPr>
            <w:r>
              <w:rPr>
                <w:rFonts w:eastAsia="Times New Roman"/>
              </w:rPr>
              <w:t> </w:t>
            </w:r>
          </w:p>
        </w:tc>
        <w:tc>
          <w:tcPr>
            <w:tcW w:w="0" w:type="auto"/>
            <w:shd w:val="clear" w:color="auto" w:fill="CCEEFF"/>
            <w:vAlign w:val="bottom"/>
          </w:tcPr>
          <w:p w14:paraId="2C055D64">
            <w:pPr>
              <w:rPr>
                <w:rFonts w:eastAsia="Times New Roman"/>
              </w:rPr>
            </w:pPr>
            <w:r>
              <w:rPr>
                <w:rFonts w:eastAsia="Times New Roman"/>
              </w:rPr>
              <w:t> </w:t>
            </w:r>
          </w:p>
        </w:tc>
        <w:tc>
          <w:tcPr>
            <w:tcW w:w="0" w:type="auto"/>
            <w:shd w:val="clear" w:color="auto" w:fill="CCEEFF"/>
            <w:vAlign w:val="bottom"/>
          </w:tcPr>
          <w:p w14:paraId="64DC9679">
            <w:pPr>
              <w:jc w:val="right"/>
              <w:rPr>
                <w:rFonts w:eastAsia="Times New Roman"/>
              </w:rPr>
            </w:pPr>
            <w:r>
              <w:rPr>
                <w:rFonts w:eastAsia="Times New Roman"/>
              </w:rPr>
              <w:t>52,376,724</w:t>
            </w:r>
          </w:p>
        </w:tc>
        <w:tc>
          <w:tcPr>
            <w:tcW w:w="0" w:type="auto"/>
            <w:shd w:val="clear" w:color="auto" w:fill="CCEEFF"/>
            <w:vAlign w:val="bottom"/>
          </w:tcPr>
          <w:p w14:paraId="7D85954B">
            <w:pPr>
              <w:rPr>
                <w:rFonts w:eastAsia="Times New Roman"/>
              </w:rPr>
            </w:pPr>
            <w:r>
              <w:rPr>
                <w:rFonts w:eastAsia="Times New Roman"/>
              </w:rPr>
              <w:t> </w:t>
            </w:r>
          </w:p>
        </w:tc>
      </w:tr>
      <w:tr w14:paraId="08F74EEF">
        <w:tc>
          <w:tcPr>
            <w:tcW w:w="0" w:type="auto"/>
            <w:shd w:val="clear" w:color="auto" w:fill="FFFFFF"/>
            <w:tcMar>
              <w:top w:w="0" w:type="dxa"/>
              <w:left w:w="180" w:type="dxa"/>
              <w:bottom w:w="0" w:type="dxa"/>
              <w:right w:w="0" w:type="dxa"/>
            </w:tcMar>
            <w:vAlign w:val="bottom"/>
          </w:tcPr>
          <w:p w14:paraId="60B297FE">
            <w:pPr>
              <w:ind w:hanging="180"/>
              <w:rPr>
                <w:rFonts w:eastAsia="Times New Roman"/>
              </w:rPr>
            </w:pPr>
            <w:r>
              <w:rPr>
                <w:rFonts w:eastAsia="Times New Roman"/>
              </w:rPr>
              <w:t>Accounts payable – related parties</w:t>
            </w:r>
          </w:p>
        </w:tc>
        <w:tc>
          <w:tcPr>
            <w:tcW w:w="0" w:type="auto"/>
            <w:shd w:val="clear" w:color="auto" w:fill="FFFFFF"/>
            <w:vAlign w:val="bottom"/>
          </w:tcPr>
          <w:p w14:paraId="3E7DD6DF">
            <w:pPr>
              <w:rPr>
                <w:rFonts w:eastAsia="Times New Roman"/>
              </w:rPr>
            </w:pPr>
            <w:r>
              <w:rPr>
                <w:rFonts w:eastAsia="Times New Roman"/>
              </w:rPr>
              <w:t> </w:t>
            </w:r>
          </w:p>
        </w:tc>
        <w:tc>
          <w:tcPr>
            <w:tcW w:w="0" w:type="auto"/>
            <w:shd w:val="clear" w:color="auto" w:fill="FFFFFF"/>
            <w:vAlign w:val="bottom"/>
          </w:tcPr>
          <w:p w14:paraId="7CA8FC8E">
            <w:pPr>
              <w:rPr>
                <w:rFonts w:eastAsia="Times New Roman"/>
              </w:rPr>
            </w:pPr>
            <w:r>
              <w:rPr>
                <w:rFonts w:eastAsia="Times New Roman"/>
              </w:rPr>
              <w:t> </w:t>
            </w:r>
          </w:p>
        </w:tc>
        <w:tc>
          <w:tcPr>
            <w:tcW w:w="0" w:type="auto"/>
            <w:shd w:val="clear" w:color="auto" w:fill="FFFFFF"/>
            <w:vAlign w:val="bottom"/>
          </w:tcPr>
          <w:p w14:paraId="79EDC1BA">
            <w:pPr>
              <w:jc w:val="right"/>
              <w:rPr>
                <w:rFonts w:eastAsia="Times New Roman"/>
              </w:rPr>
            </w:pPr>
            <w:r>
              <w:rPr>
                <w:rFonts w:eastAsia="Times New Roman"/>
              </w:rPr>
              <w:t>3,068,695</w:t>
            </w:r>
          </w:p>
        </w:tc>
        <w:tc>
          <w:tcPr>
            <w:tcW w:w="0" w:type="auto"/>
            <w:shd w:val="clear" w:color="auto" w:fill="FFFFFF"/>
            <w:vAlign w:val="bottom"/>
          </w:tcPr>
          <w:p w14:paraId="312DFD60">
            <w:pPr>
              <w:rPr>
                <w:rFonts w:eastAsia="Times New Roman"/>
              </w:rPr>
            </w:pPr>
            <w:r>
              <w:rPr>
                <w:rFonts w:eastAsia="Times New Roman"/>
              </w:rPr>
              <w:t> </w:t>
            </w:r>
          </w:p>
        </w:tc>
        <w:tc>
          <w:tcPr>
            <w:tcW w:w="0" w:type="auto"/>
            <w:shd w:val="clear" w:color="auto" w:fill="FFFFFF"/>
            <w:vAlign w:val="bottom"/>
          </w:tcPr>
          <w:p w14:paraId="4C5E08A4">
            <w:pPr>
              <w:rPr>
                <w:rFonts w:eastAsia="Times New Roman"/>
              </w:rPr>
            </w:pPr>
            <w:r>
              <w:rPr>
                <w:rFonts w:eastAsia="Times New Roman"/>
              </w:rPr>
              <w:t> </w:t>
            </w:r>
          </w:p>
        </w:tc>
        <w:tc>
          <w:tcPr>
            <w:tcW w:w="0" w:type="auto"/>
            <w:shd w:val="clear" w:color="auto" w:fill="FFFFFF"/>
            <w:vAlign w:val="bottom"/>
          </w:tcPr>
          <w:p w14:paraId="4E7E6155">
            <w:pPr>
              <w:rPr>
                <w:rFonts w:eastAsia="Times New Roman"/>
              </w:rPr>
            </w:pPr>
            <w:r>
              <w:rPr>
                <w:rFonts w:eastAsia="Times New Roman"/>
              </w:rPr>
              <w:t> </w:t>
            </w:r>
          </w:p>
        </w:tc>
        <w:tc>
          <w:tcPr>
            <w:tcW w:w="0" w:type="auto"/>
            <w:shd w:val="clear" w:color="auto" w:fill="FFFFFF"/>
            <w:vAlign w:val="bottom"/>
          </w:tcPr>
          <w:p w14:paraId="6168C6FA">
            <w:pPr>
              <w:jc w:val="right"/>
              <w:rPr>
                <w:rFonts w:eastAsia="Times New Roman"/>
              </w:rPr>
            </w:pPr>
            <w:r>
              <w:rPr>
                <w:rFonts w:eastAsia="Times New Roman"/>
              </w:rPr>
              <w:t>3,269,212</w:t>
            </w:r>
          </w:p>
        </w:tc>
        <w:tc>
          <w:tcPr>
            <w:tcW w:w="0" w:type="auto"/>
            <w:shd w:val="clear" w:color="auto" w:fill="FFFFFF"/>
            <w:vAlign w:val="bottom"/>
          </w:tcPr>
          <w:p w14:paraId="0BA66181">
            <w:pPr>
              <w:rPr>
                <w:rFonts w:eastAsia="Times New Roman"/>
              </w:rPr>
            </w:pPr>
            <w:r>
              <w:rPr>
                <w:rFonts w:eastAsia="Times New Roman"/>
              </w:rPr>
              <w:t> </w:t>
            </w:r>
          </w:p>
        </w:tc>
      </w:tr>
      <w:tr w14:paraId="7375A488">
        <w:tc>
          <w:tcPr>
            <w:tcW w:w="0" w:type="auto"/>
            <w:shd w:val="clear" w:color="auto" w:fill="CCEEFF"/>
            <w:tcMar>
              <w:top w:w="0" w:type="dxa"/>
              <w:left w:w="180" w:type="dxa"/>
              <w:bottom w:w="0" w:type="dxa"/>
              <w:right w:w="0" w:type="dxa"/>
            </w:tcMar>
            <w:vAlign w:val="bottom"/>
          </w:tcPr>
          <w:p w14:paraId="129BDBBA">
            <w:pPr>
              <w:ind w:hanging="180"/>
              <w:rPr>
                <w:rFonts w:eastAsia="Times New Roman"/>
              </w:rPr>
            </w:pPr>
            <w:r>
              <w:rPr>
                <w:rFonts w:eastAsia="Times New Roman"/>
              </w:rPr>
              <w:t>Contract liabilities</w:t>
            </w:r>
          </w:p>
        </w:tc>
        <w:tc>
          <w:tcPr>
            <w:tcW w:w="0" w:type="auto"/>
            <w:shd w:val="clear" w:color="auto" w:fill="CCEEFF"/>
            <w:vAlign w:val="bottom"/>
          </w:tcPr>
          <w:p w14:paraId="00492B31">
            <w:pPr>
              <w:rPr>
                <w:rFonts w:eastAsia="Times New Roman"/>
              </w:rPr>
            </w:pPr>
            <w:r>
              <w:rPr>
                <w:rFonts w:eastAsia="Times New Roman"/>
              </w:rPr>
              <w:t> </w:t>
            </w:r>
          </w:p>
        </w:tc>
        <w:tc>
          <w:tcPr>
            <w:tcW w:w="0" w:type="auto"/>
            <w:shd w:val="clear" w:color="auto" w:fill="CCEEFF"/>
            <w:vAlign w:val="bottom"/>
          </w:tcPr>
          <w:p w14:paraId="120AA842">
            <w:pPr>
              <w:rPr>
                <w:rFonts w:eastAsia="Times New Roman"/>
              </w:rPr>
            </w:pPr>
            <w:r>
              <w:rPr>
                <w:rFonts w:eastAsia="Times New Roman"/>
              </w:rPr>
              <w:t> </w:t>
            </w:r>
          </w:p>
        </w:tc>
        <w:tc>
          <w:tcPr>
            <w:tcW w:w="0" w:type="auto"/>
            <w:shd w:val="clear" w:color="auto" w:fill="CCEEFF"/>
            <w:vAlign w:val="bottom"/>
          </w:tcPr>
          <w:p w14:paraId="3DE59AF5">
            <w:pPr>
              <w:jc w:val="right"/>
              <w:rPr>
                <w:rFonts w:eastAsia="Times New Roman"/>
              </w:rPr>
            </w:pPr>
            <w:r>
              <w:rPr>
                <w:rFonts w:eastAsia="Times New Roman"/>
              </w:rPr>
              <w:t>49,327,830</w:t>
            </w:r>
          </w:p>
        </w:tc>
        <w:tc>
          <w:tcPr>
            <w:tcW w:w="0" w:type="auto"/>
            <w:shd w:val="clear" w:color="auto" w:fill="CCEEFF"/>
            <w:vAlign w:val="bottom"/>
          </w:tcPr>
          <w:p w14:paraId="2C768CF1">
            <w:pPr>
              <w:rPr>
                <w:rFonts w:eastAsia="Times New Roman"/>
              </w:rPr>
            </w:pPr>
            <w:r>
              <w:rPr>
                <w:rFonts w:eastAsia="Times New Roman"/>
              </w:rPr>
              <w:t> </w:t>
            </w:r>
          </w:p>
        </w:tc>
        <w:tc>
          <w:tcPr>
            <w:tcW w:w="0" w:type="auto"/>
            <w:shd w:val="clear" w:color="auto" w:fill="CCEEFF"/>
            <w:vAlign w:val="bottom"/>
          </w:tcPr>
          <w:p w14:paraId="5B09C0BB">
            <w:pPr>
              <w:rPr>
                <w:rFonts w:eastAsia="Times New Roman"/>
              </w:rPr>
            </w:pPr>
            <w:r>
              <w:rPr>
                <w:rFonts w:eastAsia="Times New Roman"/>
              </w:rPr>
              <w:t> </w:t>
            </w:r>
          </w:p>
        </w:tc>
        <w:tc>
          <w:tcPr>
            <w:tcW w:w="0" w:type="auto"/>
            <w:shd w:val="clear" w:color="auto" w:fill="CCEEFF"/>
            <w:vAlign w:val="bottom"/>
          </w:tcPr>
          <w:p w14:paraId="2033B534">
            <w:pPr>
              <w:rPr>
                <w:rFonts w:eastAsia="Times New Roman"/>
              </w:rPr>
            </w:pPr>
            <w:r>
              <w:rPr>
                <w:rFonts w:eastAsia="Times New Roman"/>
              </w:rPr>
              <w:t> </w:t>
            </w:r>
          </w:p>
        </w:tc>
        <w:tc>
          <w:tcPr>
            <w:tcW w:w="0" w:type="auto"/>
            <w:shd w:val="clear" w:color="auto" w:fill="CCEEFF"/>
            <w:vAlign w:val="bottom"/>
          </w:tcPr>
          <w:p w14:paraId="7ABB5B9C">
            <w:pPr>
              <w:jc w:val="right"/>
              <w:rPr>
                <w:rFonts w:eastAsia="Times New Roman"/>
              </w:rPr>
            </w:pPr>
            <w:r>
              <w:rPr>
                <w:rFonts w:eastAsia="Times New Roman"/>
              </w:rPr>
              <w:t>27,592,381</w:t>
            </w:r>
          </w:p>
        </w:tc>
        <w:tc>
          <w:tcPr>
            <w:tcW w:w="0" w:type="auto"/>
            <w:shd w:val="clear" w:color="auto" w:fill="CCEEFF"/>
            <w:vAlign w:val="bottom"/>
          </w:tcPr>
          <w:p w14:paraId="00B67A12">
            <w:pPr>
              <w:rPr>
                <w:rFonts w:eastAsia="Times New Roman"/>
              </w:rPr>
            </w:pPr>
            <w:r>
              <w:rPr>
                <w:rFonts w:eastAsia="Times New Roman"/>
              </w:rPr>
              <w:t> </w:t>
            </w:r>
          </w:p>
        </w:tc>
      </w:tr>
      <w:tr w14:paraId="0595D72B">
        <w:tc>
          <w:tcPr>
            <w:tcW w:w="0" w:type="auto"/>
            <w:shd w:val="clear" w:color="auto" w:fill="FFFFFF"/>
            <w:tcMar>
              <w:top w:w="0" w:type="dxa"/>
              <w:left w:w="180" w:type="dxa"/>
              <w:bottom w:w="0" w:type="dxa"/>
              <w:right w:w="0" w:type="dxa"/>
            </w:tcMar>
            <w:vAlign w:val="bottom"/>
          </w:tcPr>
          <w:p w14:paraId="0335E4C1">
            <w:pPr>
              <w:ind w:hanging="180"/>
              <w:rPr>
                <w:rFonts w:eastAsia="Times New Roman"/>
              </w:rPr>
            </w:pPr>
            <w:r>
              <w:rPr>
                <w:rFonts w:eastAsia="Times New Roman"/>
              </w:rPr>
              <w:t>Contract liabilities – related parties</w:t>
            </w:r>
          </w:p>
        </w:tc>
        <w:tc>
          <w:tcPr>
            <w:tcW w:w="0" w:type="auto"/>
            <w:shd w:val="clear" w:color="auto" w:fill="FFFFFF"/>
            <w:vAlign w:val="bottom"/>
          </w:tcPr>
          <w:p w14:paraId="45957BFB">
            <w:pPr>
              <w:rPr>
                <w:rFonts w:eastAsia="Times New Roman"/>
              </w:rPr>
            </w:pPr>
            <w:r>
              <w:rPr>
                <w:rFonts w:eastAsia="Times New Roman"/>
              </w:rPr>
              <w:t> </w:t>
            </w:r>
          </w:p>
        </w:tc>
        <w:tc>
          <w:tcPr>
            <w:tcW w:w="0" w:type="auto"/>
            <w:shd w:val="clear" w:color="auto" w:fill="FFFFFF"/>
            <w:vAlign w:val="bottom"/>
          </w:tcPr>
          <w:p w14:paraId="12C22B0C">
            <w:pPr>
              <w:rPr>
                <w:rFonts w:eastAsia="Times New Roman"/>
              </w:rPr>
            </w:pPr>
            <w:r>
              <w:rPr>
                <w:rFonts w:eastAsia="Times New Roman"/>
              </w:rPr>
              <w:t> </w:t>
            </w:r>
          </w:p>
        </w:tc>
        <w:tc>
          <w:tcPr>
            <w:tcW w:w="0" w:type="auto"/>
            <w:shd w:val="clear" w:color="auto" w:fill="FFFFFF"/>
            <w:vAlign w:val="bottom"/>
          </w:tcPr>
          <w:p w14:paraId="3DFA3431">
            <w:pPr>
              <w:jc w:val="right"/>
              <w:rPr>
                <w:rFonts w:eastAsia="Times New Roman"/>
              </w:rPr>
            </w:pPr>
            <w:r>
              <w:rPr>
                <w:rFonts w:eastAsia="Times New Roman"/>
              </w:rPr>
              <w:t>64,715,769</w:t>
            </w:r>
          </w:p>
        </w:tc>
        <w:tc>
          <w:tcPr>
            <w:tcW w:w="0" w:type="auto"/>
            <w:shd w:val="clear" w:color="auto" w:fill="FFFFFF"/>
            <w:vAlign w:val="bottom"/>
          </w:tcPr>
          <w:p w14:paraId="42B1048E">
            <w:pPr>
              <w:rPr>
                <w:rFonts w:eastAsia="Times New Roman"/>
              </w:rPr>
            </w:pPr>
            <w:r>
              <w:rPr>
                <w:rFonts w:eastAsia="Times New Roman"/>
              </w:rPr>
              <w:t> </w:t>
            </w:r>
          </w:p>
        </w:tc>
        <w:tc>
          <w:tcPr>
            <w:tcW w:w="0" w:type="auto"/>
            <w:shd w:val="clear" w:color="auto" w:fill="FFFFFF"/>
            <w:vAlign w:val="bottom"/>
          </w:tcPr>
          <w:p w14:paraId="1C08A3BD">
            <w:pPr>
              <w:rPr>
                <w:rFonts w:eastAsia="Times New Roman"/>
              </w:rPr>
            </w:pPr>
            <w:r>
              <w:rPr>
                <w:rFonts w:eastAsia="Times New Roman"/>
              </w:rPr>
              <w:t> </w:t>
            </w:r>
          </w:p>
        </w:tc>
        <w:tc>
          <w:tcPr>
            <w:tcW w:w="0" w:type="auto"/>
            <w:shd w:val="clear" w:color="auto" w:fill="FFFFFF"/>
            <w:vAlign w:val="bottom"/>
          </w:tcPr>
          <w:p w14:paraId="127E4F92">
            <w:pPr>
              <w:rPr>
                <w:rFonts w:eastAsia="Times New Roman"/>
              </w:rPr>
            </w:pPr>
            <w:r>
              <w:rPr>
                <w:rFonts w:eastAsia="Times New Roman"/>
              </w:rPr>
              <w:t> </w:t>
            </w:r>
          </w:p>
        </w:tc>
        <w:tc>
          <w:tcPr>
            <w:tcW w:w="0" w:type="auto"/>
            <w:shd w:val="clear" w:color="auto" w:fill="FFFFFF"/>
            <w:vAlign w:val="bottom"/>
          </w:tcPr>
          <w:p w14:paraId="12BF5993">
            <w:pPr>
              <w:jc w:val="right"/>
              <w:rPr>
                <w:rFonts w:eastAsia="Times New Roman"/>
              </w:rPr>
            </w:pPr>
            <w:r>
              <w:rPr>
                <w:rFonts w:eastAsia="Times New Roman"/>
              </w:rPr>
              <w:t>80,348,303</w:t>
            </w:r>
          </w:p>
        </w:tc>
        <w:tc>
          <w:tcPr>
            <w:tcW w:w="0" w:type="auto"/>
            <w:shd w:val="clear" w:color="auto" w:fill="FFFFFF"/>
            <w:vAlign w:val="bottom"/>
          </w:tcPr>
          <w:p w14:paraId="51DC2575">
            <w:pPr>
              <w:rPr>
                <w:rFonts w:eastAsia="Times New Roman"/>
              </w:rPr>
            </w:pPr>
            <w:r>
              <w:rPr>
                <w:rFonts w:eastAsia="Times New Roman"/>
              </w:rPr>
              <w:t> </w:t>
            </w:r>
          </w:p>
        </w:tc>
      </w:tr>
      <w:tr w14:paraId="29936377">
        <w:tc>
          <w:tcPr>
            <w:tcW w:w="0" w:type="auto"/>
            <w:shd w:val="clear" w:color="auto" w:fill="CCEEFF"/>
            <w:tcMar>
              <w:top w:w="0" w:type="dxa"/>
              <w:left w:w="180" w:type="dxa"/>
              <w:bottom w:w="0" w:type="dxa"/>
              <w:right w:w="0" w:type="dxa"/>
            </w:tcMar>
            <w:vAlign w:val="bottom"/>
          </w:tcPr>
          <w:p w14:paraId="606C420B">
            <w:pPr>
              <w:ind w:hanging="180"/>
              <w:rPr>
                <w:rFonts w:eastAsia="Times New Roman"/>
              </w:rPr>
            </w:pPr>
            <w:r>
              <w:rPr>
                <w:rFonts w:eastAsia="Times New Roman"/>
              </w:rPr>
              <w:t>Income tax payable</w:t>
            </w:r>
          </w:p>
        </w:tc>
        <w:tc>
          <w:tcPr>
            <w:tcW w:w="0" w:type="auto"/>
            <w:shd w:val="clear" w:color="auto" w:fill="CCEEFF"/>
            <w:vAlign w:val="bottom"/>
          </w:tcPr>
          <w:p w14:paraId="342E8D64">
            <w:pPr>
              <w:rPr>
                <w:rFonts w:eastAsia="Times New Roman"/>
              </w:rPr>
            </w:pPr>
            <w:r>
              <w:rPr>
                <w:rFonts w:eastAsia="Times New Roman"/>
              </w:rPr>
              <w:t> </w:t>
            </w:r>
          </w:p>
        </w:tc>
        <w:tc>
          <w:tcPr>
            <w:tcW w:w="0" w:type="auto"/>
            <w:shd w:val="clear" w:color="auto" w:fill="CCEEFF"/>
            <w:vAlign w:val="bottom"/>
          </w:tcPr>
          <w:p w14:paraId="78F316A8">
            <w:pPr>
              <w:rPr>
                <w:rFonts w:eastAsia="Times New Roman"/>
              </w:rPr>
            </w:pPr>
            <w:r>
              <w:rPr>
                <w:rFonts w:eastAsia="Times New Roman"/>
              </w:rPr>
              <w:t> </w:t>
            </w:r>
          </w:p>
        </w:tc>
        <w:tc>
          <w:tcPr>
            <w:tcW w:w="0" w:type="auto"/>
            <w:shd w:val="clear" w:color="auto" w:fill="CCEEFF"/>
            <w:vAlign w:val="bottom"/>
          </w:tcPr>
          <w:p w14:paraId="20B9295D">
            <w:pPr>
              <w:jc w:val="right"/>
              <w:rPr>
                <w:rFonts w:eastAsia="Times New Roman"/>
              </w:rPr>
            </w:pPr>
            <w:r>
              <w:rPr>
                <w:rFonts w:eastAsia="Times New Roman"/>
              </w:rPr>
              <w:t>24,779,716</w:t>
            </w:r>
          </w:p>
        </w:tc>
        <w:tc>
          <w:tcPr>
            <w:tcW w:w="0" w:type="auto"/>
            <w:shd w:val="clear" w:color="auto" w:fill="CCEEFF"/>
            <w:vAlign w:val="bottom"/>
          </w:tcPr>
          <w:p w14:paraId="7A7491D9">
            <w:pPr>
              <w:rPr>
                <w:rFonts w:eastAsia="Times New Roman"/>
              </w:rPr>
            </w:pPr>
            <w:r>
              <w:rPr>
                <w:rFonts w:eastAsia="Times New Roman"/>
              </w:rPr>
              <w:t> </w:t>
            </w:r>
          </w:p>
        </w:tc>
        <w:tc>
          <w:tcPr>
            <w:tcW w:w="0" w:type="auto"/>
            <w:shd w:val="clear" w:color="auto" w:fill="CCEEFF"/>
            <w:vAlign w:val="bottom"/>
          </w:tcPr>
          <w:p w14:paraId="650C3375">
            <w:pPr>
              <w:rPr>
                <w:rFonts w:eastAsia="Times New Roman"/>
              </w:rPr>
            </w:pPr>
            <w:r>
              <w:rPr>
                <w:rFonts w:eastAsia="Times New Roman"/>
              </w:rPr>
              <w:t> </w:t>
            </w:r>
          </w:p>
        </w:tc>
        <w:tc>
          <w:tcPr>
            <w:tcW w:w="0" w:type="auto"/>
            <w:shd w:val="clear" w:color="auto" w:fill="CCEEFF"/>
            <w:vAlign w:val="bottom"/>
          </w:tcPr>
          <w:p w14:paraId="201EF2A3">
            <w:pPr>
              <w:rPr>
                <w:rFonts w:eastAsia="Times New Roman"/>
              </w:rPr>
            </w:pPr>
            <w:r>
              <w:rPr>
                <w:rFonts w:eastAsia="Times New Roman"/>
              </w:rPr>
              <w:t> </w:t>
            </w:r>
          </w:p>
        </w:tc>
        <w:tc>
          <w:tcPr>
            <w:tcW w:w="0" w:type="auto"/>
            <w:shd w:val="clear" w:color="auto" w:fill="CCEEFF"/>
            <w:vAlign w:val="bottom"/>
          </w:tcPr>
          <w:p w14:paraId="5E4F169A">
            <w:pPr>
              <w:jc w:val="right"/>
              <w:rPr>
                <w:rFonts w:eastAsia="Times New Roman"/>
              </w:rPr>
            </w:pPr>
            <w:r>
              <w:rPr>
                <w:rFonts w:eastAsia="Times New Roman"/>
              </w:rPr>
              <w:t>15,386,467</w:t>
            </w:r>
          </w:p>
        </w:tc>
        <w:tc>
          <w:tcPr>
            <w:tcW w:w="0" w:type="auto"/>
            <w:shd w:val="clear" w:color="auto" w:fill="CCEEFF"/>
            <w:vAlign w:val="bottom"/>
          </w:tcPr>
          <w:p w14:paraId="1B23056A">
            <w:pPr>
              <w:rPr>
                <w:rFonts w:eastAsia="Times New Roman"/>
              </w:rPr>
            </w:pPr>
            <w:r>
              <w:rPr>
                <w:rFonts w:eastAsia="Times New Roman"/>
              </w:rPr>
              <w:t> </w:t>
            </w:r>
          </w:p>
        </w:tc>
      </w:tr>
      <w:tr w14:paraId="6C0C64E8">
        <w:tc>
          <w:tcPr>
            <w:tcW w:w="0" w:type="auto"/>
            <w:shd w:val="clear" w:color="auto" w:fill="FFFFFF"/>
            <w:tcMar>
              <w:top w:w="0" w:type="dxa"/>
              <w:left w:w="180" w:type="dxa"/>
              <w:bottom w:w="0" w:type="dxa"/>
              <w:right w:w="0" w:type="dxa"/>
            </w:tcMar>
            <w:vAlign w:val="bottom"/>
          </w:tcPr>
          <w:p w14:paraId="165B894D">
            <w:pPr>
              <w:ind w:hanging="180"/>
              <w:rPr>
                <w:rFonts w:eastAsia="Times New Roman"/>
              </w:rPr>
            </w:pPr>
            <w:r>
              <w:rPr>
                <w:rFonts w:eastAsia="Times New Roman"/>
              </w:rPr>
              <w:t>Due to related parties</w:t>
            </w:r>
          </w:p>
        </w:tc>
        <w:tc>
          <w:tcPr>
            <w:tcW w:w="0" w:type="auto"/>
            <w:shd w:val="clear" w:color="auto" w:fill="FFFFFF"/>
            <w:vAlign w:val="bottom"/>
          </w:tcPr>
          <w:p w14:paraId="50AF03DF">
            <w:pPr>
              <w:rPr>
                <w:rFonts w:eastAsia="Times New Roman"/>
              </w:rPr>
            </w:pPr>
            <w:r>
              <w:rPr>
                <w:rFonts w:eastAsia="Times New Roman"/>
              </w:rPr>
              <w:t> </w:t>
            </w:r>
          </w:p>
        </w:tc>
        <w:tc>
          <w:tcPr>
            <w:tcW w:w="0" w:type="auto"/>
            <w:shd w:val="clear" w:color="auto" w:fill="FFFFFF"/>
            <w:vAlign w:val="bottom"/>
          </w:tcPr>
          <w:p w14:paraId="653464FD">
            <w:pPr>
              <w:rPr>
                <w:rFonts w:eastAsia="Times New Roman"/>
              </w:rPr>
            </w:pPr>
            <w:r>
              <w:rPr>
                <w:rFonts w:eastAsia="Times New Roman"/>
              </w:rPr>
              <w:t> </w:t>
            </w:r>
          </w:p>
        </w:tc>
        <w:tc>
          <w:tcPr>
            <w:tcW w:w="0" w:type="auto"/>
            <w:shd w:val="clear" w:color="auto" w:fill="FFFFFF"/>
            <w:vAlign w:val="bottom"/>
          </w:tcPr>
          <w:p w14:paraId="26133C17">
            <w:pPr>
              <w:jc w:val="right"/>
              <w:rPr>
                <w:rFonts w:eastAsiaTheme="minorEastAsia"/>
              </w:rPr>
            </w:pPr>
            <w:r>
              <w:rPr>
                <w:rFonts w:hint="eastAsia"/>
              </w:rPr>
              <w:t>11,090</w:t>
            </w:r>
          </w:p>
        </w:tc>
        <w:tc>
          <w:tcPr>
            <w:tcW w:w="0" w:type="auto"/>
            <w:shd w:val="clear" w:color="auto" w:fill="FFFFFF"/>
            <w:vAlign w:val="bottom"/>
          </w:tcPr>
          <w:p w14:paraId="4AF513B3">
            <w:pPr>
              <w:rPr>
                <w:rFonts w:eastAsia="Times New Roman"/>
              </w:rPr>
            </w:pPr>
            <w:r>
              <w:rPr>
                <w:rFonts w:eastAsia="Times New Roman"/>
              </w:rPr>
              <w:t> </w:t>
            </w:r>
          </w:p>
        </w:tc>
        <w:tc>
          <w:tcPr>
            <w:tcW w:w="0" w:type="auto"/>
            <w:shd w:val="clear" w:color="auto" w:fill="FFFFFF"/>
            <w:vAlign w:val="bottom"/>
          </w:tcPr>
          <w:p w14:paraId="37018F99">
            <w:pPr>
              <w:rPr>
                <w:rFonts w:eastAsia="Times New Roman"/>
              </w:rPr>
            </w:pPr>
            <w:r>
              <w:rPr>
                <w:rFonts w:eastAsia="Times New Roman"/>
              </w:rPr>
              <w:t> </w:t>
            </w:r>
          </w:p>
        </w:tc>
        <w:tc>
          <w:tcPr>
            <w:tcW w:w="0" w:type="auto"/>
            <w:shd w:val="clear" w:color="auto" w:fill="FFFFFF"/>
            <w:vAlign w:val="bottom"/>
          </w:tcPr>
          <w:p w14:paraId="51EEA4B1">
            <w:pPr>
              <w:rPr>
                <w:rFonts w:eastAsia="Times New Roman"/>
              </w:rPr>
            </w:pPr>
            <w:r>
              <w:rPr>
                <w:rFonts w:eastAsia="Times New Roman"/>
              </w:rPr>
              <w:t> </w:t>
            </w:r>
          </w:p>
        </w:tc>
        <w:tc>
          <w:tcPr>
            <w:tcW w:w="0" w:type="auto"/>
            <w:shd w:val="clear" w:color="auto" w:fill="FFFFFF"/>
            <w:vAlign w:val="bottom"/>
          </w:tcPr>
          <w:p w14:paraId="4B30F869">
            <w:pPr>
              <w:jc w:val="right"/>
              <w:rPr>
                <w:rFonts w:eastAsia="Times New Roman"/>
              </w:rPr>
            </w:pPr>
            <w:r>
              <w:rPr>
                <w:rFonts w:eastAsia="Times New Roman"/>
              </w:rPr>
              <w:t>62,328,287</w:t>
            </w:r>
          </w:p>
        </w:tc>
        <w:tc>
          <w:tcPr>
            <w:tcW w:w="0" w:type="auto"/>
            <w:shd w:val="clear" w:color="auto" w:fill="FFFFFF"/>
            <w:vAlign w:val="bottom"/>
          </w:tcPr>
          <w:p w14:paraId="30B6B361">
            <w:pPr>
              <w:rPr>
                <w:rFonts w:eastAsia="Times New Roman"/>
              </w:rPr>
            </w:pPr>
            <w:r>
              <w:rPr>
                <w:rFonts w:eastAsia="Times New Roman"/>
              </w:rPr>
              <w:t> </w:t>
            </w:r>
          </w:p>
        </w:tc>
      </w:tr>
      <w:tr w14:paraId="45D1B16A">
        <w:tc>
          <w:tcPr>
            <w:tcW w:w="0" w:type="auto"/>
            <w:shd w:val="clear" w:color="auto" w:fill="CCEEFF"/>
            <w:tcMar>
              <w:top w:w="0" w:type="dxa"/>
              <w:left w:w="180" w:type="dxa"/>
              <w:bottom w:w="0" w:type="dxa"/>
              <w:right w:w="0" w:type="dxa"/>
            </w:tcMar>
            <w:vAlign w:val="bottom"/>
          </w:tcPr>
          <w:p w14:paraId="3287FBDD">
            <w:pPr>
              <w:ind w:hanging="180"/>
              <w:rPr>
                <w:rFonts w:eastAsia="Times New Roman"/>
              </w:rPr>
            </w:pPr>
            <w:r>
              <w:rPr>
                <w:rFonts w:eastAsia="Times New Roman"/>
              </w:rPr>
              <w:t>Other payable and accrued expenses</w:t>
            </w:r>
          </w:p>
        </w:tc>
        <w:tc>
          <w:tcPr>
            <w:tcW w:w="0" w:type="auto"/>
            <w:shd w:val="clear" w:color="auto" w:fill="CCEEFF"/>
            <w:vAlign w:val="bottom"/>
          </w:tcPr>
          <w:p w14:paraId="25D61033">
            <w:pPr>
              <w:rPr>
                <w:rFonts w:eastAsia="Times New Roman"/>
              </w:rPr>
            </w:pPr>
            <w:r>
              <w:rPr>
                <w:rFonts w:eastAsia="Times New Roman"/>
              </w:rPr>
              <w:t> </w:t>
            </w:r>
          </w:p>
        </w:tc>
        <w:tc>
          <w:tcPr>
            <w:tcW w:w="0" w:type="auto"/>
            <w:shd w:val="clear" w:color="auto" w:fill="CCEEFF"/>
            <w:vAlign w:val="bottom"/>
          </w:tcPr>
          <w:p w14:paraId="20382FDF">
            <w:pPr>
              <w:rPr>
                <w:rFonts w:eastAsia="Times New Roman"/>
              </w:rPr>
            </w:pPr>
            <w:r>
              <w:rPr>
                <w:rFonts w:eastAsia="Times New Roman"/>
              </w:rPr>
              <w:t> </w:t>
            </w:r>
          </w:p>
        </w:tc>
        <w:tc>
          <w:tcPr>
            <w:tcW w:w="0" w:type="auto"/>
            <w:shd w:val="clear" w:color="auto" w:fill="CCEEFF"/>
            <w:vAlign w:val="bottom"/>
          </w:tcPr>
          <w:p w14:paraId="26915275">
            <w:pPr>
              <w:jc w:val="right"/>
              <w:rPr>
                <w:rFonts w:eastAsia="Times New Roman"/>
              </w:rPr>
            </w:pPr>
            <w:r>
              <w:rPr>
                <w:rFonts w:eastAsia="Times New Roman"/>
              </w:rPr>
              <w:t>8,219,614</w:t>
            </w:r>
          </w:p>
        </w:tc>
        <w:tc>
          <w:tcPr>
            <w:tcW w:w="0" w:type="auto"/>
            <w:shd w:val="clear" w:color="auto" w:fill="CCEEFF"/>
            <w:vAlign w:val="bottom"/>
          </w:tcPr>
          <w:p w14:paraId="3015212E">
            <w:pPr>
              <w:rPr>
                <w:rFonts w:eastAsia="Times New Roman"/>
              </w:rPr>
            </w:pPr>
            <w:r>
              <w:rPr>
                <w:rFonts w:eastAsia="Times New Roman"/>
              </w:rPr>
              <w:t> </w:t>
            </w:r>
          </w:p>
        </w:tc>
        <w:tc>
          <w:tcPr>
            <w:tcW w:w="0" w:type="auto"/>
            <w:shd w:val="clear" w:color="auto" w:fill="CCEEFF"/>
            <w:vAlign w:val="bottom"/>
          </w:tcPr>
          <w:p w14:paraId="35A6B0E9">
            <w:pPr>
              <w:rPr>
                <w:rFonts w:eastAsia="Times New Roman"/>
              </w:rPr>
            </w:pPr>
            <w:r>
              <w:rPr>
                <w:rFonts w:eastAsia="Times New Roman"/>
              </w:rPr>
              <w:t> </w:t>
            </w:r>
          </w:p>
        </w:tc>
        <w:tc>
          <w:tcPr>
            <w:tcW w:w="0" w:type="auto"/>
            <w:shd w:val="clear" w:color="auto" w:fill="CCEEFF"/>
            <w:vAlign w:val="bottom"/>
          </w:tcPr>
          <w:p w14:paraId="56DDB442">
            <w:pPr>
              <w:rPr>
                <w:rFonts w:eastAsia="Times New Roman"/>
              </w:rPr>
            </w:pPr>
            <w:r>
              <w:rPr>
                <w:rFonts w:eastAsia="Times New Roman"/>
              </w:rPr>
              <w:t> </w:t>
            </w:r>
          </w:p>
        </w:tc>
        <w:tc>
          <w:tcPr>
            <w:tcW w:w="0" w:type="auto"/>
            <w:shd w:val="clear" w:color="auto" w:fill="CCEEFF"/>
            <w:vAlign w:val="bottom"/>
          </w:tcPr>
          <w:p w14:paraId="12592B1C">
            <w:pPr>
              <w:jc w:val="right"/>
              <w:rPr>
                <w:rFonts w:eastAsia="Times New Roman"/>
              </w:rPr>
            </w:pPr>
            <w:r>
              <w:rPr>
                <w:rFonts w:eastAsia="Times New Roman"/>
              </w:rPr>
              <w:t>15,415,684</w:t>
            </w:r>
          </w:p>
        </w:tc>
        <w:tc>
          <w:tcPr>
            <w:tcW w:w="0" w:type="auto"/>
            <w:shd w:val="clear" w:color="auto" w:fill="CCEEFF"/>
            <w:vAlign w:val="bottom"/>
          </w:tcPr>
          <w:p w14:paraId="01D79091">
            <w:pPr>
              <w:rPr>
                <w:rFonts w:eastAsia="Times New Roman"/>
              </w:rPr>
            </w:pPr>
            <w:r>
              <w:rPr>
                <w:rFonts w:eastAsia="Times New Roman"/>
              </w:rPr>
              <w:t> </w:t>
            </w:r>
          </w:p>
        </w:tc>
      </w:tr>
      <w:tr w14:paraId="7CE6309C">
        <w:tc>
          <w:tcPr>
            <w:tcW w:w="0" w:type="auto"/>
            <w:shd w:val="clear" w:color="auto" w:fill="FFFFFF"/>
            <w:tcMar>
              <w:top w:w="0" w:type="dxa"/>
              <w:left w:w="180" w:type="dxa"/>
              <w:bottom w:w="0" w:type="dxa"/>
              <w:right w:w="0" w:type="dxa"/>
            </w:tcMar>
            <w:vAlign w:val="bottom"/>
          </w:tcPr>
          <w:p w14:paraId="189005D5">
            <w:pPr>
              <w:ind w:hanging="180"/>
              <w:rPr>
                <w:rFonts w:eastAsia="Times New Roman"/>
              </w:rPr>
            </w:pPr>
            <w:r>
              <w:rPr>
                <w:rFonts w:eastAsia="Times New Roman"/>
              </w:rPr>
              <w:t>Lease liabilities, current</w:t>
            </w:r>
          </w:p>
        </w:tc>
        <w:tc>
          <w:tcPr>
            <w:tcW w:w="0" w:type="auto"/>
            <w:shd w:val="clear" w:color="auto" w:fill="FFFFFF"/>
            <w:vAlign w:val="bottom"/>
          </w:tcPr>
          <w:p w14:paraId="683C6A15">
            <w:pPr>
              <w:rPr>
                <w:rFonts w:eastAsia="Times New Roman"/>
              </w:rPr>
            </w:pPr>
            <w:r>
              <w:rPr>
                <w:rFonts w:eastAsia="Times New Roman"/>
              </w:rPr>
              <w:t> </w:t>
            </w:r>
          </w:p>
        </w:tc>
        <w:tc>
          <w:tcPr>
            <w:tcW w:w="0" w:type="auto"/>
            <w:shd w:val="clear" w:color="auto" w:fill="FFFFFF"/>
            <w:vAlign w:val="bottom"/>
          </w:tcPr>
          <w:p w14:paraId="70BEA030">
            <w:pPr>
              <w:rPr>
                <w:rFonts w:eastAsia="Times New Roman"/>
              </w:rPr>
            </w:pPr>
            <w:r>
              <w:rPr>
                <w:rFonts w:eastAsia="Times New Roman"/>
              </w:rPr>
              <w:t> </w:t>
            </w:r>
          </w:p>
        </w:tc>
        <w:tc>
          <w:tcPr>
            <w:tcW w:w="0" w:type="auto"/>
            <w:shd w:val="clear" w:color="auto" w:fill="FFFFFF"/>
            <w:vAlign w:val="bottom"/>
          </w:tcPr>
          <w:p w14:paraId="5C14353E">
            <w:pPr>
              <w:jc w:val="right"/>
              <w:rPr>
                <w:rFonts w:eastAsia="Times New Roman"/>
              </w:rPr>
            </w:pPr>
            <w:r>
              <w:rPr>
                <w:rFonts w:eastAsia="Times New Roman"/>
              </w:rPr>
              <w:t>3,534,017</w:t>
            </w:r>
          </w:p>
        </w:tc>
        <w:tc>
          <w:tcPr>
            <w:tcW w:w="0" w:type="auto"/>
            <w:shd w:val="clear" w:color="auto" w:fill="FFFFFF"/>
            <w:vAlign w:val="bottom"/>
          </w:tcPr>
          <w:p w14:paraId="0E4B6345">
            <w:pPr>
              <w:rPr>
                <w:rFonts w:eastAsia="Times New Roman"/>
              </w:rPr>
            </w:pPr>
            <w:r>
              <w:rPr>
                <w:rFonts w:eastAsia="Times New Roman"/>
              </w:rPr>
              <w:t> </w:t>
            </w:r>
          </w:p>
        </w:tc>
        <w:tc>
          <w:tcPr>
            <w:tcW w:w="0" w:type="auto"/>
            <w:shd w:val="clear" w:color="auto" w:fill="FFFFFF"/>
            <w:vAlign w:val="bottom"/>
          </w:tcPr>
          <w:p w14:paraId="7D2BF613">
            <w:pPr>
              <w:rPr>
                <w:rFonts w:eastAsia="Times New Roman"/>
              </w:rPr>
            </w:pPr>
            <w:r>
              <w:rPr>
                <w:rFonts w:eastAsia="Times New Roman"/>
              </w:rPr>
              <w:t> </w:t>
            </w:r>
          </w:p>
        </w:tc>
        <w:tc>
          <w:tcPr>
            <w:tcW w:w="0" w:type="auto"/>
            <w:shd w:val="clear" w:color="auto" w:fill="FFFFFF"/>
            <w:vAlign w:val="bottom"/>
          </w:tcPr>
          <w:p w14:paraId="1A8C36F5">
            <w:pPr>
              <w:rPr>
                <w:rFonts w:eastAsia="Times New Roman"/>
              </w:rPr>
            </w:pPr>
            <w:r>
              <w:rPr>
                <w:rFonts w:eastAsia="Times New Roman"/>
              </w:rPr>
              <w:t> </w:t>
            </w:r>
          </w:p>
        </w:tc>
        <w:tc>
          <w:tcPr>
            <w:tcW w:w="0" w:type="auto"/>
            <w:shd w:val="clear" w:color="auto" w:fill="FFFFFF"/>
            <w:vAlign w:val="bottom"/>
          </w:tcPr>
          <w:p w14:paraId="102518D1">
            <w:pPr>
              <w:jc w:val="right"/>
              <w:rPr>
                <w:rFonts w:eastAsia="Times New Roman"/>
              </w:rPr>
            </w:pPr>
            <w:r>
              <w:rPr>
                <w:rFonts w:eastAsia="Times New Roman"/>
              </w:rPr>
              <w:t>2,867,727</w:t>
            </w:r>
          </w:p>
        </w:tc>
        <w:tc>
          <w:tcPr>
            <w:tcW w:w="0" w:type="auto"/>
            <w:shd w:val="clear" w:color="auto" w:fill="FFFFFF"/>
            <w:vAlign w:val="bottom"/>
          </w:tcPr>
          <w:p w14:paraId="7A35CC29">
            <w:pPr>
              <w:rPr>
                <w:rFonts w:eastAsia="Times New Roman"/>
              </w:rPr>
            </w:pPr>
            <w:r>
              <w:rPr>
                <w:rFonts w:eastAsia="Times New Roman"/>
              </w:rPr>
              <w:t> </w:t>
            </w:r>
          </w:p>
        </w:tc>
      </w:tr>
      <w:tr w14:paraId="6DA138E3">
        <w:tc>
          <w:tcPr>
            <w:tcW w:w="0" w:type="auto"/>
            <w:shd w:val="clear" w:color="auto" w:fill="CCEEFF"/>
            <w:tcMar>
              <w:top w:w="0" w:type="dxa"/>
              <w:left w:w="180" w:type="dxa"/>
              <w:bottom w:w="30" w:type="dxa"/>
              <w:right w:w="0" w:type="dxa"/>
            </w:tcMar>
            <w:vAlign w:val="bottom"/>
          </w:tcPr>
          <w:p w14:paraId="25E3CA48">
            <w:pPr>
              <w:ind w:hanging="180"/>
              <w:rPr>
                <w:rFonts w:eastAsia="Times New Roman"/>
              </w:rPr>
            </w:pPr>
            <w:r>
              <w:rPr>
                <w:rFonts w:eastAsia="Times New Roman"/>
              </w:rPr>
              <w:t>Long-term bank borrowings, current portion</w:t>
            </w:r>
          </w:p>
        </w:tc>
        <w:tc>
          <w:tcPr>
            <w:tcW w:w="0" w:type="auto"/>
            <w:shd w:val="clear" w:color="auto" w:fill="CCEEFF"/>
            <w:tcMar>
              <w:top w:w="0" w:type="dxa"/>
              <w:left w:w="0" w:type="dxa"/>
              <w:bottom w:w="30" w:type="dxa"/>
              <w:right w:w="0" w:type="dxa"/>
            </w:tcMar>
            <w:vAlign w:val="bottom"/>
          </w:tcPr>
          <w:p w14:paraId="2ED3FE81">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15D7663E">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037A2807">
            <w:pPr>
              <w:jc w:val="right"/>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5E3D4F">
            <w:pPr>
              <w:rPr>
                <w:rFonts w:eastAsia="Times New Roman"/>
              </w:rPr>
            </w:pPr>
            <w:r>
              <w:rPr>
                <w:rFonts w:eastAsia="Times New Roman"/>
              </w:rPr>
              <w:t> </w:t>
            </w:r>
          </w:p>
        </w:tc>
        <w:tc>
          <w:tcPr>
            <w:tcW w:w="0" w:type="auto"/>
            <w:shd w:val="clear" w:color="auto" w:fill="CCEEFF"/>
            <w:tcMar>
              <w:top w:w="0" w:type="dxa"/>
              <w:left w:w="0" w:type="dxa"/>
              <w:bottom w:w="30" w:type="dxa"/>
              <w:right w:w="0" w:type="dxa"/>
            </w:tcMar>
            <w:vAlign w:val="bottom"/>
          </w:tcPr>
          <w:p w14:paraId="3A62ABFC">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66CA36F">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40C6CD17">
            <w:pPr>
              <w:jc w:val="right"/>
              <w:rPr>
                <w:rFonts w:eastAsia="Times New Roman"/>
              </w:rPr>
            </w:pPr>
            <w:r>
              <w:rPr>
                <w:rFonts w:eastAsia="Times New Roman"/>
              </w:rPr>
              <w:t>5,471,119</w:t>
            </w:r>
          </w:p>
        </w:tc>
        <w:tc>
          <w:tcPr>
            <w:tcW w:w="0" w:type="auto"/>
            <w:shd w:val="clear" w:color="auto" w:fill="CCEEFF"/>
            <w:tcMar>
              <w:top w:w="0" w:type="dxa"/>
              <w:left w:w="0" w:type="dxa"/>
              <w:bottom w:w="30" w:type="dxa"/>
              <w:right w:w="0" w:type="dxa"/>
            </w:tcMar>
            <w:vAlign w:val="bottom"/>
          </w:tcPr>
          <w:p w14:paraId="25B6B742">
            <w:pPr>
              <w:rPr>
                <w:rFonts w:eastAsia="Times New Roman"/>
              </w:rPr>
            </w:pPr>
            <w:r>
              <w:rPr>
                <w:rFonts w:eastAsia="Times New Roman"/>
              </w:rPr>
              <w:t> </w:t>
            </w:r>
          </w:p>
        </w:tc>
      </w:tr>
      <w:tr w14:paraId="1BE70E26">
        <w:tc>
          <w:tcPr>
            <w:tcW w:w="0" w:type="auto"/>
            <w:shd w:val="clear" w:color="auto" w:fill="FFFFFF"/>
            <w:tcMar>
              <w:top w:w="0" w:type="dxa"/>
              <w:left w:w="180" w:type="dxa"/>
              <w:bottom w:w="0" w:type="dxa"/>
              <w:right w:w="0" w:type="dxa"/>
            </w:tcMar>
            <w:vAlign w:val="bottom"/>
          </w:tcPr>
          <w:p w14:paraId="5D105B78">
            <w:pPr>
              <w:ind w:hanging="180"/>
              <w:rPr>
                <w:rFonts w:eastAsia="Times New Roman"/>
                <w:b/>
                <w:bCs/>
              </w:rPr>
            </w:pPr>
            <w:r>
              <w:rPr>
                <w:rFonts w:eastAsia="Times New Roman"/>
                <w:b/>
                <w:bCs/>
              </w:rPr>
              <w:t>Total Current Liabilities</w:t>
            </w:r>
          </w:p>
        </w:tc>
        <w:tc>
          <w:tcPr>
            <w:tcW w:w="0" w:type="auto"/>
            <w:shd w:val="clear" w:color="auto" w:fill="FFFFFF"/>
            <w:vAlign w:val="bottom"/>
          </w:tcPr>
          <w:p w14:paraId="5791DFF0">
            <w:pPr>
              <w:rPr>
                <w:rFonts w:eastAsia="Times New Roman"/>
                <w:b/>
                <w:bCs/>
              </w:rPr>
            </w:pPr>
            <w:r>
              <w:rPr>
                <w:rFonts w:eastAsia="Times New Roman"/>
                <w:b/>
                <w:bCs/>
              </w:rPr>
              <w:t> </w:t>
            </w:r>
          </w:p>
        </w:tc>
        <w:tc>
          <w:tcPr>
            <w:tcW w:w="0" w:type="auto"/>
            <w:shd w:val="clear" w:color="auto" w:fill="FFFFFF"/>
            <w:vAlign w:val="bottom"/>
          </w:tcPr>
          <w:p w14:paraId="1248CFC2">
            <w:pPr>
              <w:rPr>
                <w:rFonts w:eastAsia="Times New Roman"/>
                <w:b/>
                <w:bCs/>
              </w:rPr>
            </w:pPr>
            <w:r>
              <w:rPr>
                <w:rFonts w:eastAsia="Times New Roman"/>
                <w:b/>
                <w:bCs/>
              </w:rPr>
              <w:t> </w:t>
            </w:r>
          </w:p>
        </w:tc>
        <w:tc>
          <w:tcPr>
            <w:tcW w:w="0" w:type="auto"/>
            <w:shd w:val="clear" w:color="auto" w:fill="FFFFFF"/>
            <w:vAlign w:val="bottom"/>
          </w:tcPr>
          <w:p w14:paraId="0E570997">
            <w:pPr>
              <w:jc w:val="right"/>
              <w:rPr>
                <w:rFonts w:eastAsiaTheme="minorEastAsia"/>
                <w:b/>
                <w:bCs/>
              </w:rPr>
            </w:pPr>
            <w:r>
              <w:rPr>
                <w:rFonts w:hint="eastAsia"/>
                <w:b/>
                <w:bCs/>
              </w:rPr>
              <w:t>242,396,263</w:t>
            </w:r>
          </w:p>
        </w:tc>
        <w:tc>
          <w:tcPr>
            <w:tcW w:w="0" w:type="auto"/>
            <w:shd w:val="clear" w:color="auto" w:fill="FFFFFF"/>
            <w:vAlign w:val="bottom"/>
          </w:tcPr>
          <w:p w14:paraId="3C179D9A">
            <w:pPr>
              <w:rPr>
                <w:rFonts w:eastAsia="Times New Roman"/>
                <w:b/>
                <w:bCs/>
              </w:rPr>
            </w:pPr>
            <w:r>
              <w:rPr>
                <w:rFonts w:eastAsia="Times New Roman"/>
                <w:b/>
                <w:bCs/>
              </w:rPr>
              <w:t> </w:t>
            </w:r>
          </w:p>
        </w:tc>
        <w:tc>
          <w:tcPr>
            <w:tcW w:w="0" w:type="auto"/>
            <w:shd w:val="clear" w:color="auto" w:fill="FFFFFF"/>
            <w:vAlign w:val="bottom"/>
          </w:tcPr>
          <w:p w14:paraId="7105FC2D">
            <w:pPr>
              <w:rPr>
                <w:rFonts w:eastAsia="Times New Roman"/>
                <w:b/>
                <w:bCs/>
              </w:rPr>
            </w:pPr>
            <w:r>
              <w:rPr>
                <w:rFonts w:eastAsia="Times New Roman"/>
                <w:b/>
                <w:bCs/>
              </w:rPr>
              <w:t> </w:t>
            </w:r>
          </w:p>
        </w:tc>
        <w:tc>
          <w:tcPr>
            <w:tcW w:w="0" w:type="auto"/>
            <w:shd w:val="clear" w:color="auto" w:fill="FFFFFF"/>
            <w:vAlign w:val="bottom"/>
          </w:tcPr>
          <w:p w14:paraId="0DA84562">
            <w:pPr>
              <w:rPr>
                <w:rFonts w:eastAsia="Times New Roman"/>
                <w:b/>
                <w:bCs/>
              </w:rPr>
            </w:pPr>
            <w:r>
              <w:rPr>
                <w:rFonts w:eastAsia="Times New Roman"/>
                <w:b/>
                <w:bCs/>
              </w:rPr>
              <w:t> </w:t>
            </w:r>
          </w:p>
        </w:tc>
        <w:tc>
          <w:tcPr>
            <w:tcW w:w="0" w:type="auto"/>
            <w:shd w:val="clear" w:color="auto" w:fill="FFFFFF"/>
            <w:vAlign w:val="bottom"/>
          </w:tcPr>
          <w:p w14:paraId="0B7A7DF9">
            <w:pPr>
              <w:jc w:val="right"/>
              <w:rPr>
                <w:rFonts w:eastAsia="Times New Roman"/>
                <w:b/>
                <w:bCs/>
              </w:rPr>
            </w:pPr>
            <w:r>
              <w:rPr>
                <w:rFonts w:eastAsia="Times New Roman"/>
                <w:b/>
                <w:bCs/>
              </w:rPr>
              <w:t>295,704,397</w:t>
            </w:r>
          </w:p>
        </w:tc>
        <w:tc>
          <w:tcPr>
            <w:tcW w:w="0" w:type="auto"/>
            <w:shd w:val="clear" w:color="auto" w:fill="FFFFFF"/>
            <w:vAlign w:val="bottom"/>
          </w:tcPr>
          <w:p w14:paraId="753F63DD">
            <w:pPr>
              <w:rPr>
                <w:rFonts w:eastAsia="Times New Roman"/>
                <w:b/>
                <w:bCs/>
              </w:rPr>
            </w:pPr>
            <w:r>
              <w:rPr>
                <w:rFonts w:eastAsia="Times New Roman"/>
                <w:b/>
                <w:bCs/>
              </w:rPr>
              <w:t> </w:t>
            </w:r>
          </w:p>
        </w:tc>
      </w:tr>
      <w:tr w14:paraId="2180030B">
        <w:tc>
          <w:tcPr>
            <w:tcW w:w="0" w:type="auto"/>
            <w:shd w:val="clear" w:color="auto" w:fill="CCEEFF"/>
            <w:tcMar>
              <w:top w:w="0" w:type="dxa"/>
              <w:left w:w="180" w:type="dxa"/>
              <w:bottom w:w="0" w:type="dxa"/>
              <w:right w:w="0" w:type="dxa"/>
            </w:tcMar>
            <w:vAlign w:val="bottom"/>
          </w:tcPr>
          <w:p w14:paraId="0A167AD6">
            <w:pPr>
              <w:ind w:hanging="180"/>
              <w:rPr>
                <w:rFonts w:eastAsia="Times New Roman"/>
              </w:rPr>
            </w:pPr>
            <w:r>
              <w:rPr>
                <w:rFonts w:eastAsia="Times New Roman"/>
              </w:rPr>
              <w:t> </w:t>
            </w:r>
          </w:p>
        </w:tc>
        <w:tc>
          <w:tcPr>
            <w:tcW w:w="0" w:type="auto"/>
            <w:shd w:val="clear" w:color="auto" w:fill="CCEEFF"/>
            <w:vAlign w:val="bottom"/>
          </w:tcPr>
          <w:p w14:paraId="1B730B9B">
            <w:pPr>
              <w:rPr>
                <w:rFonts w:eastAsia="Times New Roman"/>
              </w:rPr>
            </w:pPr>
            <w:r>
              <w:rPr>
                <w:rFonts w:eastAsia="Times New Roman"/>
              </w:rPr>
              <w:t> </w:t>
            </w:r>
          </w:p>
        </w:tc>
        <w:tc>
          <w:tcPr>
            <w:tcW w:w="0" w:type="auto"/>
            <w:shd w:val="clear" w:color="auto" w:fill="CCEEFF"/>
            <w:vAlign w:val="bottom"/>
          </w:tcPr>
          <w:p w14:paraId="27910510">
            <w:pPr>
              <w:rPr>
                <w:rFonts w:eastAsia="Times New Roman"/>
              </w:rPr>
            </w:pPr>
            <w:r>
              <w:rPr>
                <w:rFonts w:eastAsia="Times New Roman"/>
              </w:rPr>
              <w:t> </w:t>
            </w:r>
          </w:p>
        </w:tc>
        <w:tc>
          <w:tcPr>
            <w:tcW w:w="0" w:type="auto"/>
            <w:shd w:val="clear" w:color="auto" w:fill="CCEEFF"/>
            <w:vAlign w:val="bottom"/>
          </w:tcPr>
          <w:p w14:paraId="017C02CB">
            <w:pPr>
              <w:jc w:val="right"/>
              <w:rPr>
                <w:rFonts w:eastAsia="Times New Roman"/>
              </w:rPr>
            </w:pPr>
            <w:r>
              <w:rPr>
                <w:rFonts w:eastAsia="Times New Roman"/>
              </w:rPr>
              <w:t> </w:t>
            </w:r>
          </w:p>
        </w:tc>
        <w:tc>
          <w:tcPr>
            <w:tcW w:w="0" w:type="auto"/>
            <w:shd w:val="clear" w:color="auto" w:fill="CCEEFF"/>
            <w:vAlign w:val="bottom"/>
          </w:tcPr>
          <w:p w14:paraId="0D83E045">
            <w:pPr>
              <w:rPr>
                <w:rFonts w:eastAsia="Times New Roman"/>
              </w:rPr>
            </w:pPr>
            <w:r>
              <w:rPr>
                <w:rFonts w:eastAsia="Times New Roman"/>
              </w:rPr>
              <w:t> </w:t>
            </w:r>
          </w:p>
        </w:tc>
        <w:tc>
          <w:tcPr>
            <w:tcW w:w="0" w:type="auto"/>
            <w:shd w:val="clear" w:color="auto" w:fill="CCEEFF"/>
            <w:vAlign w:val="bottom"/>
          </w:tcPr>
          <w:p w14:paraId="173F653A">
            <w:pPr>
              <w:rPr>
                <w:rFonts w:eastAsia="Times New Roman"/>
              </w:rPr>
            </w:pPr>
            <w:r>
              <w:rPr>
                <w:rFonts w:eastAsia="Times New Roman"/>
              </w:rPr>
              <w:t> </w:t>
            </w:r>
          </w:p>
        </w:tc>
        <w:tc>
          <w:tcPr>
            <w:tcW w:w="0" w:type="auto"/>
            <w:shd w:val="clear" w:color="auto" w:fill="CCEEFF"/>
            <w:vAlign w:val="bottom"/>
          </w:tcPr>
          <w:p w14:paraId="761B1CD9">
            <w:pPr>
              <w:rPr>
                <w:rFonts w:eastAsia="Times New Roman"/>
              </w:rPr>
            </w:pPr>
            <w:r>
              <w:rPr>
                <w:rFonts w:eastAsia="Times New Roman"/>
              </w:rPr>
              <w:t> </w:t>
            </w:r>
          </w:p>
        </w:tc>
        <w:tc>
          <w:tcPr>
            <w:tcW w:w="0" w:type="auto"/>
            <w:shd w:val="clear" w:color="auto" w:fill="CCEEFF"/>
            <w:vAlign w:val="bottom"/>
          </w:tcPr>
          <w:p w14:paraId="092EB0ED">
            <w:pPr>
              <w:jc w:val="right"/>
              <w:rPr>
                <w:rFonts w:eastAsia="Times New Roman"/>
              </w:rPr>
            </w:pPr>
            <w:r>
              <w:rPr>
                <w:rFonts w:eastAsia="Times New Roman"/>
              </w:rPr>
              <w:t> </w:t>
            </w:r>
          </w:p>
        </w:tc>
        <w:tc>
          <w:tcPr>
            <w:tcW w:w="0" w:type="auto"/>
            <w:shd w:val="clear" w:color="auto" w:fill="CCEEFF"/>
            <w:vAlign w:val="bottom"/>
          </w:tcPr>
          <w:p w14:paraId="5F46282C">
            <w:pPr>
              <w:rPr>
                <w:rFonts w:eastAsia="Times New Roman"/>
              </w:rPr>
            </w:pPr>
            <w:r>
              <w:rPr>
                <w:rFonts w:eastAsia="Times New Roman"/>
              </w:rPr>
              <w:t> </w:t>
            </w:r>
          </w:p>
        </w:tc>
      </w:tr>
      <w:tr w14:paraId="027E3908">
        <w:tc>
          <w:tcPr>
            <w:tcW w:w="0" w:type="auto"/>
            <w:shd w:val="clear" w:color="auto" w:fill="FFFFFF"/>
            <w:tcMar>
              <w:top w:w="0" w:type="dxa"/>
              <w:left w:w="180" w:type="dxa"/>
              <w:bottom w:w="30" w:type="dxa"/>
              <w:right w:w="0" w:type="dxa"/>
            </w:tcMar>
            <w:vAlign w:val="bottom"/>
          </w:tcPr>
          <w:p w14:paraId="4701756B">
            <w:pPr>
              <w:ind w:hanging="180"/>
              <w:rPr>
                <w:rFonts w:eastAsia="Times New Roman"/>
              </w:rPr>
            </w:pPr>
            <w:r>
              <w:rPr>
                <w:rFonts w:eastAsia="Times New Roman"/>
              </w:rPr>
              <w:t>Lease liabilities, non-current</w:t>
            </w:r>
          </w:p>
        </w:tc>
        <w:tc>
          <w:tcPr>
            <w:tcW w:w="0" w:type="auto"/>
            <w:shd w:val="clear" w:color="auto" w:fill="FFFFFF"/>
            <w:tcMar>
              <w:top w:w="0" w:type="dxa"/>
              <w:left w:w="0" w:type="dxa"/>
              <w:bottom w:w="30" w:type="dxa"/>
              <w:right w:w="0" w:type="dxa"/>
            </w:tcMar>
            <w:vAlign w:val="bottom"/>
          </w:tcPr>
          <w:p w14:paraId="1E025B19">
            <w:pPr>
              <w:rPr>
                <w:rFonts w:eastAsia="Times New Roman"/>
              </w:rPr>
            </w:pPr>
            <w:r>
              <w:rPr>
                <w:rFonts w:eastAsia="Times New Roman"/>
              </w:rPr>
              <w:t> </w:t>
            </w:r>
          </w:p>
        </w:tc>
        <w:tc>
          <w:tcPr>
            <w:tcW w:w="0" w:type="auto"/>
            <w:shd w:val="clear" w:color="auto" w:fill="FFFFFF"/>
            <w:vAlign w:val="bottom"/>
          </w:tcPr>
          <w:p w14:paraId="5B6D7DA9">
            <w:pPr>
              <w:rPr>
                <w:rFonts w:eastAsia="Times New Roman"/>
              </w:rPr>
            </w:pPr>
            <w:r>
              <w:rPr>
                <w:rFonts w:eastAsia="Times New Roman"/>
              </w:rPr>
              <w:t> </w:t>
            </w:r>
          </w:p>
        </w:tc>
        <w:tc>
          <w:tcPr>
            <w:tcW w:w="0" w:type="auto"/>
            <w:shd w:val="clear" w:color="auto" w:fill="FFFFFF"/>
            <w:vAlign w:val="bottom"/>
          </w:tcPr>
          <w:p w14:paraId="127AA359">
            <w:pPr>
              <w:jc w:val="right"/>
              <w:rPr>
                <w:rFonts w:eastAsia="Times New Roman"/>
              </w:rPr>
            </w:pPr>
            <w:r>
              <w:rPr>
                <w:rFonts w:eastAsia="Times New Roman"/>
              </w:rPr>
              <w:t>34,028,802</w:t>
            </w:r>
          </w:p>
        </w:tc>
        <w:tc>
          <w:tcPr>
            <w:tcW w:w="0" w:type="auto"/>
            <w:shd w:val="clear" w:color="auto" w:fill="FFFFFF"/>
            <w:tcMar>
              <w:top w:w="0" w:type="dxa"/>
              <w:left w:w="0" w:type="dxa"/>
              <w:bottom w:w="30" w:type="dxa"/>
              <w:right w:w="0" w:type="dxa"/>
            </w:tcMar>
            <w:vAlign w:val="bottom"/>
          </w:tcPr>
          <w:p w14:paraId="05D956D7">
            <w:pPr>
              <w:rPr>
                <w:rFonts w:eastAsia="Times New Roman"/>
              </w:rPr>
            </w:pPr>
            <w:r>
              <w:rPr>
                <w:rFonts w:eastAsia="Times New Roman"/>
              </w:rPr>
              <w:t> </w:t>
            </w:r>
          </w:p>
        </w:tc>
        <w:tc>
          <w:tcPr>
            <w:tcW w:w="0" w:type="auto"/>
            <w:shd w:val="clear" w:color="auto" w:fill="FFFFFF"/>
            <w:tcMar>
              <w:top w:w="0" w:type="dxa"/>
              <w:left w:w="0" w:type="dxa"/>
              <w:bottom w:w="30" w:type="dxa"/>
              <w:right w:w="0" w:type="dxa"/>
            </w:tcMar>
            <w:vAlign w:val="bottom"/>
          </w:tcPr>
          <w:p w14:paraId="7DE530D9">
            <w:pPr>
              <w:rPr>
                <w:rFonts w:eastAsia="Times New Roman"/>
              </w:rPr>
            </w:pPr>
            <w:r>
              <w:rPr>
                <w:rFonts w:eastAsia="Times New Roman"/>
              </w:rPr>
              <w:t> </w:t>
            </w:r>
          </w:p>
        </w:tc>
        <w:tc>
          <w:tcPr>
            <w:tcW w:w="0" w:type="auto"/>
            <w:shd w:val="clear" w:color="auto" w:fill="FFFFFF"/>
            <w:vAlign w:val="bottom"/>
          </w:tcPr>
          <w:p w14:paraId="5C8FDE41">
            <w:pPr>
              <w:rPr>
                <w:rFonts w:eastAsia="Times New Roman"/>
              </w:rPr>
            </w:pPr>
            <w:r>
              <w:rPr>
                <w:rFonts w:eastAsia="Times New Roman"/>
              </w:rPr>
              <w:t> </w:t>
            </w:r>
          </w:p>
        </w:tc>
        <w:tc>
          <w:tcPr>
            <w:tcW w:w="0" w:type="auto"/>
            <w:shd w:val="clear" w:color="auto" w:fill="FFFFFF"/>
            <w:vAlign w:val="bottom"/>
          </w:tcPr>
          <w:p w14:paraId="164E5356">
            <w:pPr>
              <w:jc w:val="right"/>
              <w:rPr>
                <w:rFonts w:eastAsia="Times New Roman"/>
              </w:rPr>
            </w:pPr>
            <w:r>
              <w:rPr>
                <w:rFonts w:eastAsia="Times New Roman"/>
              </w:rPr>
              <w:t>34,474,040</w:t>
            </w:r>
          </w:p>
        </w:tc>
        <w:tc>
          <w:tcPr>
            <w:tcW w:w="0" w:type="auto"/>
            <w:shd w:val="clear" w:color="auto" w:fill="FFFFFF"/>
            <w:tcMar>
              <w:top w:w="0" w:type="dxa"/>
              <w:left w:w="0" w:type="dxa"/>
              <w:bottom w:w="30" w:type="dxa"/>
              <w:right w:w="0" w:type="dxa"/>
            </w:tcMar>
            <w:vAlign w:val="bottom"/>
          </w:tcPr>
          <w:p w14:paraId="55DFB70C">
            <w:pPr>
              <w:rPr>
                <w:rFonts w:eastAsia="Times New Roman"/>
              </w:rPr>
            </w:pPr>
            <w:r>
              <w:rPr>
                <w:rFonts w:eastAsia="Times New Roman"/>
              </w:rPr>
              <w:t> </w:t>
            </w:r>
          </w:p>
        </w:tc>
      </w:tr>
      <w:tr w14:paraId="035DA140">
        <w:tc>
          <w:tcPr>
            <w:tcW w:w="0" w:type="auto"/>
            <w:shd w:val="clear" w:color="auto" w:fill="FFFFFF"/>
            <w:tcMar>
              <w:top w:w="0" w:type="dxa"/>
              <w:left w:w="180" w:type="dxa"/>
              <w:bottom w:w="30" w:type="dxa"/>
              <w:right w:w="0" w:type="dxa"/>
            </w:tcMar>
            <w:vAlign w:val="bottom"/>
          </w:tcPr>
          <w:p w14:paraId="3F5E8A13">
            <w:pPr>
              <w:ind w:hanging="180"/>
              <w:rPr>
                <w:rFonts w:eastAsiaTheme="minorEastAsia"/>
              </w:rPr>
            </w:pPr>
            <w:r>
              <w:rPr>
                <w:rFonts w:eastAsia="Times New Roman"/>
              </w:rPr>
              <w:t xml:space="preserve">Due to </w:t>
            </w:r>
            <w:r>
              <w:rPr>
                <w:rFonts w:hint="eastAsia"/>
              </w:rPr>
              <w:t xml:space="preserve">a </w:t>
            </w:r>
            <w:r>
              <w:rPr>
                <w:rFonts w:eastAsia="Times New Roman"/>
              </w:rPr>
              <w:t>related part</w:t>
            </w:r>
            <w:r>
              <w:rPr>
                <w:rFonts w:hint="eastAsia"/>
              </w:rPr>
              <w:t>y, non-current</w:t>
            </w:r>
          </w:p>
        </w:tc>
        <w:tc>
          <w:tcPr>
            <w:tcW w:w="0" w:type="auto"/>
            <w:shd w:val="clear" w:color="auto" w:fill="FFFFFF"/>
            <w:tcMar>
              <w:top w:w="0" w:type="dxa"/>
              <w:left w:w="0" w:type="dxa"/>
              <w:bottom w:w="30" w:type="dxa"/>
              <w:right w:w="0" w:type="dxa"/>
            </w:tcMar>
            <w:vAlign w:val="bottom"/>
          </w:tcPr>
          <w:p w14:paraId="28E3CE27">
            <w:pPr>
              <w:rPr>
                <w:rFonts w:eastAsia="Times New Roman"/>
              </w:rPr>
            </w:pPr>
          </w:p>
        </w:tc>
        <w:tc>
          <w:tcPr>
            <w:tcW w:w="0" w:type="auto"/>
            <w:tcBorders>
              <w:bottom w:val="single" w:color="000000" w:sz="12" w:space="0"/>
            </w:tcBorders>
            <w:shd w:val="clear" w:color="auto" w:fill="FFFFFF"/>
            <w:vAlign w:val="bottom"/>
          </w:tcPr>
          <w:p w14:paraId="46687114">
            <w:pPr>
              <w:rPr>
                <w:rFonts w:eastAsia="Times New Roman"/>
              </w:rPr>
            </w:pPr>
          </w:p>
        </w:tc>
        <w:tc>
          <w:tcPr>
            <w:tcW w:w="0" w:type="auto"/>
            <w:tcBorders>
              <w:bottom w:val="single" w:color="000000" w:sz="12" w:space="0"/>
            </w:tcBorders>
            <w:shd w:val="clear" w:color="auto" w:fill="FFFFFF"/>
            <w:vAlign w:val="bottom"/>
          </w:tcPr>
          <w:p w14:paraId="2FC6EDF9">
            <w:pPr>
              <w:jc w:val="right"/>
              <w:rPr>
                <w:rFonts w:eastAsiaTheme="minorEastAsia"/>
              </w:rPr>
            </w:pPr>
            <w:r>
              <w:rPr>
                <w:rFonts w:hint="eastAsia"/>
              </w:rPr>
              <w:t>51,362,654</w:t>
            </w:r>
          </w:p>
        </w:tc>
        <w:tc>
          <w:tcPr>
            <w:tcW w:w="0" w:type="auto"/>
            <w:shd w:val="clear" w:color="auto" w:fill="FFFFFF"/>
            <w:tcMar>
              <w:top w:w="0" w:type="dxa"/>
              <w:left w:w="0" w:type="dxa"/>
              <w:bottom w:w="30" w:type="dxa"/>
              <w:right w:w="0" w:type="dxa"/>
            </w:tcMar>
            <w:vAlign w:val="bottom"/>
          </w:tcPr>
          <w:p w14:paraId="7DA43DE6">
            <w:pPr>
              <w:rPr>
                <w:rFonts w:eastAsia="Times New Roman"/>
              </w:rPr>
            </w:pPr>
          </w:p>
        </w:tc>
        <w:tc>
          <w:tcPr>
            <w:tcW w:w="0" w:type="auto"/>
            <w:shd w:val="clear" w:color="auto" w:fill="FFFFFF"/>
            <w:tcMar>
              <w:top w:w="0" w:type="dxa"/>
              <w:left w:w="0" w:type="dxa"/>
              <w:bottom w:w="30" w:type="dxa"/>
              <w:right w:w="0" w:type="dxa"/>
            </w:tcMar>
            <w:vAlign w:val="bottom"/>
          </w:tcPr>
          <w:p w14:paraId="20E79598">
            <w:pPr>
              <w:rPr>
                <w:rFonts w:eastAsia="Times New Roman"/>
              </w:rPr>
            </w:pPr>
          </w:p>
        </w:tc>
        <w:tc>
          <w:tcPr>
            <w:tcW w:w="0" w:type="auto"/>
            <w:tcBorders>
              <w:bottom w:val="single" w:color="000000" w:sz="12" w:space="0"/>
            </w:tcBorders>
            <w:shd w:val="clear" w:color="auto" w:fill="FFFFFF"/>
            <w:vAlign w:val="bottom"/>
          </w:tcPr>
          <w:p w14:paraId="6F62B791">
            <w:pPr>
              <w:rPr>
                <w:rFonts w:eastAsia="Times New Roman"/>
              </w:rPr>
            </w:pPr>
          </w:p>
        </w:tc>
        <w:tc>
          <w:tcPr>
            <w:tcW w:w="0" w:type="auto"/>
            <w:tcBorders>
              <w:bottom w:val="single" w:color="000000" w:sz="12" w:space="0"/>
            </w:tcBorders>
            <w:shd w:val="clear" w:color="auto" w:fill="FFFFFF"/>
            <w:vAlign w:val="bottom"/>
          </w:tcPr>
          <w:p w14:paraId="39291D3A">
            <w:pPr>
              <w:jc w:val="right"/>
              <w:rPr>
                <w:rFonts w:eastAsiaTheme="minorEastAsia"/>
              </w:rPr>
            </w:pPr>
            <w:r>
              <w:rPr>
                <w:rFonts w:hint="eastAsia"/>
              </w:rPr>
              <w:t>-</w:t>
            </w:r>
          </w:p>
        </w:tc>
        <w:tc>
          <w:tcPr>
            <w:tcW w:w="0" w:type="auto"/>
            <w:shd w:val="clear" w:color="auto" w:fill="FFFFFF"/>
            <w:tcMar>
              <w:top w:w="0" w:type="dxa"/>
              <w:left w:w="0" w:type="dxa"/>
              <w:bottom w:w="30" w:type="dxa"/>
              <w:right w:w="0" w:type="dxa"/>
            </w:tcMar>
            <w:vAlign w:val="bottom"/>
          </w:tcPr>
          <w:p w14:paraId="7953151B">
            <w:pPr>
              <w:rPr>
                <w:rFonts w:eastAsia="Times New Roman"/>
              </w:rPr>
            </w:pPr>
          </w:p>
        </w:tc>
      </w:tr>
      <w:tr w14:paraId="287BA814">
        <w:tc>
          <w:tcPr>
            <w:tcW w:w="0" w:type="auto"/>
            <w:shd w:val="clear" w:color="auto" w:fill="CCEEFF"/>
            <w:tcMar>
              <w:top w:w="0" w:type="dxa"/>
              <w:left w:w="180" w:type="dxa"/>
              <w:bottom w:w="30" w:type="dxa"/>
              <w:right w:w="0" w:type="dxa"/>
            </w:tcMar>
            <w:vAlign w:val="bottom"/>
          </w:tcPr>
          <w:p w14:paraId="39FFD237">
            <w:pPr>
              <w:ind w:hanging="180"/>
              <w:rPr>
                <w:rFonts w:eastAsia="Times New Roman"/>
                <w:b/>
                <w:bCs/>
              </w:rPr>
            </w:pPr>
            <w:r>
              <w:rPr>
                <w:rFonts w:eastAsia="Times New Roman"/>
                <w:b/>
                <w:bCs/>
              </w:rPr>
              <w:t>Total Non-current Liabilities</w:t>
            </w:r>
          </w:p>
        </w:tc>
        <w:tc>
          <w:tcPr>
            <w:tcW w:w="0" w:type="auto"/>
            <w:shd w:val="clear" w:color="auto" w:fill="CCEEFF"/>
            <w:tcMar>
              <w:top w:w="0" w:type="dxa"/>
              <w:left w:w="0" w:type="dxa"/>
              <w:bottom w:w="30" w:type="dxa"/>
              <w:right w:w="0" w:type="dxa"/>
            </w:tcMar>
            <w:vAlign w:val="bottom"/>
          </w:tcPr>
          <w:p w14:paraId="26306A23">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2A64989B">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703F4E9E">
            <w:pPr>
              <w:jc w:val="right"/>
              <w:rPr>
                <w:rFonts w:eastAsiaTheme="minorEastAsia"/>
                <w:b/>
                <w:bCs/>
              </w:rPr>
            </w:pPr>
            <w:r>
              <w:rPr>
                <w:rFonts w:hint="eastAsia"/>
                <w:b/>
                <w:bCs/>
              </w:rPr>
              <w:t>85,391,456</w:t>
            </w:r>
          </w:p>
        </w:tc>
        <w:tc>
          <w:tcPr>
            <w:tcW w:w="0" w:type="auto"/>
            <w:shd w:val="clear" w:color="auto" w:fill="CCEEFF"/>
            <w:tcMar>
              <w:top w:w="0" w:type="dxa"/>
              <w:left w:w="0" w:type="dxa"/>
              <w:bottom w:w="30" w:type="dxa"/>
              <w:right w:w="0" w:type="dxa"/>
            </w:tcMar>
            <w:vAlign w:val="bottom"/>
          </w:tcPr>
          <w:p w14:paraId="47B7FB35">
            <w:pPr>
              <w:rPr>
                <w:rFonts w:eastAsia="Times New Roman"/>
                <w:b/>
                <w:bCs/>
              </w:rPr>
            </w:pPr>
            <w:r>
              <w:rPr>
                <w:rFonts w:eastAsia="Times New Roman"/>
                <w:b/>
                <w:bCs/>
              </w:rPr>
              <w:t> </w:t>
            </w:r>
          </w:p>
        </w:tc>
        <w:tc>
          <w:tcPr>
            <w:tcW w:w="0" w:type="auto"/>
            <w:shd w:val="clear" w:color="auto" w:fill="CCEEFF"/>
            <w:tcMar>
              <w:top w:w="0" w:type="dxa"/>
              <w:left w:w="0" w:type="dxa"/>
              <w:bottom w:w="30" w:type="dxa"/>
              <w:right w:w="0" w:type="dxa"/>
            </w:tcMar>
            <w:vAlign w:val="bottom"/>
          </w:tcPr>
          <w:p w14:paraId="782D0B2C">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73129EE7">
            <w:pPr>
              <w:rPr>
                <w:rFonts w:eastAsia="Times New Roman"/>
                <w:b/>
                <w:bCs/>
              </w:rPr>
            </w:pPr>
            <w:r>
              <w:rPr>
                <w:rFonts w:eastAsia="Times New Roman"/>
                <w:b/>
                <w:bCs/>
              </w:rPr>
              <w:t> </w:t>
            </w:r>
          </w:p>
        </w:tc>
        <w:tc>
          <w:tcPr>
            <w:tcW w:w="0" w:type="auto"/>
            <w:tcBorders>
              <w:bottom w:val="single" w:color="000000" w:sz="12" w:space="0"/>
            </w:tcBorders>
            <w:shd w:val="clear" w:color="auto" w:fill="CCEEFF"/>
            <w:vAlign w:val="bottom"/>
          </w:tcPr>
          <w:p w14:paraId="2C66F0F1">
            <w:pPr>
              <w:jc w:val="right"/>
              <w:rPr>
                <w:rFonts w:eastAsia="Times New Roman"/>
                <w:b/>
                <w:bCs/>
              </w:rPr>
            </w:pPr>
            <w:r>
              <w:rPr>
                <w:rFonts w:eastAsia="Times New Roman"/>
                <w:b/>
                <w:bCs/>
              </w:rPr>
              <w:t>34,474,040</w:t>
            </w:r>
          </w:p>
        </w:tc>
        <w:tc>
          <w:tcPr>
            <w:tcW w:w="0" w:type="auto"/>
            <w:shd w:val="clear" w:color="auto" w:fill="CCEEFF"/>
            <w:tcMar>
              <w:top w:w="0" w:type="dxa"/>
              <w:left w:w="0" w:type="dxa"/>
              <w:bottom w:w="30" w:type="dxa"/>
              <w:right w:w="0" w:type="dxa"/>
            </w:tcMar>
            <w:vAlign w:val="bottom"/>
          </w:tcPr>
          <w:p w14:paraId="04360C1F">
            <w:pPr>
              <w:rPr>
                <w:rFonts w:eastAsia="Times New Roman"/>
                <w:b/>
                <w:bCs/>
              </w:rPr>
            </w:pPr>
            <w:r>
              <w:rPr>
                <w:rFonts w:eastAsia="Times New Roman"/>
                <w:b/>
                <w:bCs/>
              </w:rPr>
              <w:t> </w:t>
            </w:r>
          </w:p>
        </w:tc>
      </w:tr>
      <w:tr w14:paraId="7F0E9734">
        <w:tc>
          <w:tcPr>
            <w:tcW w:w="0" w:type="auto"/>
            <w:shd w:val="clear" w:color="auto" w:fill="FFFFFF"/>
            <w:tcMar>
              <w:top w:w="0" w:type="dxa"/>
              <w:left w:w="180" w:type="dxa"/>
              <w:bottom w:w="30" w:type="dxa"/>
              <w:right w:w="0" w:type="dxa"/>
            </w:tcMar>
            <w:vAlign w:val="bottom"/>
          </w:tcPr>
          <w:p w14:paraId="2AEBBE31">
            <w:pPr>
              <w:ind w:hanging="180"/>
              <w:rPr>
                <w:rFonts w:eastAsia="Times New Roman"/>
                <w:b/>
                <w:bCs/>
              </w:rPr>
            </w:pPr>
            <w:r>
              <w:rPr>
                <w:rFonts w:eastAsia="Times New Roman"/>
                <w:b/>
                <w:bCs/>
              </w:rPr>
              <w:t>Total Liabilities</w:t>
            </w:r>
          </w:p>
        </w:tc>
        <w:tc>
          <w:tcPr>
            <w:tcW w:w="0" w:type="auto"/>
            <w:shd w:val="clear" w:color="auto" w:fill="FFFFFF"/>
            <w:tcMar>
              <w:top w:w="0" w:type="dxa"/>
              <w:left w:w="0" w:type="dxa"/>
              <w:bottom w:w="30" w:type="dxa"/>
              <w:right w:w="0" w:type="dxa"/>
            </w:tcMar>
            <w:vAlign w:val="bottom"/>
          </w:tcPr>
          <w:p w14:paraId="30EC16BF">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C317906">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40FCBAA3">
            <w:pPr>
              <w:jc w:val="right"/>
              <w:rPr>
                <w:rFonts w:eastAsia="Times New Roman"/>
                <w:b/>
                <w:bCs/>
              </w:rPr>
            </w:pPr>
            <w:r>
              <w:rPr>
                <w:rFonts w:eastAsia="Times New Roman"/>
                <w:b/>
                <w:bCs/>
              </w:rPr>
              <w:t>327,787,719</w:t>
            </w:r>
          </w:p>
        </w:tc>
        <w:tc>
          <w:tcPr>
            <w:tcW w:w="0" w:type="auto"/>
            <w:shd w:val="clear" w:color="auto" w:fill="FFFFFF"/>
            <w:tcMar>
              <w:top w:w="0" w:type="dxa"/>
              <w:left w:w="0" w:type="dxa"/>
              <w:bottom w:w="30" w:type="dxa"/>
              <w:right w:w="0" w:type="dxa"/>
            </w:tcMar>
            <w:vAlign w:val="bottom"/>
          </w:tcPr>
          <w:p w14:paraId="3A90E8F0">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64452457">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4B8FFFB0">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E50D3DC">
            <w:pPr>
              <w:jc w:val="right"/>
              <w:rPr>
                <w:rFonts w:eastAsia="Times New Roman"/>
                <w:b/>
                <w:bCs/>
              </w:rPr>
            </w:pPr>
            <w:r>
              <w:rPr>
                <w:rFonts w:eastAsia="Times New Roman"/>
                <w:b/>
                <w:bCs/>
              </w:rPr>
              <w:t>330,178,437</w:t>
            </w:r>
          </w:p>
        </w:tc>
        <w:tc>
          <w:tcPr>
            <w:tcW w:w="0" w:type="auto"/>
            <w:shd w:val="clear" w:color="auto" w:fill="FFFFFF"/>
            <w:tcMar>
              <w:top w:w="0" w:type="dxa"/>
              <w:left w:w="0" w:type="dxa"/>
              <w:bottom w:w="30" w:type="dxa"/>
              <w:right w:w="0" w:type="dxa"/>
            </w:tcMar>
            <w:vAlign w:val="bottom"/>
          </w:tcPr>
          <w:p w14:paraId="2DDC7F5B">
            <w:pPr>
              <w:rPr>
                <w:rFonts w:eastAsia="Times New Roman"/>
                <w:b/>
                <w:bCs/>
              </w:rPr>
            </w:pPr>
            <w:r>
              <w:rPr>
                <w:rFonts w:eastAsia="Times New Roman"/>
                <w:b/>
                <w:bCs/>
              </w:rPr>
              <w:t> </w:t>
            </w:r>
          </w:p>
        </w:tc>
      </w:tr>
      <w:tr w14:paraId="6E7F55FA">
        <w:tc>
          <w:tcPr>
            <w:tcW w:w="0" w:type="auto"/>
            <w:shd w:val="clear" w:color="auto" w:fill="CCEEFF"/>
            <w:tcMar>
              <w:top w:w="0" w:type="dxa"/>
              <w:left w:w="180" w:type="dxa"/>
              <w:bottom w:w="0" w:type="dxa"/>
              <w:right w:w="0" w:type="dxa"/>
            </w:tcMar>
            <w:vAlign w:val="bottom"/>
          </w:tcPr>
          <w:p w14:paraId="6DCB9B3A">
            <w:pPr>
              <w:ind w:hanging="180"/>
              <w:rPr>
                <w:rFonts w:eastAsia="Times New Roman"/>
              </w:rPr>
            </w:pPr>
            <w:r>
              <w:rPr>
                <w:rFonts w:eastAsia="Times New Roman"/>
              </w:rPr>
              <w:t> </w:t>
            </w:r>
          </w:p>
        </w:tc>
        <w:tc>
          <w:tcPr>
            <w:tcW w:w="0" w:type="auto"/>
            <w:shd w:val="clear" w:color="auto" w:fill="CCEEFF"/>
            <w:vAlign w:val="bottom"/>
          </w:tcPr>
          <w:p w14:paraId="370EEB4B">
            <w:pPr>
              <w:rPr>
                <w:rFonts w:eastAsia="Times New Roman"/>
              </w:rPr>
            </w:pPr>
            <w:r>
              <w:rPr>
                <w:rFonts w:eastAsia="Times New Roman"/>
              </w:rPr>
              <w:t> </w:t>
            </w:r>
          </w:p>
        </w:tc>
        <w:tc>
          <w:tcPr>
            <w:tcW w:w="0" w:type="auto"/>
            <w:shd w:val="clear" w:color="auto" w:fill="CCEEFF"/>
            <w:vAlign w:val="bottom"/>
          </w:tcPr>
          <w:p w14:paraId="52657363">
            <w:pPr>
              <w:rPr>
                <w:rFonts w:eastAsia="Times New Roman"/>
              </w:rPr>
            </w:pPr>
            <w:r>
              <w:rPr>
                <w:rFonts w:eastAsia="Times New Roman"/>
              </w:rPr>
              <w:t> </w:t>
            </w:r>
          </w:p>
        </w:tc>
        <w:tc>
          <w:tcPr>
            <w:tcW w:w="0" w:type="auto"/>
            <w:shd w:val="clear" w:color="auto" w:fill="CCEEFF"/>
            <w:vAlign w:val="bottom"/>
          </w:tcPr>
          <w:p w14:paraId="19088053">
            <w:pPr>
              <w:jc w:val="right"/>
              <w:rPr>
                <w:rFonts w:eastAsia="Times New Roman"/>
              </w:rPr>
            </w:pPr>
            <w:r>
              <w:rPr>
                <w:rFonts w:eastAsia="Times New Roman"/>
              </w:rPr>
              <w:t> </w:t>
            </w:r>
          </w:p>
        </w:tc>
        <w:tc>
          <w:tcPr>
            <w:tcW w:w="0" w:type="auto"/>
            <w:shd w:val="clear" w:color="auto" w:fill="CCEEFF"/>
            <w:vAlign w:val="bottom"/>
          </w:tcPr>
          <w:p w14:paraId="762F9E15">
            <w:pPr>
              <w:rPr>
                <w:rFonts w:eastAsia="Times New Roman"/>
              </w:rPr>
            </w:pPr>
            <w:r>
              <w:rPr>
                <w:rFonts w:eastAsia="Times New Roman"/>
              </w:rPr>
              <w:t> </w:t>
            </w:r>
          </w:p>
        </w:tc>
        <w:tc>
          <w:tcPr>
            <w:tcW w:w="0" w:type="auto"/>
            <w:shd w:val="clear" w:color="auto" w:fill="CCEEFF"/>
            <w:vAlign w:val="bottom"/>
          </w:tcPr>
          <w:p w14:paraId="1BD072BC">
            <w:pPr>
              <w:rPr>
                <w:rFonts w:eastAsia="Times New Roman"/>
              </w:rPr>
            </w:pPr>
            <w:r>
              <w:rPr>
                <w:rFonts w:eastAsia="Times New Roman"/>
              </w:rPr>
              <w:t> </w:t>
            </w:r>
          </w:p>
        </w:tc>
        <w:tc>
          <w:tcPr>
            <w:tcW w:w="0" w:type="auto"/>
            <w:shd w:val="clear" w:color="auto" w:fill="CCEEFF"/>
            <w:vAlign w:val="bottom"/>
          </w:tcPr>
          <w:p w14:paraId="26CE4760">
            <w:pPr>
              <w:rPr>
                <w:rFonts w:eastAsia="Times New Roman"/>
              </w:rPr>
            </w:pPr>
            <w:r>
              <w:rPr>
                <w:rFonts w:eastAsia="Times New Roman"/>
              </w:rPr>
              <w:t> </w:t>
            </w:r>
          </w:p>
        </w:tc>
        <w:tc>
          <w:tcPr>
            <w:tcW w:w="0" w:type="auto"/>
            <w:shd w:val="clear" w:color="auto" w:fill="CCEEFF"/>
            <w:vAlign w:val="bottom"/>
          </w:tcPr>
          <w:p w14:paraId="529506BD">
            <w:pPr>
              <w:jc w:val="right"/>
              <w:rPr>
                <w:rFonts w:eastAsia="Times New Roman"/>
              </w:rPr>
            </w:pPr>
            <w:r>
              <w:rPr>
                <w:rFonts w:eastAsia="Times New Roman"/>
              </w:rPr>
              <w:t> </w:t>
            </w:r>
          </w:p>
        </w:tc>
        <w:tc>
          <w:tcPr>
            <w:tcW w:w="0" w:type="auto"/>
            <w:shd w:val="clear" w:color="auto" w:fill="CCEEFF"/>
            <w:vAlign w:val="bottom"/>
          </w:tcPr>
          <w:p w14:paraId="3A306AD6">
            <w:pPr>
              <w:rPr>
                <w:rFonts w:eastAsia="Times New Roman"/>
              </w:rPr>
            </w:pPr>
            <w:r>
              <w:rPr>
                <w:rFonts w:eastAsia="Times New Roman"/>
              </w:rPr>
              <w:t> </w:t>
            </w:r>
          </w:p>
        </w:tc>
      </w:tr>
      <w:tr w14:paraId="16DE5D05">
        <w:tc>
          <w:tcPr>
            <w:tcW w:w="0" w:type="auto"/>
            <w:shd w:val="clear" w:color="auto" w:fill="FFFFFF"/>
            <w:tcMar>
              <w:top w:w="0" w:type="dxa"/>
              <w:left w:w="180" w:type="dxa"/>
              <w:bottom w:w="0" w:type="dxa"/>
              <w:right w:w="0" w:type="dxa"/>
            </w:tcMar>
            <w:vAlign w:val="bottom"/>
          </w:tcPr>
          <w:p w14:paraId="2612478A">
            <w:pPr>
              <w:ind w:hanging="180"/>
              <w:rPr>
                <w:rFonts w:eastAsia="Times New Roman"/>
                <w:b/>
                <w:bCs/>
              </w:rPr>
            </w:pPr>
            <w:r>
              <w:rPr>
                <w:rFonts w:eastAsia="Times New Roman"/>
                <w:b/>
                <w:bCs/>
              </w:rPr>
              <w:t>Commitments and Contingencies (Note 1</w:t>
            </w:r>
            <w:r>
              <w:rPr>
                <w:rFonts w:hint="eastAsia"/>
                <w:b/>
                <w:bCs/>
              </w:rPr>
              <w:t>5</w:t>
            </w:r>
            <w:r>
              <w:rPr>
                <w:rFonts w:eastAsia="Times New Roman"/>
                <w:b/>
                <w:bCs/>
              </w:rPr>
              <w:t>)</w:t>
            </w:r>
          </w:p>
        </w:tc>
        <w:tc>
          <w:tcPr>
            <w:tcW w:w="0" w:type="auto"/>
            <w:shd w:val="clear" w:color="auto" w:fill="FFFFFF"/>
            <w:vAlign w:val="bottom"/>
          </w:tcPr>
          <w:p w14:paraId="264F4C61">
            <w:pPr>
              <w:rPr>
                <w:rFonts w:eastAsia="Times New Roman"/>
              </w:rPr>
            </w:pPr>
            <w:r>
              <w:rPr>
                <w:rFonts w:eastAsia="Times New Roman"/>
              </w:rPr>
              <w:t> </w:t>
            </w:r>
          </w:p>
        </w:tc>
        <w:tc>
          <w:tcPr>
            <w:tcW w:w="0" w:type="auto"/>
            <w:shd w:val="clear" w:color="auto" w:fill="FFFFFF"/>
            <w:vAlign w:val="bottom"/>
          </w:tcPr>
          <w:p w14:paraId="4B31F782">
            <w:pPr>
              <w:rPr>
                <w:rFonts w:eastAsia="Times New Roman"/>
              </w:rPr>
            </w:pPr>
            <w:r>
              <w:rPr>
                <w:rFonts w:eastAsia="Times New Roman"/>
              </w:rPr>
              <w:t> </w:t>
            </w:r>
          </w:p>
        </w:tc>
        <w:tc>
          <w:tcPr>
            <w:tcW w:w="0" w:type="auto"/>
            <w:shd w:val="clear" w:color="auto" w:fill="FFFFFF"/>
            <w:vAlign w:val="bottom"/>
          </w:tcPr>
          <w:p w14:paraId="56F12100">
            <w:pPr>
              <w:jc w:val="right"/>
              <w:rPr>
                <w:rFonts w:eastAsia="Times New Roman"/>
              </w:rPr>
            </w:pPr>
            <w:r>
              <w:rPr>
                <w:rFonts w:eastAsia="Times New Roman"/>
              </w:rPr>
              <w:t> </w:t>
            </w:r>
          </w:p>
        </w:tc>
        <w:tc>
          <w:tcPr>
            <w:tcW w:w="0" w:type="auto"/>
            <w:shd w:val="clear" w:color="auto" w:fill="FFFFFF"/>
            <w:vAlign w:val="bottom"/>
          </w:tcPr>
          <w:p w14:paraId="7B8BD09E">
            <w:pPr>
              <w:rPr>
                <w:rFonts w:eastAsia="Times New Roman"/>
              </w:rPr>
            </w:pPr>
            <w:r>
              <w:rPr>
                <w:rFonts w:eastAsia="Times New Roman"/>
              </w:rPr>
              <w:t> </w:t>
            </w:r>
          </w:p>
        </w:tc>
        <w:tc>
          <w:tcPr>
            <w:tcW w:w="0" w:type="auto"/>
            <w:shd w:val="clear" w:color="auto" w:fill="FFFFFF"/>
            <w:vAlign w:val="bottom"/>
          </w:tcPr>
          <w:p w14:paraId="3DCF3283">
            <w:pPr>
              <w:rPr>
                <w:rFonts w:eastAsia="Times New Roman"/>
              </w:rPr>
            </w:pPr>
            <w:r>
              <w:rPr>
                <w:rFonts w:eastAsia="Times New Roman"/>
              </w:rPr>
              <w:t> </w:t>
            </w:r>
          </w:p>
        </w:tc>
        <w:tc>
          <w:tcPr>
            <w:tcW w:w="0" w:type="auto"/>
            <w:shd w:val="clear" w:color="auto" w:fill="FFFFFF"/>
            <w:vAlign w:val="bottom"/>
          </w:tcPr>
          <w:p w14:paraId="50D1A1D5">
            <w:pPr>
              <w:rPr>
                <w:rFonts w:eastAsia="Times New Roman"/>
              </w:rPr>
            </w:pPr>
            <w:r>
              <w:rPr>
                <w:rFonts w:eastAsia="Times New Roman"/>
              </w:rPr>
              <w:t> </w:t>
            </w:r>
          </w:p>
        </w:tc>
        <w:tc>
          <w:tcPr>
            <w:tcW w:w="0" w:type="auto"/>
            <w:shd w:val="clear" w:color="auto" w:fill="FFFFFF"/>
            <w:vAlign w:val="bottom"/>
          </w:tcPr>
          <w:p w14:paraId="153A44D8">
            <w:pPr>
              <w:jc w:val="right"/>
              <w:rPr>
                <w:rFonts w:eastAsia="Times New Roman"/>
              </w:rPr>
            </w:pPr>
            <w:r>
              <w:rPr>
                <w:rFonts w:eastAsia="Times New Roman"/>
              </w:rPr>
              <w:t> </w:t>
            </w:r>
          </w:p>
        </w:tc>
        <w:tc>
          <w:tcPr>
            <w:tcW w:w="0" w:type="auto"/>
            <w:shd w:val="clear" w:color="auto" w:fill="FFFFFF"/>
            <w:vAlign w:val="bottom"/>
          </w:tcPr>
          <w:p w14:paraId="776FCB7C">
            <w:pPr>
              <w:rPr>
                <w:rFonts w:eastAsia="Times New Roman"/>
              </w:rPr>
            </w:pPr>
            <w:r>
              <w:rPr>
                <w:rFonts w:eastAsia="Times New Roman"/>
              </w:rPr>
              <w:t> </w:t>
            </w:r>
          </w:p>
        </w:tc>
      </w:tr>
      <w:tr w14:paraId="587F9215">
        <w:tc>
          <w:tcPr>
            <w:tcW w:w="0" w:type="auto"/>
            <w:shd w:val="clear" w:color="auto" w:fill="CCEEFF"/>
            <w:tcMar>
              <w:top w:w="0" w:type="dxa"/>
              <w:left w:w="180" w:type="dxa"/>
              <w:bottom w:w="0" w:type="dxa"/>
              <w:right w:w="0" w:type="dxa"/>
            </w:tcMar>
            <w:vAlign w:val="bottom"/>
          </w:tcPr>
          <w:p w14:paraId="6BA33DCA">
            <w:pPr>
              <w:ind w:hanging="180"/>
              <w:rPr>
                <w:rFonts w:eastAsia="Times New Roman"/>
              </w:rPr>
            </w:pPr>
            <w:r>
              <w:rPr>
                <w:rFonts w:eastAsia="Times New Roman"/>
              </w:rPr>
              <w:t> </w:t>
            </w:r>
          </w:p>
        </w:tc>
        <w:tc>
          <w:tcPr>
            <w:tcW w:w="0" w:type="auto"/>
            <w:shd w:val="clear" w:color="auto" w:fill="CCEEFF"/>
            <w:vAlign w:val="bottom"/>
          </w:tcPr>
          <w:p w14:paraId="70865854">
            <w:pPr>
              <w:rPr>
                <w:rFonts w:eastAsia="Times New Roman"/>
              </w:rPr>
            </w:pPr>
            <w:r>
              <w:rPr>
                <w:rFonts w:eastAsia="Times New Roman"/>
              </w:rPr>
              <w:t> </w:t>
            </w:r>
          </w:p>
        </w:tc>
        <w:tc>
          <w:tcPr>
            <w:tcW w:w="0" w:type="auto"/>
            <w:shd w:val="clear" w:color="auto" w:fill="CCEEFF"/>
            <w:vAlign w:val="bottom"/>
          </w:tcPr>
          <w:p w14:paraId="6CF788B9">
            <w:pPr>
              <w:rPr>
                <w:rFonts w:eastAsia="Times New Roman"/>
              </w:rPr>
            </w:pPr>
            <w:r>
              <w:rPr>
                <w:rFonts w:eastAsia="Times New Roman"/>
              </w:rPr>
              <w:t> </w:t>
            </w:r>
          </w:p>
        </w:tc>
        <w:tc>
          <w:tcPr>
            <w:tcW w:w="0" w:type="auto"/>
            <w:shd w:val="clear" w:color="auto" w:fill="CCEEFF"/>
            <w:vAlign w:val="bottom"/>
          </w:tcPr>
          <w:p w14:paraId="6F4504EF">
            <w:pPr>
              <w:jc w:val="right"/>
              <w:rPr>
                <w:rFonts w:eastAsia="Times New Roman"/>
              </w:rPr>
            </w:pPr>
            <w:r>
              <w:rPr>
                <w:rFonts w:eastAsia="Times New Roman"/>
              </w:rPr>
              <w:t> </w:t>
            </w:r>
          </w:p>
        </w:tc>
        <w:tc>
          <w:tcPr>
            <w:tcW w:w="0" w:type="auto"/>
            <w:shd w:val="clear" w:color="auto" w:fill="CCEEFF"/>
            <w:vAlign w:val="bottom"/>
          </w:tcPr>
          <w:p w14:paraId="45DB3C09">
            <w:pPr>
              <w:rPr>
                <w:rFonts w:eastAsia="Times New Roman"/>
              </w:rPr>
            </w:pPr>
            <w:r>
              <w:rPr>
                <w:rFonts w:eastAsia="Times New Roman"/>
              </w:rPr>
              <w:t> </w:t>
            </w:r>
          </w:p>
        </w:tc>
        <w:tc>
          <w:tcPr>
            <w:tcW w:w="0" w:type="auto"/>
            <w:shd w:val="clear" w:color="auto" w:fill="CCEEFF"/>
            <w:vAlign w:val="bottom"/>
          </w:tcPr>
          <w:p w14:paraId="069AFED0">
            <w:pPr>
              <w:rPr>
                <w:rFonts w:eastAsia="Times New Roman"/>
              </w:rPr>
            </w:pPr>
            <w:r>
              <w:rPr>
                <w:rFonts w:eastAsia="Times New Roman"/>
              </w:rPr>
              <w:t> </w:t>
            </w:r>
          </w:p>
        </w:tc>
        <w:tc>
          <w:tcPr>
            <w:tcW w:w="0" w:type="auto"/>
            <w:shd w:val="clear" w:color="auto" w:fill="CCEEFF"/>
            <w:vAlign w:val="bottom"/>
          </w:tcPr>
          <w:p w14:paraId="032E275D">
            <w:pPr>
              <w:rPr>
                <w:rFonts w:eastAsia="Times New Roman"/>
              </w:rPr>
            </w:pPr>
            <w:r>
              <w:rPr>
                <w:rFonts w:eastAsia="Times New Roman"/>
              </w:rPr>
              <w:t> </w:t>
            </w:r>
          </w:p>
        </w:tc>
        <w:tc>
          <w:tcPr>
            <w:tcW w:w="0" w:type="auto"/>
            <w:shd w:val="clear" w:color="auto" w:fill="CCEEFF"/>
            <w:vAlign w:val="bottom"/>
          </w:tcPr>
          <w:p w14:paraId="1CA8DE4C">
            <w:pPr>
              <w:jc w:val="right"/>
              <w:rPr>
                <w:rFonts w:eastAsia="Times New Roman"/>
              </w:rPr>
            </w:pPr>
            <w:r>
              <w:rPr>
                <w:rFonts w:eastAsia="Times New Roman"/>
              </w:rPr>
              <w:t> </w:t>
            </w:r>
          </w:p>
        </w:tc>
        <w:tc>
          <w:tcPr>
            <w:tcW w:w="0" w:type="auto"/>
            <w:shd w:val="clear" w:color="auto" w:fill="CCEEFF"/>
            <w:vAlign w:val="bottom"/>
          </w:tcPr>
          <w:p w14:paraId="1564D657">
            <w:pPr>
              <w:rPr>
                <w:rFonts w:eastAsia="Times New Roman"/>
              </w:rPr>
            </w:pPr>
            <w:r>
              <w:rPr>
                <w:rFonts w:eastAsia="Times New Roman"/>
              </w:rPr>
              <w:t> </w:t>
            </w:r>
          </w:p>
        </w:tc>
      </w:tr>
      <w:tr w14:paraId="346660BD">
        <w:tc>
          <w:tcPr>
            <w:tcW w:w="0" w:type="auto"/>
            <w:shd w:val="clear" w:color="auto" w:fill="FFFFFF"/>
            <w:tcMar>
              <w:top w:w="0" w:type="dxa"/>
              <w:left w:w="180" w:type="dxa"/>
              <w:bottom w:w="0" w:type="dxa"/>
              <w:right w:w="0" w:type="dxa"/>
            </w:tcMar>
            <w:vAlign w:val="bottom"/>
          </w:tcPr>
          <w:p w14:paraId="31141E99">
            <w:pPr>
              <w:ind w:hanging="180"/>
              <w:rPr>
                <w:rFonts w:eastAsia="Times New Roman"/>
                <w:b/>
                <w:bCs/>
              </w:rPr>
            </w:pPr>
            <w:r>
              <w:rPr>
                <w:rFonts w:eastAsia="Times New Roman"/>
                <w:b/>
                <w:bCs/>
              </w:rPr>
              <w:t>Shareholders’ Equity</w:t>
            </w:r>
          </w:p>
        </w:tc>
        <w:tc>
          <w:tcPr>
            <w:tcW w:w="0" w:type="auto"/>
            <w:shd w:val="clear" w:color="auto" w:fill="FFFFFF"/>
            <w:vAlign w:val="bottom"/>
          </w:tcPr>
          <w:p w14:paraId="6BE6ADCB">
            <w:pPr>
              <w:rPr>
                <w:rFonts w:eastAsia="Times New Roman"/>
              </w:rPr>
            </w:pPr>
            <w:r>
              <w:rPr>
                <w:rFonts w:eastAsia="Times New Roman"/>
              </w:rPr>
              <w:t> </w:t>
            </w:r>
          </w:p>
        </w:tc>
        <w:tc>
          <w:tcPr>
            <w:tcW w:w="0" w:type="auto"/>
            <w:shd w:val="clear" w:color="auto" w:fill="FFFFFF"/>
            <w:vAlign w:val="bottom"/>
          </w:tcPr>
          <w:p w14:paraId="0BA63943">
            <w:pPr>
              <w:rPr>
                <w:rFonts w:eastAsia="Times New Roman"/>
              </w:rPr>
            </w:pPr>
            <w:r>
              <w:rPr>
                <w:rFonts w:eastAsia="Times New Roman"/>
              </w:rPr>
              <w:t> </w:t>
            </w:r>
          </w:p>
        </w:tc>
        <w:tc>
          <w:tcPr>
            <w:tcW w:w="0" w:type="auto"/>
            <w:shd w:val="clear" w:color="auto" w:fill="FFFFFF"/>
            <w:vAlign w:val="bottom"/>
          </w:tcPr>
          <w:p w14:paraId="02EF8434">
            <w:pPr>
              <w:jc w:val="right"/>
              <w:rPr>
                <w:rFonts w:eastAsia="Times New Roman"/>
              </w:rPr>
            </w:pPr>
            <w:r>
              <w:rPr>
                <w:rFonts w:eastAsia="Times New Roman"/>
              </w:rPr>
              <w:t> </w:t>
            </w:r>
          </w:p>
        </w:tc>
        <w:tc>
          <w:tcPr>
            <w:tcW w:w="0" w:type="auto"/>
            <w:shd w:val="clear" w:color="auto" w:fill="FFFFFF"/>
            <w:vAlign w:val="bottom"/>
          </w:tcPr>
          <w:p w14:paraId="39AF6F98">
            <w:pPr>
              <w:rPr>
                <w:rFonts w:eastAsia="Times New Roman"/>
              </w:rPr>
            </w:pPr>
            <w:r>
              <w:rPr>
                <w:rFonts w:eastAsia="Times New Roman"/>
              </w:rPr>
              <w:t> </w:t>
            </w:r>
          </w:p>
        </w:tc>
        <w:tc>
          <w:tcPr>
            <w:tcW w:w="0" w:type="auto"/>
            <w:shd w:val="clear" w:color="auto" w:fill="FFFFFF"/>
            <w:vAlign w:val="bottom"/>
          </w:tcPr>
          <w:p w14:paraId="1A58F69C">
            <w:pPr>
              <w:rPr>
                <w:rFonts w:eastAsia="Times New Roman"/>
              </w:rPr>
            </w:pPr>
            <w:r>
              <w:rPr>
                <w:rFonts w:eastAsia="Times New Roman"/>
              </w:rPr>
              <w:t> </w:t>
            </w:r>
          </w:p>
        </w:tc>
        <w:tc>
          <w:tcPr>
            <w:tcW w:w="0" w:type="auto"/>
            <w:shd w:val="clear" w:color="auto" w:fill="FFFFFF"/>
            <w:vAlign w:val="bottom"/>
          </w:tcPr>
          <w:p w14:paraId="61F987BA">
            <w:pPr>
              <w:rPr>
                <w:rFonts w:eastAsia="Times New Roman"/>
              </w:rPr>
            </w:pPr>
            <w:r>
              <w:rPr>
                <w:rFonts w:eastAsia="Times New Roman"/>
              </w:rPr>
              <w:t> </w:t>
            </w:r>
          </w:p>
        </w:tc>
        <w:tc>
          <w:tcPr>
            <w:tcW w:w="0" w:type="auto"/>
            <w:shd w:val="clear" w:color="auto" w:fill="FFFFFF"/>
            <w:vAlign w:val="bottom"/>
          </w:tcPr>
          <w:p w14:paraId="3CD8C83B">
            <w:pPr>
              <w:jc w:val="right"/>
              <w:rPr>
                <w:rFonts w:eastAsia="Times New Roman"/>
              </w:rPr>
            </w:pPr>
            <w:r>
              <w:rPr>
                <w:rFonts w:eastAsia="Times New Roman"/>
              </w:rPr>
              <w:t> </w:t>
            </w:r>
          </w:p>
        </w:tc>
        <w:tc>
          <w:tcPr>
            <w:tcW w:w="0" w:type="auto"/>
            <w:shd w:val="clear" w:color="auto" w:fill="FFFFFF"/>
            <w:vAlign w:val="bottom"/>
          </w:tcPr>
          <w:p w14:paraId="63865B38">
            <w:pPr>
              <w:rPr>
                <w:rFonts w:eastAsia="Times New Roman"/>
              </w:rPr>
            </w:pPr>
            <w:r>
              <w:rPr>
                <w:rFonts w:eastAsia="Times New Roman"/>
              </w:rPr>
              <w:t> </w:t>
            </w:r>
          </w:p>
        </w:tc>
      </w:tr>
      <w:tr w14:paraId="243A2926">
        <w:tc>
          <w:tcPr>
            <w:tcW w:w="0" w:type="auto"/>
            <w:shd w:val="clear" w:color="auto" w:fill="CCEEFF"/>
            <w:tcMar>
              <w:top w:w="0" w:type="dxa"/>
              <w:left w:w="180" w:type="dxa"/>
              <w:bottom w:w="0" w:type="dxa"/>
              <w:right w:w="0" w:type="dxa"/>
            </w:tcMar>
            <w:vAlign w:val="bottom"/>
          </w:tcPr>
          <w:p w14:paraId="569A13FE">
            <w:pPr>
              <w:ind w:hanging="180"/>
              <w:rPr>
                <w:rFonts w:eastAsia="Times New Roman"/>
              </w:rPr>
            </w:pPr>
            <w:r>
              <w:rPr>
                <w:rFonts w:eastAsia="Times New Roman"/>
              </w:rPr>
              <w:t>Ordinary shares (par value $0.0001 per share, 500,000,000 shares authorized, 42,718,948 shares and 37,758,997 shares issued as of June 30, 2026 and December 31, 2025, and 42,718,948 shares and 36,712,040 shares outstanding as of June 30, 2026 and December 31, 2025, respectively)</w:t>
            </w:r>
          </w:p>
        </w:tc>
        <w:tc>
          <w:tcPr>
            <w:tcW w:w="0" w:type="auto"/>
            <w:shd w:val="clear" w:color="auto" w:fill="CCEEFF"/>
            <w:vAlign w:val="bottom"/>
          </w:tcPr>
          <w:p w14:paraId="6FFDCF3D">
            <w:pPr>
              <w:rPr>
                <w:rFonts w:eastAsia="Times New Roman"/>
              </w:rPr>
            </w:pPr>
            <w:r>
              <w:rPr>
                <w:rFonts w:eastAsia="Times New Roman"/>
              </w:rPr>
              <w:t> </w:t>
            </w:r>
          </w:p>
        </w:tc>
        <w:tc>
          <w:tcPr>
            <w:tcW w:w="0" w:type="auto"/>
            <w:shd w:val="clear" w:color="auto" w:fill="CCEEFF"/>
            <w:vAlign w:val="bottom"/>
          </w:tcPr>
          <w:p w14:paraId="77043A70">
            <w:pPr>
              <w:rPr>
                <w:rFonts w:eastAsia="Times New Roman"/>
              </w:rPr>
            </w:pPr>
            <w:r>
              <w:rPr>
                <w:rFonts w:eastAsia="Times New Roman"/>
              </w:rPr>
              <w:t> </w:t>
            </w:r>
          </w:p>
        </w:tc>
        <w:tc>
          <w:tcPr>
            <w:tcW w:w="0" w:type="auto"/>
            <w:shd w:val="clear" w:color="auto" w:fill="CCEEFF"/>
            <w:vAlign w:val="bottom"/>
          </w:tcPr>
          <w:p w14:paraId="7842CE73">
            <w:pPr>
              <w:jc w:val="right"/>
              <w:rPr>
                <w:rFonts w:eastAsia="Times New Roman"/>
              </w:rPr>
            </w:pPr>
            <w:r>
              <w:rPr>
                <w:rFonts w:eastAsia="Times New Roman"/>
              </w:rPr>
              <w:t>4,272</w:t>
            </w:r>
          </w:p>
        </w:tc>
        <w:tc>
          <w:tcPr>
            <w:tcW w:w="0" w:type="auto"/>
            <w:shd w:val="clear" w:color="auto" w:fill="CCEEFF"/>
            <w:vAlign w:val="bottom"/>
          </w:tcPr>
          <w:p w14:paraId="35F7040B">
            <w:pPr>
              <w:rPr>
                <w:rFonts w:eastAsia="Times New Roman"/>
              </w:rPr>
            </w:pPr>
            <w:r>
              <w:rPr>
                <w:rFonts w:eastAsia="Times New Roman"/>
              </w:rPr>
              <w:t> </w:t>
            </w:r>
          </w:p>
        </w:tc>
        <w:tc>
          <w:tcPr>
            <w:tcW w:w="0" w:type="auto"/>
            <w:shd w:val="clear" w:color="auto" w:fill="CCEEFF"/>
            <w:vAlign w:val="bottom"/>
          </w:tcPr>
          <w:p w14:paraId="6062F3FC">
            <w:pPr>
              <w:rPr>
                <w:rFonts w:eastAsia="Times New Roman"/>
              </w:rPr>
            </w:pPr>
            <w:r>
              <w:rPr>
                <w:rFonts w:eastAsia="Times New Roman"/>
              </w:rPr>
              <w:t> </w:t>
            </w:r>
          </w:p>
        </w:tc>
        <w:tc>
          <w:tcPr>
            <w:tcW w:w="0" w:type="auto"/>
            <w:shd w:val="clear" w:color="auto" w:fill="CCEEFF"/>
            <w:vAlign w:val="bottom"/>
          </w:tcPr>
          <w:p w14:paraId="4F36EA28">
            <w:pPr>
              <w:rPr>
                <w:rFonts w:eastAsia="Times New Roman"/>
              </w:rPr>
            </w:pPr>
            <w:r>
              <w:rPr>
                <w:rFonts w:eastAsia="Times New Roman"/>
              </w:rPr>
              <w:t> </w:t>
            </w:r>
          </w:p>
        </w:tc>
        <w:tc>
          <w:tcPr>
            <w:tcW w:w="0" w:type="auto"/>
            <w:shd w:val="clear" w:color="auto" w:fill="CCEEFF"/>
            <w:vAlign w:val="bottom"/>
          </w:tcPr>
          <w:p w14:paraId="08C1D1AF">
            <w:pPr>
              <w:jc w:val="right"/>
              <w:rPr>
                <w:rFonts w:eastAsia="Times New Roman"/>
              </w:rPr>
            </w:pPr>
            <w:r>
              <w:rPr>
                <w:rFonts w:eastAsia="Times New Roman"/>
              </w:rPr>
              <w:t>3,671</w:t>
            </w:r>
          </w:p>
        </w:tc>
        <w:tc>
          <w:tcPr>
            <w:tcW w:w="0" w:type="auto"/>
            <w:shd w:val="clear" w:color="auto" w:fill="CCEEFF"/>
            <w:vAlign w:val="bottom"/>
          </w:tcPr>
          <w:p w14:paraId="0E95CF30">
            <w:pPr>
              <w:rPr>
                <w:rFonts w:eastAsia="Times New Roman"/>
              </w:rPr>
            </w:pPr>
            <w:r>
              <w:rPr>
                <w:rFonts w:eastAsia="Times New Roman"/>
              </w:rPr>
              <w:t> </w:t>
            </w:r>
          </w:p>
        </w:tc>
      </w:tr>
      <w:tr w14:paraId="0E3C2F3B">
        <w:tc>
          <w:tcPr>
            <w:tcW w:w="0" w:type="auto"/>
            <w:shd w:val="clear" w:color="auto" w:fill="FFFFFF"/>
            <w:tcMar>
              <w:top w:w="0" w:type="dxa"/>
              <w:left w:w="180" w:type="dxa"/>
              <w:bottom w:w="0" w:type="dxa"/>
              <w:right w:w="0" w:type="dxa"/>
            </w:tcMar>
            <w:vAlign w:val="bottom"/>
          </w:tcPr>
          <w:p w14:paraId="66495FEF">
            <w:pPr>
              <w:ind w:hanging="180"/>
              <w:rPr>
                <w:rFonts w:eastAsia="Times New Roman"/>
              </w:rPr>
            </w:pPr>
            <w:r>
              <w:rPr>
                <w:rFonts w:eastAsia="Times New Roman"/>
              </w:rPr>
              <w:t>Additional paid-in capital</w:t>
            </w:r>
          </w:p>
        </w:tc>
        <w:tc>
          <w:tcPr>
            <w:tcW w:w="0" w:type="auto"/>
            <w:shd w:val="clear" w:color="auto" w:fill="FFFFFF"/>
            <w:vAlign w:val="bottom"/>
          </w:tcPr>
          <w:p w14:paraId="27F23874">
            <w:pPr>
              <w:rPr>
                <w:rFonts w:eastAsia="Times New Roman"/>
              </w:rPr>
            </w:pPr>
            <w:r>
              <w:rPr>
                <w:rFonts w:eastAsia="Times New Roman"/>
              </w:rPr>
              <w:t> </w:t>
            </w:r>
          </w:p>
        </w:tc>
        <w:tc>
          <w:tcPr>
            <w:tcW w:w="0" w:type="auto"/>
            <w:shd w:val="clear" w:color="auto" w:fill="FFFFFF"/>
            <w:vAlign w:val="bottom"/>
          </w:tcPr>
          <w:p w14:paraId="126C91CF">
            <w:pPr>
              <w:rPr>
                <w:rFonts w:eastAsia="Times New Roman"/>
              </w:rPr>
            </w:pPr>
            <w:r>
              <w:rPr>
                <w:rFonts w:eastAsia="Times New Roman"/>
              </w:rPr>
              <w:t> </w:t>
            </w:r>
          </w:p>
        </w:tc>
        <w:tc>
          <w:tcPr>
            <w:tcW w:w="0" w:type="auto"/>
            <w:shd w:val="clear" w:color="auto" w:fill="FFFFFF"/>
            <w:vAlign w:val="bottom"/>
          </w:tcPr>
          <w:p w14:paraId="6A22799B">
            <w:pPr>
              <w:jc w:val="right"/>
              <w:rPr>
                <w:rFonts w:eastAsia="Times New Roman"/>
              </w:rPr>
            </w:pPr>
            <w:r>
              <w:rPr>
                <w:rFonts w:eastAsia="Times New Roman"/>
              </w:rPr>
              <w:t>81,534,872</w:t>
            </w:r>
          </w:p>
        </w:tc>
        <w:tc>
          <w:tcPr>
            <w:tcW w:w="0" w:type="auto"/>
            <w:shd w:val="clear" w:color="auto" w:fill="FFFFFF"/>
            <w:vAlign w:val="bottom"/>
          </w:tcPr>
          <w:p w14:paraId="47A00D1E">
            <w:pPr>
              <w:rPr>
                <w:rFonts w:eastAsia="Times New Roman"/>
              </w:rPr>
            </w:pPr>
            <w:r>
              <w:rPr>
                <w:rFonts w:eastAsia="Times New Roman"/>
              </w:rPr>
              <w:t> </w:t>
            </w:r>
          </w:p>
        </w:tc>
        <w:tc>
          <w:tcPr>
            <w:tcW w:w="0" w:type="auto"/>
            <w:shd w:val="clear" w:color="auto" w:fill="FFFFFF"/>
            <w:vAlign w:val="bottom"/>
          </w:tcPr>
          <w:p w14:paraId="6224219F">
            <w:pPr>
              <w:rPr>
                <w:rFonts w:eastAsia="Times New Roman"/>
              </w:rPr>
            </w:pPr>
            <w:r>
              <w:rPr>
                <w:rFonts w:eastAsia="Times New Roman"/>
              </w:rPr>
              <w:t> </w:t>
            </w:r>
          </w:p>
        </w:tc>
        <w:tc>
          <w:tcPr>
            <w:tcW w:w="0" w:type="auto"/>
            <w:shd w:val="clear" w:color="auto" w:fill="FFFFFF"/>
            <w:vAlign w:val="bottom"/>
          </w:tcPr>
          <w:p w14:paraId="1F2AB5EB">
            <w:pPr>
              <w:rPr>
                <w:rFonts w:eastAsia="Times New Roman"/>
              </w:rPr>
            </w:pPr>
            <w:r>
              <w:rPr>
                <w:rFonts w:eastAsia="Times New Roman"/>
              </w:rPr>
              <w:t> </w:t>
            </w:r>
          </w:p>
        </w:tc>
        <w:tc>
          <w:tcPr>
            <w:tcW w:w="0" w:type="auto"/>
            <w:shd w:val="clear" w:color="auto" w:fill="FFFFFF"/>
            <w:vAlign w:val="bottom"/>
          </w:tcPr>
          <w:p w14:paraId="4491B417">
            <w:pPr>
              <w:jc w:val="right"/>
              <w:rPr>
                <w:rFonts w:eastAsia="Times New Roman"/>
              </w:rPr>
            </w:pPr>
            <w:r>
              <w:rPr>
                <w:rFonts w:eastAsia="Times New Roman"/>
              </w:rPr>
              <w:t>28,779,967</w:t>
            </w:r>
          </w:p>
        </w:tc>
        <w:tc>
          <w:tcPr>
            <w:tcW w:w="0" w:type="auto"/>
            <w:shd w:val="clear" w:color="auto" w:fill="FFFFFF"/>
            <w:vAlign w:val="bottom"/>
          </w:tcPr>
          <w:p w14:paraId="24B6A748">
            <w:pPr>
              <w:rPr>
                <w:rFonts w:eastAsia="Times New Roman"/>
              </w:rPr>
            </w:pPr>
            <w:r>
              <w:rPr>
                <w:rFonts w:eastAsia="Times New Roman"/>
              </w:rPr>
              <w:t> </w:t>
            </w:r>
          </w:p>
        </w:tc>
      </w:tr>
      <w:tr w14:paraId="35B853D3">
        <w:tc>
          <w:tcPr>
            <w:tcW w:w="0" w:type="auto"/>
            <w:shd w:val="clear" w:color="auto" w:fill="CCEEFF"/>
            <w:tcMar>
              <w:top w:w="0" w:type="dxa"/>
              <w:left w:w="180" w:type="dxa"/>
              <w:bottom w:w="0" w:type="dxa"/>
              <w:right w:w="0" w:type="dxa"/>
            </w:tcMar>
            <w:vAlign w:val="bottom"/>
          </w:tcPr>
          <w:p w14:paraId="35EC9525">
            <w:pPr>
              <w:ind w:hanging="180"/>
              <w:rPr>
                <w:rFonts w:eastAsia="Times New Roman"/>
              </w:rPr>
            </w:pPr>
            <w:r>
              <w:rPr>
                <w:rFonts w:eastAsia="Times New Roman"/>
              </w:rPr>
              <w:t>Statutory reserves</w:t>
            </w:r>
          </w:p>
        </w:tc>
        <w:tc>
          <w:tcPr>
            <w:tcW w:w="0" w:type="auto"/>
            <w:shd w:val="clear" w:color="auto" w:fill="CCEEFF"/>
            <w:vAlign w:val="bottom"/>
          </w:tcPr>
          <w:p w14:paraId="50227472">
            <w:pPr>
              <w:rPr>
                <w:rFonts w:eastAsia="Times New Roman"/>
              </w:rPr>
            </w:pPr>
            <w:r>
              <w:rPr>
                <w:rFonts w:eastAsia="Times New Roman"/>
              </w:rPr>
              <w:t> </w:t>
            </w:r>
          </w:p>
        </w:tc>
        <w:tc>
          <w:tcPr>
            <w:tcW w:w="0" w:type="auto"/>
            <w:shd w:val="clear" w:color="auto" w:fill="CCEEFF"/>
            <w:vAlign w:val="bottom"/>
          </w:tcPr>
          <w:p w14:paraId="54DA289B">
            <w:pPr>
              <w:rPr>
                <w:rFonts w:eastAsia="Times New Roman"/>
              </w:rPr>
            </w:pPr>
            <w:r>
              <w:rPr>
                <w:rFonts w:eastAsia="Times New Roman"/>
              </w:rPr>
              <w:t> </w:t>
            </w:r>
          </w:p>
        </w:tc>
        <w:tc>
          <w:tcPr>
            <w:tcW w:w="0" w:type="auto"/>
            <w:shd w:val="clear" w:color="auto" w:fill="CCEEFF"/>
            <w:vAlign w:val="bottom"/>
          </w:tcPr>
          <w:p w14:paraId="5054B16D">
            <w:pPr>
              <w:jc w:val="right"/>
              <w:rPr>
                <w:rFonts w:eastAsia="Times New Roman"/>
              </w:rPr>
            </w:pPr>
            <w:r>
              <w:rPr>
                <w:rFonts w:eastAsia="Times New Roman"/>
              </w:rPr>
              <w:t>100,000</w:t>
            </w:r>
          </w:p>
        </w:tc>
        <w:tc>
          <w:tcPr>
            <w:tcW w:w="0" w:type="auto"/>
            <w:shd w:val="clear" w:color="auto" w:fill="CCEEFF"/>
            <w:vAlign w:val="bottom"/>
          </w:tcPr>
          <w:p w14:paraId="5C278ABF">
            <w:pPr>
              <w:rPr>
                <w:rFonts w:eastAsia="Times New Roman"/>
              </w:rPr>
            </w:pPr>
            <w:r>
              <w:rPr>
                <w:rFonts w:eastAsia="Times New Roman"/>
              </w:rPr>
              <w:t> </w:t>
            </w:r>
          </w:p>
        </w:tc>
        <w:tc>
          <w:tcPr>
            <w:tcW w:w="0" w:type="auto"/>
            <w:shd w:val="clear" w:color="auto" w:fill="CCEEFF"/>
            <w:vAlign w:val="bottom"/>
          </w:tcPr>
          <w:p w14:paraId="7402ADA8">
            <w:pPr>
              <w:rPr>
                <w:rFonts w:eastAsia="Times New Roman"/>
              </w:rPr>
            </w:pPr>
            <w:r>
              <w:rPr>
                <w:rFonts w:eastAsia="Times New Roman"/>
              </w:rPr>
              <w:t> </w:t>
            </w:r>
          </w:p>
        </w:tc>
        <w:tc>
          <w:tcPr>
            <w:tcW w:w="0" w:type="auto"/>
            <w:shd w:val="clear" w:color="auto" w:fill="CCEEFF"/>
            <w:vAlign w:val="bottom"/>
          </w:tcPr>
          <w:p w14:paraId="25CCF1EE">
            <w:pPr>
              <w:rPr>
                <w:rFonts w:eastAsia="Times New Roman"/>
              </w:rPr>
            </w:pPr>
            <w:r>
              <w:rPr>
                <w:rFonts w:eastAsia="Times New Roman"/>
              </w:rPr>
              <w:t> </w:t>
            </w:r>
          </w:p>
        </w:tc>
        <w:tc>
          <w:tcPr>
            <w:tcW w:w="0" w:type="auto"/>
            <w:shd w:val="clear" w:color="auto" w:fill="CCEEFF"/>
            <w:vAlign w:val="bottom"/>
          </w:tcPr>
          <w:p w14:paraId="426A0084">
            <w:pPr>
              <w:jc w:val="right"/>
              <w:rPr>
                <w:rFonts w:eastAsia="Times New Roman"/>
              </w:rPr>
            </w:pPr>
            <w:r>
              <w:rPr>
                <w:rFonts w:eastAsia="Times New Roman"/>
              </w:rPr>
              <w:t>—</w:t>
            </w:r>
          </w:p>
        </w:tc>
        <w:tc>
          <w:tcPr>
            <w:tcW w:w="0" w:type="auto"/>
            <w:shd w:val="clear" w:color="auto" w:fill="CCEEFF"/>
            <w:vAlign w:val="bottom"/>
          </w:tcPr>
          <w:p w14:paraId="77A2A59C">
            <w:pPr>
              <w:rPr>
                <w:rFonts w:eastAsia="Times New Roman"/>
              </w:rPr>
            </w:pPr>
            <w:r>
              <w:rPr>
                <w:rFonts w:eastAsia="Times New Roman"/>
              </w:rPr>
              <w:t> </w:t>
            </w:r>
          </w:p>
        </w:tc>
      </w:tr>
      <w:tr w14:paraId="1E89E72C">
        <w:tc>
          <w:tcPr>
            <w:tcW w:w="0" w:type="auto"/>
            <w:shd w:val="clear" w:color="auto" w:fill="FFFFFF"/>
            <w:tcMar>
              <w:top w:w="0" w:type="dxa"/>
              <w:left w:w="180" w:type="dxa"/>
              <w:bottom w:w="0" w:type="dxa"/>
              <w:right w:w="0" w:type="dxa"/>
            </w:tcMar>
            <w:vAlign w:val="bottom"/>
          </w:tcPr>
          <w:p w14:paraId="7B748CC2">
            <w:pPr>
              <w:ind w:hanging="180"/>
              <w:rPr>
                <w:rFonts w:eastAsia="Times New Roman"/>
              </w:rPr>
            </w:pPr>
            <w:r>
              <w:rPr>
                <w:rFonts w:eastAsia="Times New Roman"/>
              </w:rPr>
              <w:t>Retained earnings</w:t>
            </w:r>
          </w:p>
        </w:tc>
        <w:tc>
          <w:tcPr>
            <w:tcW w:w="0" w:type="auto"/>
            <w:shd w:val="clear" w:color="auto" w:fill="FFFFFF"/>
            <w:vAlign w:val="bottom"/>
          </w:tcPr>
          <w:p w14:paraId="4148D6C7">
            <w:pPr>
              <w:rPr>
                <w:rFonts w:eastAsia="Times New Roman"/>
              </w:rPr>
            </w:pPr>
            <w:r>
              <w:rPr>
                <w:rFonts w:eastAsia="Times New Roman"/>
              </w:rPr>
              <w:t> </w:t>
            </w:r>
          </w:p>
        </w:tc>
        <w:tc>
          <w:tcPr>
            <w:tcW w:w="0" w:type="auto"/>
            <w:shd w:val="clear" w:color="auto" w:fill="FFFFFF"/>
            <w:vAlign w:val="bottom"/>
          </w:tcPr>
          <w:p w14:paraId="22646424">
            <w:pPr>
              <w:rPr>
                <w:rFonts w:eastAsia="Times New Roman"/>
              </w:rPr>
            </w:pPr>
            <w:r>
              <w:rPr>
                <w:rFonts w:eastAsia="Times New Roman"/>
              </w:rPr>
              <w:t> </w:t>
            </w:r>
          </w:p>
        </w:tc>
        <w:tc>
          <w:tcPr>
            <w:tcW w:w="0" w:type="auto"/>
            <w:shd w:val="clear" w:color="auto" w:fill="FFFFFF"/>
            <w:vAlign w:val="bottom"/>
          </w:tcPr>
          <w:p w14:paraId="00627660">
            <w:pPr>
              <w:jc w:val="right"/>
              <w:rPr>
                <w:rFonts w:eastAsia="Times New Roman"/>
              </w:rPr>
            </w:pPr>
            <w:r>
              <w:rPr>
                <w:rFonts w:eastAsia="Times New Roman"/>
              </w:rPr>
              <w:t>135,697,152</w:t>
            </w:r>
          </w:p>
        </w:tc>
        <w:tc>
          <w:tcPr>
            <w:tcW w:w="0" w:type="auto"/>
            <w:shd w:val="clear" w:color="auto" w:fill="FFFFFF"/>
            <w:vAlign w:val="bottom"/>
          </w:tcPr>
          <w:p w14:paraId="5C63E451">
            <w:pPr>
              <w:rPr>
                <w:rFonts w:eastAsia="Times New Roman"/>
              </w:rPr>
            </w:pPr>
            <w:r>
              <w:rPr>
                <w:rFonts w:eastAsia="Times New Roman"/>
              </w:rPr>
              <w:t> </w:t>
            </w:r>
          </w:p>
        </w:tc>
        <w:tc>
          <w:tcPr>
            <w:tcW w:w="0" w:type="auto"/>
            <w:shd w:val="clear" w:color="auto" w:fill="FFFFFF"/>
            <w:vAlign w:val="bottom"/>
          </w:tcPr>
          <w:p w14:paraId="7F3ACE0A">
            <w:pPr>
              <w:rPr>
                <w:rFonts w:eastAsia="Times New Roman"/>
              </w:rPr>
            </w:pPr>
            <w:r>
              <w:rPr>
                <w:rFonts w:eastAsia="Times New Roman"/>
              </w:rPr>
              <w:t> </w:t>
            </w:r>
          </w:p>
        </w:tc>
        <w:tc>
          <w:tcPr>
            <w:tcW w:w="0" w:type="auto"/>
            <w:shd w:val="clear" w:color="auto" w:fill="FFFFFF"/>
            <w:vAlign w:val="bottom"/>
          </w:tcPr>
          <w:p w14:paraId="0DFF6353">
            <w:pPr>
              <w:rPr>
                <w:rFonts w:eastAsia="Times New Roman"/>
              </w:rPr>
            </w:pPr>
            <w:r>
              <w:rPr>
                <w:rFonts w:eastAsia="Times New Roman"/>
              </w:rPr>
              <w:t> </w:t>
            </w:r>
          </w:p>
        </w:tc>
        <w:tc>
          <w:tcPr>
            <w:tcW w:w="0" w:type="auto"/>
            <w:shd w:val="clear" w:color="auto" w:fill="FFFFFF"/>
            <w:vAlign w:val="bottom"/>
          </w:tcPr>
          <w:p w14:paraId="19922D37">
            <w:pPr>
              <w:jc w:val="right"/>
              <w:rPr>
                <w:rFonts w:eastAsia="Times New Roman"/>
              </w:rPr>
            </w:pPr>
            <w:r>
              <w:rPr>
                <w:rFonts w:eastAsia="Times New Roman"/>
              </w:rPr>
              <w:t>89,976,384</w:t>
            </w:r>
          </w:p>
        </w:tc>
        <w:tc>
          <w:tcPr>
            <w:tcW w:w="0" w:type="auto"/>
            <w:shd w:val="clear" w:color="auto" w:fill="FFFFFF"/>
            <w:vAlign w:val="bottom"/>
          </w:tcPr>
          <w:p w14:paraId="17DD4417">
            <w:pPr>
              <w:rPr>
                <w:rFonts w:eastAsia="Times New Roman"/>
              </w:rPr>
            </w:pPr>
            <w:r>
              <w:rPr>
                <w:rFonts w:eastAsia="Times New Roman"/>
              </w:rPr>
              <w:t> </w:t>
            </w:r>
          </w:p>
        </w:tc>
      </w:tr>
      <w:tr w14:paraId="5867B4C5">
        <w:tc>
          <w:tcPr>
            <w:tcW w:w="0" w:type="auto"/>
            <w:shd w:val="clear" w:color="auto" w:fill="CCEEFF"/>
            <w:tcMar>
              <w:top w:w="0" w:type="dxa"/>
              <w:left w:w="180" w:type="dxa"/>
              <w:bottom w:w="30" w:type="dxa"/>
              <w:right w:w="0" w:type="dxa"/>
            </w:tcMar>
            <w:vAlign w:val="bottom"/>
          </w:tcPr>
          <w:p w14:paraId="2B763B08">
            <w:pPr>
              <w:ind w:hanging="180"/>
              <w:rPr>
                <w:rFonts w:eastAsia="Times New Roman"/>
              </w:rPr>
            </w:pPr>
            <w:r>
              <w:rPr>
                <w:rFonts w:eastAsia="Times New Roman"/>
              </w:rPr>
              <w:t>Accumulated other comprehensive loss</w:t>
            </w:r>
          </w:p>
        </w:tc>
        <w:tc>
          <w:tcPr>
            <w:tcW w:w="0" w:type="auto"/>
            <w:shd w:val="clear" w:color="auto" w:fill="CCEEFF"/>
            <w:tcMar>
              <w:top w:w="0" w:type="dxa"/>
              <w:left w:w="0" w:type="dxa"/>
              <w:bottom w:w="30" w:type="dxa"/>
              <w:right w:w="0" w:type="dxa"/>
            </w:tcMar>
            <w:vAlign w:val="bottom"/>
          </w:tcPr>
          <w:p w14:paraId="71C376A6">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2ABA8DA">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3E79986D">
            <w:pPr>
              <w:jc w:val="right"/>
              <w:rPr>
                <w:rFonts w:eastAsia="Times New Roman"/>
              </w:rPr>
            </w:pPr>
            <w:r>
              <w:rPr>
                <w:rFonts w:eastAsia="Times New Roman"/>
              </w:rPr>
              <w:t>(7,549,882</w:t>
            </w:r>
          </w:p>
        </w:tc>
        <w:tc>
          <w:tcPr>
            <w:tcW w:w="0" w:type="auto"/>
            <w:shd w:val="clear" w:color="auto" w:fill="CCEEFF"/>
            <w:tcMar>
              <w:top w:w="0" w:type="dxa"/>
              <w:left w:w="0" w:type="dxa"/>
              <w:bottom w:w="30" w:type="dxa"/>
              <w:right w:w="0" w:type="dxa"/>
            </w:tcMar>
            <w:vAlign w:val="bottom"/>
          </w:tcPr>
          <w:p w14:paraId="59D9505C">
            <w:pPr>
              <w:rPr>
                <w:rFonts w:eastAsia="Times New Roman"/>
              </w:rPr>
            </w:pPr>
            <w:r>
              <w:rPr>
                <w:rFonts w:eastAsia="Times New Roman"/>
              </w:rPr>
              <w:t>)</w:t>
            </w:r>
          </w:p>
        </w:tc>
        <w:tc>
          <w:tcPr>
            <w:tcW w:w="0" w:type="auto"/>
            <w:shd w:val="clear" w:color="auto" w:fill="CCEEFF"/>
            <w:tcMar>
              <w:top w:w="0" w:type="dxa"/>
              <w:left w:w="0" w:type="dxa"/>
              <w:bottom w:w="30" w:type="dxa"/>
              <w:right w:w="0" w:type="dxa"/>
            </w:tcMar>
            <w:vAlign w:val="bottom"/>
          </w:tcPr>
          <w:p w14:paraId="00ECAD32">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12BD0D7D">
            <w:pPr>
              <w:rPr>
                <w:rFonts w:eastAsia="Times New Roman"/>
              </w:rPr>
            </w:pPr>
            <w:r>
              <w:rPr>
                <w:rFonts w:eastAsia="Times New Roman"/>
              </w:rPr>
              <w:t> </w:t>
            </w:r>
          </w:p>
        </w:tc>
        <w:tc>
          <w:tcPr>
            <w:tcW w:w="0" w:type="auto"/>
            <w:tcBorders>
              <w:bottom w:val="single" w:color="000000" w:sz="12" w:space="0"/>
            </w:tcBorders>
            <w:shd w:val="clear" w:color="auto" w:fill="CCEEFF"/>
            <w:vAlign w:val="bottom"/>
          </w:tcPr>
          <w:p w14:paraId="79BB4255">
            <w:pPr>
              <w:jc w:val="right"/>
              <w:rPr>
                <w:rFonts w:eastAsia="Times New Roman"/>
              </w:rPr>
            </w:pPr>
            <w:r>
              <w:rPr>
                <w:rFonts w:eastAsia="Times New Roman"/>
              </w:rPr>
              <w:t>(7,504,638</w:t>
            </w:r>
          </w:p>
        </w:tc>
        <w:tc>
          <w:tcPr>
            <w:tcW w:w="0" w:type="auto"/>
            <w:shd w:val="clear" w:color="auto" w:fill="CCEEFF"/>
            <w:tcMar>
              <w:top w:w="0" w:type="dxa"/>
              <w:left w:w="0" w:type="dxa"/>
              <w:bottom w:w="30" w:type="dxa"/>
              <w:right w:w="0" w:type="dxa"/>
            </w:tcMar>
            <w:vAlign w:val="bottom"/>
          </w:tcPr>
          <w:p w14:paraId="1FECBEFD">
            <w:pPr>
              <w:rPr>
                <w:rFonts w:eastAsia="Times New Roman"/>
              </w:rPr>
            </w:pPr>
            <w:r>
              <w:rPr>
                <w:rFonts w:eastAsia="Times New Roman"/>
              </w:rPr>
              <w:t>)</w:t>
            </w:r>
          </w:p>
        </w:tc>
      </w:tr>
      <w:tr w14:paraId="4D8CF0DE">
        <w:tc>
          <w:tcPr>
            <w:tcW w:w="0" w:type="auto"/>
            <w:shd w:val="clear" w:color="auto" w:fill="FFFFFF"/>
            <w:tcMar>
              <w:top w:w="0" w:type="dxa"/>
              <w:left w:w="180" w:type="dxa"/>
              <w:bottom w:w="30" w:type="dxa"/>
              <w:right w:w="0" w:type="dxa"/>
            </w:tcMar>
            <w:vAlign w:val="bottom"/>
          </w:tcPr>
          <w:p w14:paraId="1D8EC0A3">
            <w:pPr>
              <w:ind w:hanging="180"/>
              <w:rPr>
                <w:rFonts w:eastAsia="Times New Roman"/>
                <w:b/>
                <w:bCs/>
              </w:rPr>
            </w:pPr>
            <w:r>
              <w:rPr>
                <w:rFonts w:eastAsia="Times New Roman"/>
                <w:b/>
                <w:bCs/>
              </w:rPr>
              <w:t>Total Shareholders’ Equity</w:t>
            </w:r>
          </w:p>
        </w:tc>
        <w:tc>
          <w:tcPr>
            <w:tcW w:w="0" w:type="auto"/>
            <w:shd w:val="clear" w:color="auto" w:fill="FFFFFF"/>
            <w:tcMar>
              <w:top w:w="0" w:type="dxa"/>
              <w:left w:w="0" w:type="dxa"/>
              <w:bottom w:w="30" w:type="dxa"/>
              <w:right w:w="0" w:type="dxa"/>
            </w:tcMar>
            <w:vAlign w:val="bottom"/>
          </w:tcPr>
          <w:p w14:paraId="0880E33E">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539A7393">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6750B521">
            <w:pPr>
              <w:jc w:val="right"/>
              <w:rPr>
                <w:rFonts w:eastAsia="Times New Roman"/>
                <w:b/>
                <w:bCs/>
              </w:rPr>
            </w:pPr>
            <w:r>
              <w:rPr>
                <w:rFonts w:eastAsia="Times New Roman"/>
                <w:b/>
                <w:bCs/>
              </w:rPr>
              <w:t>209,786,414</w:t>
            </w:r>
          </w:p>
        </w:tc>
        <w:tc>
          <w:tcPr>
            <w:tcW w:w="0" w:type="auto"/>
            <w:shd w:val="clear" w:color="auto" w:fill="FFFFFF"/>
            <w:tcMar>
              <w:top w:w="0" w:type="dxa"/>
              <w:left w:w="0" w:type="dxa"/>
              <w:bottom w:w="30" w:type="dxa"/>
              <w:right w:w="0" w:type="dxa"/>
            </w:tcMar>
            <w:vAlign w:val="bottom"/>
          </w:tcPr>
          <w:p w14:paraId="1E418DF4">
            <w:pPr>
              <w:rPr>
                <w:rFonts w:eastAsia="Times New Roman"/>
                <w:b/>
                <w:bCs/>
              </w:rPr>
            </w:pPr>
            <w:r>
              <w:rPr>
                <w:rFonts w:eastAsia="Times New Roman"/>
                <w:b/>
                <w:bCs/>
              </w:rPr>
              <w:t> </w:t>
            </w:r>
          </w:p>
        </w:tc>
        <w:tc>
          <w:tcPr>
            <w:tcW w:w="0" w:type="auto"/>
            <w:shd w:val="clear" w:color="auto" w:fill="FFFFFF"/>
            <w:tcMar>
              <w:top w:w="0" w:type="dxa"/>
              <w:left w:w="0" w:type="dxa"/>
              <w:bottom w:w="30" w:type="dxa"/>
              <w:right w:w="0" w:type="dxa"/>
            </w:tcMar>
            <w:vAlign w:val="bottom"/>
          </w:tcPr>
          <w:p w14:paraId="53EF90BF">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2890D7B0">
            <w:pPr>
              <w:rPr>
                <w:rFonts w:eastAsia="Times New Roman"/>
                <w:b/>
                <w:bCs/>
              </w:rPr>
            </w:pPr>
            <w:r>
              <w:rPr>
                <w:rFonts w:eastAsia="Times New Roman"/>
                <w:b/>
                <w:bCs/>
              </w:rPr>
              <w:t> </w:t>
            </w:r>
          </w:p>
        </w:tc>
        <w:tc>
          <w:tcPr>
            <w:tcW w:w="0" w:type="auto"/>
            <w:tcBorders>
              <w:bottom w:val="single" w:color="000000" w:sz="12" w:space="0"/>
            </w:tcBorders>
            <w:shd w:val="clear" w:color="auto" w:fill="FFFFFF"/>
            <w:vAlign w:val="bottom"/>
          </w:tcPr>
          <w:p w14:paraId="57AF4EC8">
            <w:pPr>
              <w:jc w:val="right"/>
              <w:rPr>
                <w:rFonts w:eastAsia="Times New Roman"/>
                <w:b/>
                <w:bCs/>
              </w:rPr>
            </w:pPr>
            <w:r>
              <w:rPr>
                <w:rFonts w:eastAsia="Times New Roman"/>
                <w:b/>
                <w:bCs/>
              </w:rPr>
              <w:t>111,255,384</w:t>
            </w:r>
          </w:p>
        </w:tc>
        <w:tc>
          <w:tcPr>
            <w:tcW w:w="0" w:type="auto"/>
            <w:shd w:val="clear" w:color="auto" w:fill="FFFFFF"/>
            <w:tcMar>
              <w:top w:w="0" w:type="dxa"/>
              <w:left w:w="0" w:type="dxa"/>
              <w:bottom w:w="30" w:type="dxa"/>
              <w:right w:w="0" w:type="dxa"/>
            </w:tcMar>
            <w:vAlign w:val="bottom"/>
          </w:tcPr>
          <w:p w14:paraId="7B6E324F">
            <w:pPr>
              <w:rPr>
                <w:rFonts w:eastAsia="Times New Roman"/>
                <w:b/>
                <w:bCs/>
              </w:rPr>
            </w:pPr>
            <w:r>
              <w:rPr>
                <w:rFonts w:eastAsia="Times New Roman"/>
                <w:b/>
                <w:bCs/>
              </w:rPr>
              <w:t> </w:t>
            </w:r>
          </w:p>
        </w:tc>
      </w:tr>
      <w:tr w14:paraId="0C6B53BF">
        <w:tc>
          <w:tcPr>
            <w:tcW w:w="0" w:type="auto"/>
            <w:shd w:val="clear" w:color="auto" w:fill="CCEEFF"/>
            <w:tcMar>
              <w:top w:w="0" w:type="dxa"/>
              <w:left w:w="180" w:type="dxa"/>
              <w:bottom w:w="0" w:type="dxa"/>
              <w:right w:w="0" w:type="dxa"/>
            </w:tcMar>
            <w:vAlign w:val="bottom"/>
          </w:tcPr>
          <w:p w14:paraId="33014B57">
            <w:pPr>
              <w:ind w:hanging="180"/>
              <w:rPr>
                <w:rFonts w:eastAsia="Times New Roman"/>
              </w:rPr>
            </w:pPr>
            <w:r>
              <w:rPr>
                <w:rFonts w:eastAsia="Times New Roman"/>
              </w:rPr>
              <w:t> </w:t>
            </w:r>
          </w:p>
        </w:tc>
        <w:tc>
          <w:tcPr>
            <w:tcW w:w="0" w:type="auto"/>
            <w:shd w:val="clear" w:color="auto" w:fill="CCEEFF"/>
            <w:vAlign w:val="bottom"/>
          </w:tcPr>
          <w:p w14:paraId="53B42883">
            <w:pPr>
              <w:rPr>
                <w:rFonts w:eastAsia="Times New Roman"/>
              </w:rPr>
            </w:pPr>
            <w:r>
              <w:rPr>
                <w:rFonts w:eastAsia="Times New Roman"/>
              </w:rPr>
              <w:t> </w:t>
            </w:r>
          </w:p>
        </w:tc>
        <w:tc>
          <w:tcPr>
            <w:tcW w:w="0" w:type="auto"/>
            <w:shd w:val="clear" w:color="auto" w:fill="CCEEFF"/>
            <w:vAlign w:val="bottom"/>
          </w:tcPr>
          <w:p w14:paraId="4183169C">
            <w:pPr>
              <w:rPr>
                <w:rFonts w:eastAsia="Times New Roman"/>
              </w:rPr>
            </w:pPr>
            <w:r>
              <w:rPr>
                <w:rFonts w:eastAsia="Times New Roman"/>
              </w:rPr>
              <w:t> </w:t>
            </w:r>
          </w:p>
        </w:tc>
        <w:tc>
          <w:tcPr>
            <w:tcW w:w="0" w:type="auto"/>
            <w:shd w:val="clear" w:color="auto" w:fill="CCEEFF"/>
            <w:vAlign w:val="bottom"/>
          </w:tcPr>
          <w:p w14:paraId="5D074386">
            <w:pPr>
              <w:jc w:val="right"/>
              <w:rPr>
                <w:rFonts w:eastAsia="Times New Roman"/>
              </w:rPr>
            </w:pPr>
            <w:r>
              <w:rPr>
                <w:rFonts w:eastAsia="Times New Roman"/>
              </w:rPr>
              <w:t> </w:t>
            </w:r>
          </w:p>
        </w:tc>
        <w:tc>
          <w:tcPr>
            <w:tcW w:w="0" w:type="auto"/>
            <w:shd w:val="clear" w:color="auto" w:fill="CCEEFF"/>
            <w:vAlign w:val="bottom"/>
          </w:tcPr>
          <w:p w14:paraId="7AB6583F">
            <w:pPr>
              <w:rPr>
                <w:rFonts w:eastAsia="Times New Roman"/>
              </w:rPr>
            </w:pPr>
            <w:r>
              <w:rPr>
                <w:rFonts w:eastAsia="Times New Roman"/>
              </w:rPr>
              <w:t> </w:t>
            </w:r>
          </w:p>
        </w:tc>
        <w:tc>
          <w:tcPr>
            <w:tcW w:w="0" w:type="auto"/>
            <w:shd w:val="clear" w:color="auto" w:fill="CCEEFF"/>
            <w:vAlign w:val="bottom"/>
          </w:tcPr>
          <w:p w14:paraId="406470A8">
            <w:pPr>
              <w:rPr>
                <w:rFonts w:eastAsia="Times New Roman"/>
              </w:rPr>
            </w:pPr>
            <w:r>
              <w:rPr>
                <w:rFonts w:eastAsia="Times New Roman"/>
              </w:rPr>
              <w:t> </w:t>
            </w:r>
          </w:p>
        </w:tc>
        <w:tc>
          <w:tcPr>
            <w:tcW w:w="0" w:type="auto"/>
            <w:shd w:val="clear" w:color="auto" w:fill="CCEEFF"/>
            <w:vAlign w:val="bottom"/>
          </w:tcPr>
          <w:p w14:paraId="6842BBF7">
            <w:pPr>
              <w:rPr>
                <w:rFonts w:eastAsia="Times New Roman"/>
              </w:rPr>
            </w:pPr>
            <w:r>
              <w:rPr>
                <w:rFonts w:eastAsia="Times New Roman"/>
              </w:rPr>
              <w:t> </w:t>
            </w:r>
          </w:p>
        </w:tc>
        <w:tc>
          <w:tcPr>
            <w:tcW w:w="0" w:type="auto"/>
            <w:shd w:val="clear" w:color="auto" w:fill="CCEEFF"/>
            <w:vAlign w:val="bottom"/>
          </w:tcPr>
          <w:p w14:paraId="6331D1E3">
            <w:pPr>
              <w:jc w:val="right"/>
              <w:rPr>
                <w:rFonts w:eastAsia="Times New Roman"/>
              </w:rPr>
            </w:pPr>
            <w:r>
              <w:rPr>
                <w:rFonts w:eastAsia="Times New Roman"/>
              </w:rPr>
              <w:t> </w:t>
            </w:r>
          </w:p>
        </w:tc>
        <w:tc>
          <w:tcPr>
            <w:tcW w:w="0" w:type="auto"/>
            <w:shd w:val="clear" w:color="auto" w:fill="CCEEFF"/>
            <w:vAlign w:val="bottom"/>
          </w:tcPr>
          <w:p w14:paraId="094DE588">
            <w:pPr>
              <w:rPr>
                <w:rFonts w:eastAsia="Times New Roman"/>
              </w:rPr>
            </w:pPr>
            <w:r>
              <w:rPr>
                <w:rFonts w:eastAsia="Times New Roman"/>
              </w:rPr>
              <w:t> </w:t>
            </w:r>
          </w:p>
        </w:tc>
      </w:tr>
      <w:tr w14:paraId="2843CCAB">
        <w:tc>
          <w:tcPr>
            <w:tcW w:w="0" w:type="auto"/>
            <w:shd w:val="clear" w:color="auto" w:fill="FFFFFF"/>
            <w:tcMar>
              <w:top w:w="0" w:type="dxa"/>
              <w:left w:w="180" w:type="dxa"/>
              <w:bottom w:w="50" w:type="dxa"/>
              <w:right w:w="0" w:type="dxa"/>
            </w:tcMar>
            <w:vAlign w:val="bottom"/>
          </w:tcPr>
          <w:p w14:paraId="0C7888DA">
            <w:pPr>
              <w:ind w:hanging="180"/>
              <w:rPr>
                <w:rFonts w:eastAsia="Times New Roman"/>
                <w:b/>
                <w:bCs/>
              </w:rPr>
            </w:pPr>
            <w:r>
              <w:rPr>
                <w:rFonts w:eastAsia="Times New Roman"/>
                <w:b/>
                <w:bCs/>
              </w:rPr>
              <w:t>Total Liabilities and Shareholders’ Equity</w:t>
            </w:r>
          </w:p>
        </w:tc>
        <w:tc>
          <w:tcPr>
            <w:tcW w:w="0" w:type="auto"/>
            <w:shd w:val="clear" w:color="auto" w:fill="FFFFFF"/>
            <w:tcMar>
              <w:top w:w="0" w:type="dxa"/>
              <w:left w:w="0" w:type="dxa"/>
              <w:bottom w:w="50" w:type="dxa"/>
              <w:right w:w="0" w:type="dxa"/>
            </w:tcMar>
            <w:vAlign w:val="bottom"/>
          </w:tcPr>
          <w:p w14:paraId="0726CB18">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764A1E86">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1481ED79">
            <w:pPr>
              <w:jc w:val="right"/>
              <w:rPr>
                <w:rFonts w:eastAsia="Times New Roman"/>
                <w:b/>
                <w:bCs/>
              </w:rPr>
            </w:pPr>
            <w:r>
              <w:rPr>
                <w:rFonts w:eastAsia="Times New Roman"/>
                <w:b/>
                <w:bCs/>
              </w:rPr>
              <w:t>537,574,133</w:t>
            </w:r>
          </w:p>
        </w:tc>
        <w:tc>
          <w:tcPr>
            <w:tcW w:w="0" w:type="auto"/>
            <w:shd w:val="clear" w:color="auto" w:fill="FFFFFF"/>
            <w:tcMar>
              <w:top w:w="0" w:type="dxa"/>
              <w:left w:w="0" w:type="dxa"/>
              <w:bottom w:w="50" w:type="dxa"/>
              <w:right w:w="0" w:type="dxa"/>
            </w:tcMar>
            <w:vAlign w:val="bottom"/>
          </w:tcPr>
          <w:p w14:paraId="577FF8EC">
            <w:pPr>
              <w:rPr>
                <w:rFonts w:eastAsia="Times New Roman"/>
                <w:b/>
                <w:bCs/>
              </w:rPr>
            </w:pPr>
            <w:r>
              <w:rPr>
                <w:rFonts w:eastAsia="Times New Roman"/>
                <w:b/>
                <w:bCs/>
              </w:rPr>
              <w:t> </w:t>
            </w:r>
          </w:p>
        </w:tc>
        <w:tc>
          <w:tcPr>
            <w:tcW w:w="0" w:type="auto"/>
            <w:shd w:val="clear" w:color="auto" w:fill="FFFFFF"/>
            <w:tcMar>
              <w:top w:w="0" w:type="dxa"/>
              <w:left w:w="0" w:type="dxa"/>
              <w:bottom w:w="50" w:type="dxa"/>
              <w:right w:w="0" w:type="dxa"/>
            </w:tcMar>
            <w:vAlign w:val="bottom"/>
          </w:tcPr>
          <w:p w14:paraId="637D57E3">
            <w:pPr>
              <w:rPr>
                <w:rFonts w:eastAsia="Times New Roman"/>
                <w:b/>
                <w:bCs/>
              </w:rPr>
            </w:pPr>
            <w:r>
              <w:rPr>
                <w:rFonts w:eastAsia="Times New Roman"/>
                <w:b/>
                <w:bCs/>
              </w:rPr>
              <w:t> </w:t>
            </w:r>
          </w:p>
        </w:tc>
        <w:tc>
          <w:tcPr>
            <w:tcW w:w="0" w:type="auto"/>
            <w:tcBorders>
              <w:bottom w:val="double" w:color="000000" w:sz="12" w:space="0"/>
            </w:tcBorders>
            <w:shd w:val="clear" w:color="auto" w:fill="FFFFFF"/>
            <w:vAlign w:val="bottom"/>
          </w:tcPr>
          <w:p w14:paraId="5AA19DB8">
            <w:pPr>
              <w:rPr>
                <w:rFonts w:eastAsia="Times New Roman"/>
                <w:b/>
                <w:bCs/>
              </w:rPr>
            </w:pPr>
            <w:r>
              <w:rPr>
                <w:rFonts w:eastAsia="Times New Roman"/>
                <w:b/>
                <w:bCs/>
              </w:rPr>
              <w:t>$</w:t>
            </w:r>
          </w:p>
        </w:tc>
        <w:tc>
          <w:tcPr>
            <w:tcW w:w="0" w:type="auto"/>
            <w:tcBorders>
              <w:bottom w:val="double" w:color="000000" w:sz="12" w:space="0"/>
            </w:tcBorders>
            <w:shd w:val="clear" w:color="auto" w:fill="FFFFFF"/>
            <w:vAlign w:val="bottom"/>
          </w:tcPr>
          <w:p w14:paraId="052C7829">
            <w:pPr>
              <w:jc w:val="right"/>
              <w:rPr>
                <w:rFonts w:eastAsia="Times New Roman"/>
                <w:b/>
                <w:bCs/>
              </w:rPr>
            </w:pPr>
            <w:r>
              <w:rPr>
                <w:rFonts w:eastAsia="Times New Roman"/>
                <w:b/>
                <w:bCs/>
              </w:rPr>
              <w:t>441,433,821</w:t>
            </w:r>
          </w:p>
        </w:tc>
        <w:tc>
          <w:tcPr>
            <w:tcW w:w="0" w:type="auto"/>
            <w:shd w:val="clear" w:color="auto" w:fill="FFFFFF"/>
            <w:tcMar>
              <w:top w:w="0" w:type="dxa"/>
              <w:left w:w="0" w:type="dxa"/>
              <w:bottom w:w="50" w:type="dxa"/>
              <w:right w:w="0" w:type="dxa"/>
            </w:tcMar>
            <w:vAlign w:val="bottom"/>
          </w:tcPr>
          <w:p w14:paraId="160A67FB">
            <w:pPr>
              <w:rPr>
                <w:rFonts w:eastAsia="Times New Roman"/>
                <w:b/>
                <w:bCs/>
              </w:rPr>
            </w:pPr>
            <w:r>
              <w:rPr>
                <w:rFonts w:eastAsia="Times New Roman"/>
                <w:b/>
                <w:bCs/>
              </w:rPr>
              <w:t> </w:t>
            </w:r>
          </w:p>
        </w:tc>
      </w:tr>
    </w:tbl>
    <w:p w14:paraId="4FF8A435">
      <w:pPr>
        <w:jc w:val="center"/>
      </w:pPr>
      <w:r>
        <w:t> </w:t>
      </w:r>
    </w:p>
    <w:p w14:paraId="64D95593">
      <w:pPr>
        <w:spacing w:after="200"/>
      </w:pPr>
    </w:p>
    <w:p w14:paraId="54B97ABB">
      <w:pPr>
        <w:spacing w:after="200"/>
      </w:pPr>
    </w:p>
    <w:p w14:paraId="3407A7B6">
      <w:pPr>
        <w:jc w:val="center"/>
      </w:pPr>
      <w:r>
        <w:rPr>
          <w:b/>
          <w:bCs/>
        </w:rPr>
        <w:t>TOYO Co., Ltd</w:t>
      </w:r>
      <w:r>
        <w:rPr>
          <w:b/>
          <w:bCs/>
        </w:rPr>
        <w:br w:type="textWrapping"/>
      </w:r>
      <w:r>
        <w:rPr>
          <w:b/>
          <w:bCs/>
        </w:rPr>
        <w:t>UNAUDITED CONDENSED CONSOLIDATED STATEMENTS OF CASH FLOWS</w:t>
      </w:r>
      <w:r>
        <w:rPr>
          <w:b/>
          <w:bCs/>
        </w:rPr>
        <w:br w:type="textWrapping"/>
      </w:r>
      <w:r>
        <w:rPr>
          <w:b/>
          <w:bCs/>
        </w:rPr>
        <w:t>(Currency expressed in United States Dollars (“US$”)</w:t>
      </w:r>
    </w:p>
    <w:p w14:paraId="24B9C4D0">
      <w:pPr>
        <w:jc w:val="center"/>
      </w:pPr>
      <w:r>
        <w:rPr>
          <w:b/>
          <w:bCs/>
        </w:rPr>
        <w:t> </w:t>
      </w:r>
    </w:p>
    <w:tbl>
      <w:tblPr>
        <w:tblStyle w:val="16"/>
        <w:tblW w:w="5000" w:type="pct"/>
        <w:tblInd w:w="0" w:type="dxa"/>
        <w:tblLayout w:type="autofit"/>
        <w:tblCellMar>
          <w:top w:w="0" w:type="dxa"/>
          <w:left w:w="0" w:type="dxa"/>
          <w:bottom w:w="0" w:type="dxa"/>
          <w:right w:w="0" w:type="dxa"/>
        </w:tblCellMar>
      </w:tblPr>
      <w:tblGrid>
        <w:gridCol w:w="7636"/>
        <w:gridCol w:w="76"/>
        <w:gridCol w:w="100"/>
        <w:gridCol w:w="1000"/>
        <w:gridCol w:w="67"/>
        <w:gridCol w:w="67"/>
        <w:gridCol w:w="100"/>
        <w:gridCol w:w="967"/>
        <w:gridCol w:w="67"/>
      </w:tblGrid>
      <w:tr w14:paraId="452D577E">
        <w:tc>
          <w:tcPr>
            <w:tcW w:w="0" w:type="auto"/>
            <w:vAlign w:val="bottom"/>
          </w:tcPr>
          <w:p w14:paraId="05C03549">
            <w:r>
              <w:t> </w:t>
            </w:r>
          </w:p>
        </w:tc>
        <w:tc>
          <w:tcPr>
            <w:tcW w:w="0" w:type="auto"/>
            <w:tcMar>
              <w:top w:w="0" w:type="dxa"/>
              <w:left w:w="0" w:type="dxa"/>
              <w:bottom w:w="30" w:type="dxa"/>
              <w:right w:w="0" w:type="dxa"/>
            </w:tcMar>
            <w:vAlign w:val="bottom"/>
          </w:tcPr>
          <w:p w14:paraId="39C8DD34">
            <w:pPr>
              <w:rPr>
                <w:b/>
                <w:bCs/>
              </w:rPr>
            </w:pPr>
            <w:r>
              <w:rPr>
                <w:b/>
                <w:bCs/>
              </w:rPr>
              <w:t> </w:t>
            </w:r>
          </w:p>
        </w:tc>
        <w:tc>
          <w:tcPr>
            <w:tcW w:w="0" w:type="auto"/>
            <w:gridSpan w:val="6"/>
            <w:tcBorders>
              <w:bottom w:val="single" w:color="000000" w:sz="12" w:space="0"/>
            </w:tcBorders>
            <w:vAlign w:val="bottom"/>
          </w:tcPr>
          <w:p w14:paraId="69DAE9C2">
            <w:pPr>
              <w:jc w:val="center"/>
              <w:rPr>
                <w:b/>
                <w:bCs/>
              </w:rPr>
            </w:pPr>
            <w:r>
              <w:rPr>
                <w:b/>
                <w:bCs/>
              </w:rPr>
              <w:t>For the Six Months Ended</w:t>
            </w:r>
            <w:r>
              <w:rPr>
                <w:b/>
                <w:bCs/>
              </w:rPr>
              <w:br w:type="textWrapping"/>
            </w:r>
            <w:r>
              <w:rPr>
                <w:b/>
                <w:bCs/>
              </w:rPr>
              <w:t>June 30,</w:t>
            </w:r>
          </w:p>
        </w:tc>
        <w:tc>
          <w:tcPr>
            <w:tcW w:w="0" w:type="auto"/>
            <w:tcMar>
              <w:top w:w="0" w:type="dxa"/>
              <w:left w:w="0" w:type="dxa"/>
              <w:bottom w:w="30" w:type="dxa"/>
              <w:right w:w="0" w:type="dxa"/>
            </w:tcMar>
            <w:vAlign w:val="bottom"/>
          </w:tcPr>
          <w:p w14:paraId="0E469777">
            <w:pPr>
              <w:rPr>
                <w:b/>
                <w:bCs/>
              </w:rPr>
            </w:pPr>
            <w:r>
              <w:rPr>
                <w:b/>
                <w:bCs/>
              </w:rPr>
              <w:t> </w:t>
            </w:r>
          </w:p>
        </w:tc>
      </w:tr>
      <w:tr w14:paraId="4C90CFEA">
        <w:tc>
          <w:tcPr>
            <w:tcW w:w="0" w:type="auto"/>
            <w:vAlign w:val="bottom"/>
          </w:tcPr>
          <w:p w14:paraId="77825D81">
            <w:r>
              <w:t> </w:t>
            </w:r>
          </w:p>
        </w:tc>
        <w:tc>
          <w:tcPr>
            <w:tcW w:w="0" w:type="auto"/>
            <w:tcMar>
              <w:top w:w="0" w:type="dxa"/>
              <w:left w:w="0" w:type="dxa"/>
              <w:bottom w:w="30" w:type="dxa"/>
              <w:right w:w="0" w:type="dxa"/>
            </w:tcMar>
            <w:vAlign w:val="bottom"/>
          </w:tcPr>
          <w:p w14:paraId="5F4A0ACF">
            <w:pPr>
              <w:rPr>
                <w:b/>
                <w:bCs/>
              </w:rPr>
            </w:pPr>
            <w:r>
              <w:rPr>
                <w:b/>
                <w:bCs/>
              </w:rPr>
              <w:t> </w:t>
            </w:r>
          </w:p>
        </w:tc>
        <w:tc>
          <w:tcPr>
            <w:tcW w:w="0" w:type="auto"/>
            <w:gridSpan w:val="2"/>
            <w:tcBorders>
              <w:bottom w:val="single" w:color="000000" w:sz="12" w:space="0"/>
            </w:tcBorders>
            <w:vAlign w:val="bottom"/>
          </w:tcPr>
          <w:p w14:paraId="368D853C">
            <w:pPr>
              <w:jc w:val="center"/>
              <w:rPr>
                <w:b/>
                <w:bCs/>
              </w:rPr>
            </w:pPr>
            <w:r>
              <w:rPr>
                <w:b/>
                <w:bCs/>
              </w:rPr>
              <w:t>2026</w:t>
            </w:r>
          </w:p>
        </w:tc>
        <w:tc>
          <w:tcPr>
            <w:tcW w:w="0" w:type="auto"/>
            <w:tcMar>
              <w:top w:w="0" w:type="dxa"/>
              <w:left w:w="0" w:type="dxa"/>
              <w:bottom w:w="30" w:type="dxa"/>
              <w:right w:w="0" w:type="dxa"/>
            </w:tcMar>
            <w:vAlign w:val="bottom"/>
          </w:tcPr>
          <w:p w14:paraId="6E3D270F">
            <w:pPr>
              <w:rPr>
                <w:b/>
                <w:bCs/>
              </w:rPr>
            </w:pPr>
            <w:r>
              <w:rPr>
                <w:b/>
                <w:bCs/>
              </w:rPr>
              <w:t> </w:t>
            </w:r>
          </w:p>
        </w:tc>
        <w:tc>
          <w:tcPr>
            <w:tcW w:w="0" w:type="auto"/>
            <w:tcMar>
              <w:top w:w="0" w:type="dxa"/>
              <w:left w:w="0" w:type="dxa"/>
              <w:bottom w:w="30" w:type="dxa"/>
              <w:right w:w="0" w:type="dxa"/>
            </w:tcMar>
            <w:vAlign w:val="bottom"/>
          </w:tcPr>
          <w:p w14:paraId="3B10699A">
            <w:pPr>
              <w:rPr>
                <w:b/>
                <w:bCs/>
              </w:rPr>
            </w:pPr>
            <w:r>
              <w:rPr>
                <w:b/>
                <w:bCs/>
              </w:rPr>
              <w:t> </w:t>
            </w:r>
          </w:p>
        </w:tc>
        <w:tc>
          <w:tcPr>
            <w:tcW w:w="0" w:type="auto"/>
            <w:gridSpan w:val="2"/>
            <w:tcBorders>
              <w:bottom w:val="single" w:color="000000" w:sz="12" w:space="0"/>
            </w:tcBorders>
            <w:vAlign w:val="bottom"/>
          </w:tcPr>
          <w:p w14:paraId="7FB01C39">
            <w:pPr>
              <w:jc w:val="center"/>
              <w:rPr>
                <w:b/>
                <w:bCs/>
              </w:rPr>
            </w:pPr>
            <w:r>
              <w:rPr>
                <w:b/>
                <w:bCs/>
              </w:rPr>
              <w:t>2025</w:t>
            </w:r>
          </w:p>
        </w:tc>
        <w:tc>
          <w:tcPr>
            <w:tcW w:w="0" w:type="auto"/>
            <w:tcMar>
              <w:top w:w="0" w:type="dxa"/>
              <w:left w:w="0" w:type="dxa"/>
              <w:bottom w:w="30" w:type="dxa"/>
              <w:right w:w="0" w:type="dxa"/>
            </w:tcMar>
            <w:vAlign w:val="bottom"/>
          </w:tcPr>
          <w:p w14:paraId="2237AA66">
            <w:pPr>
              <w:rPr>
                <w:b/>
                <w:bCs/>
              </w:rPr>
            </w:pPr>
            <w:r>
              <w:rPr>
                <w:b/>
                <w:bCs/>
              </w:rPr>
              <w:t> </w:t>
            </w:r>
          </w:p>
        </w:tc>
      </w:tr>
      <w:tr w14:paraId="08253232">
        <w:tc>
          <w:tcPr>
            <w:tcW w:w="3800" w:type="pct"/>
            <w:shd w:val="clear" w:color="auto" w:fill="CCEEFF"/>
            <w:tcMar>
              <w:top w:w="0" w:type="dxa"/>
              <w:left w:w="180" w:type="dxa"/>
              <w:bottom w:w="30" w:type="dxa"/>
              <w:right w:w="0" w:type="dxa"/>
            </w:tcMar>
            <w:vAlign w:val="bottom"/>
          </w:tcPr>
          <w:p w14:paraId="6A851B12">
            <w:pPr>
              <w:ind w:hanging="180"/>
              <w:rPr>
                <w:b/>
                <w:bCs/>
              </w:rPr>
            </w:pPr>
            <w:r>
              <w:rPr>
                <w:b/>
                <w:bCs/>
              </w:rPr>
              <w:t>Net cash provided by operating activities</w:t>
            </w:r>
          </w:p>
        </w:tc>
        <w:tc>
          <w:tcPr>
            <w:tcW w:w="50" w:type="pct"/>
            <w:shd w:val="clear" w:color="auto" w:fill="CCEEFF"/>
            <w:tcMar>
              <w:top w:w="0" w:type="dxa"/>
              <w:left w:w="0" w:type="dxa"/>
              <w:bottom w:w="30" w:type="dxa"/>
              <w:right w:w="0" w:type="dxa"/>
            </w:tcMar>
            <w:vAlign w:val="bottom"/>
          </w:tcPr>
          <w:p w14:paraId="0F6C844B">
            <w:pPr>
              <w:rPr>
                <w:b/>
                <w:bCs/>
              </w:rPr>
            </w:pPr>
            <w:r>
              <w:rPr>
                <w:b/>
                <w:bCs/>
              </w:rPr>
              <w:t> </w:t>
            </w:r>
          </w:p>
        </w:tc>
        <w:tc>
          <w:tcPr>
            <w:tcW w:w="50" w:type="pct"/>
            <w:tcBorders>
              <w:bottom w:val="single" w:color="000000" w:sz="12" w:space="0"/>
            </w:tcBorders>
            <w:shd w:val="clear" w:color="auto" w:fill="CCEEFF"/>
            <w:vAlign w:val="bottom"/>
          </w:tcPr>
          <w:p w14:paraId="511BE34C">
            <w:pPr>
              <w:rPr>
                <w:b/>
                <w:bCs/>
              </w:rPr>
            </w:pPr>
            <w:r>
              <w:rPr>
                <w:b/>
                <w:bCs/>
              </w:rPr>
              <w:t>$</w:t>
            </w:r>
          </w:p>
        </w:tc>
        <w:tc>
          <w:tcPr>
            <w:tcW w:w="450" w:type="pct"/>
            <w:tcBorders>
              <w:bottom w:val="single" w:color="000000" w:sz="12" w:space="0"/>
            </w:tcBorders>
            <w:shd w:val="clear" w:color="auto" w:fill="CCEEFF"/>
            <w:vAlign w:val="bottom"/>
          </w:tcPr>
          <w:p w14:paraId="35EBC156">
            <w:pPr>
              <w:jc w:val="right"/>
              <w:rPr>
                <w:b/>
                <w:bCs/>
              </w:rPr>
            </w:pPr>
            <w:r>
              <w:rPr>
                <w:b/>
                <w:bCs/>
              </w:rPr>
              <w:t>61,439,429</w:t>
            </w:r>
          </w:p>
        </w:tc>
        <w:tc>
          <w:tcPr>
            <w:tcW w:w="50" w:type="pct"/>
            <w:shd w:val="clear" w:color="auto" w:fill="CCEEFF"/>
            <w:tcMar>
              <w:top w:w="0" w:type="dxa"/>
              <w:left w:w="0" w:type="dxa"/>
              <w:bottom w:w="30" w:type="dxa"/>
              <w:right w:w="0" w:type="dxa"/>
            </w:tcMar>
            <w:vAlign w:val="bottom"/>
          </w:tcPr>
          <w:p w14:paraId="3064DB35">
            <w:pPr>
              <w:rPr>
                <w:b/>
                <w:bCs/>
              </w:rPr>
            </w:pPr>
            <w:r>
              <w:rPr>
                <w:b/>
                <w:bCs/>
              </w:rPr>
              <w:t> </w:t>
            </w:r>
          </w:p>
        </w:tc>
        <w:tc>
          <w:tcPr>
            <w:tcW w:w="50" w:type="pct"/>
            <w:shd w:val="clear" w:color="auto" w:fill="CCEEFF"/>
            <w:tcMar>
              <w:top w:w="0" w:type="dxa"/>
              <w:left w:w="0" w:type="dxa"/>
              <w:bottom w:w="30" w:type="dxa"/>
              <w:right w:w="0" w:type="dxa"/>
            </w:tcMar>
            <w:vAlign w:val="bottom"/>
          </w:tcPr>
          <w:p w14:paraId="283A475D">
            <w:pPr>
              <w:rPr>
                <w:b/>
                <w:bCs/>
              </w:rPr>
            </w:pPr>
            <w:r>
              <w:rPr>
                <w:b/>
                <w:bCs/>
              </w:rPr>
              <w:t> </w:t>
            </w:r>
          </w:p>
        </w:tc>
        <w:tc>
          <w:tcPr>
            <w:tcW w:w="50" w:type="pct"/>
            <w:tcBorders>
              <w:bottom w:val="single" w:color="000000" w:sz="12" w:space="0"/>
            </w:tcBorders>
            <w:shd w:val="clear" w:color="auto" w:fill="CCEEFF"/>
            <w:vAlign w:val="bottom"/>
          </w:tcPr>
          <w:p w14:paraId="5ED07CB8">
            <w:pPr>
              <w:rPr>
                <w:b/>
                <w:bCs/>
              </w:rPr>
            </w:pPr>
            <w:r>
              <w:rPr>
                <w:b/>
                <w:bCs/>
              </w:rPr>
              <w:t>$</w:t>
            </w:r>
          </w:p>
        </w:tc>
        <w:tc>
          <w:tcPr>
            <w:tcW w:w="450" w:type="pct"/>
            <w:tcBorders>
              <w:bottom w:val="single" w:color="000000" w:sz="12" w:space="0"/>
            </w:tcBorders>
            <w:shd w:val="clear" w:color="auto" w:fill="CCEEFF"/>
            <w:vAlign w:val="bottom"/>
          </w:tcPr>
          <w:p w14:paraId="7F4D990C">
            <w:pPr>
              <w:jc w:val="right"/>
              <w:rPr>
                <w:b/>
                <w:bCs/>
              </w:rPr>
            </w:pPr>
            <w:r>
              <w:rPr>
                <w:b/>
                <w:bCs/>
              </w:rPr>
              <w:t>40,045,122</w:t>
            </w:r>
          </w:p>
        </w:tc>
        <w:tc>
          <w:tcPr>
            <w:tcW w:w="50" w:type="pct"/>
            <w:shd w:val="clear" w:color="auto" w:fill="CCEEFF"/>
            <w:tcMar>
              <w:top w:w="0" w:type="dxa"/>
              <w:left w:w="0" w:type="dxa"/>
              <w:bottom w:w="30" w:type="dxa"/>
              <w:right w:w="0" w:type="dxa"/>
            </w:tcMar>
            <w:vAlign w:val="bottom"/>
          </w:tcPr>
          <w:p w14:paraId="5EF56B60">
            <w:pPr>
              <w:rPr>
                <w:b/>
                <w:bCs/>
              </w:rPr>
            </w:pPr>
            <w:r>
              <w:rPr>
                <w:b/>
                <w:bCs/>
              </w:rPr>
              <w:t> </w:t>
            </w:r>
          </w:p>
        </w:tc>
      </w:tr>
      <w:tr w14:paraId="30405A7A">
        <w:tc>
          <w:tcPr>
            <w:tcW w:w="0" w:type="auto"/>
            <w:shd w:val="clear" w:color="auto" w:fill="FFFFFF"/>
            <w:tcMar>
              <w:top w:w="0" w:type="dxa"/>
              <w:left w:w="180" w:type="dxa"/>
              <w:bottom w:w="0" w:type="dxa"/>
              <w:right w:w="0" w:type="dxa"/>
            </w:tcMar>
            <w:vAlign w:val="bottom"/>
          </w:tcPr>
          <w:p w14:paraId="1603665C">
            <w:pPr>
              <w:ind w:hanging="180"/>
            </w:pPr>
            <w:r>
              <w:t> </w:t>
            </w:r>
          </w:p>
        </w:tc>
        <w:tc>
          <w:tcPr>
            <w:tcW w:w="0" w:type="auto"/>
            <w:shd w:val="clear" w:color="auto" w:fill="FFFFFF"/>
            <w:vAlign w:val="bottom"/>
          </w:tcPr>
          <w:p w14:paraId="1B7A81C2">
            <w:r>
              <w:t> </w:t>
            </w:r>
          </w:p>
        </w:tc>
        <w:tc>
          <w:tcPr>
            <w:tcW w:w="0" w:type="auto"/>
            <w:shd w:val="clear" w:color="auto" w:fill="FFFFFF"/>
            <w:vAlign w:val="bottom"/>
          </w:tcPr>
          <w:p w14:paraId="45D0BB01">
            <w:r>
              <w:t> </w:t>
            </w:r>
          </w:p>
        </w:tc>
        <w:tc>
          <w:tcPr>
            <w:tcW w:w="0" w:type="auto"/>
            <w:shd w:val="clear" w:color="auto" w:fill="FFFFFF"/>
            <w:vAlign w:val="bottom"/>
          </w:tcPr>
          <w:p w14:paraId="73A2F2CC">
            <w:pPr>
              <w:jc w:val="right"/>
            </w:pPr>
            <w:r>
              <w:t> </w:t>
            </w:r>
          </w:p>
        </w:tc>
        <w:tc>
          <w:tcPr>
            <w:tcW w:w="0" w:type="auto"/>
            <w:shd w:val="clear" w:color="auto" w:fill="FFFFFF"/>
            <w:vAlign w:val="bottom"/>
          </w:tcPr>
          <w:p w14:paraId="4D49695B">
            <w:r>
              <w:t> </w:t>
            </w:r>
          </w:p>
        </w:tc>
        <w:tc>
          <w:tcPr>
            <w:tcW w:w="0" w:type="auto"/>
            <w:shd w:val="clear" w:color="auto" w:fill="FFFFFF"/>
            <w:vAlign w:val="bottom"/>
          </w:tcPr>
          <w:p w14:paraId="145B9B9B">
            <w:r>
              <w:t> </w:t>
            </w:r>
          </w:p>
        </w:tc>
        <w:tc>
          <w:tcPr>
            <w:tcW w:w="0" w:type="auto"/>
            <w:shd w:val="clear" w:color="auto" w:fill="FFFFFF"/>
            <w:vAlign w:val="bottom"/>
          </w:tcPr>
          <w:p w14:paraId="196D5118">
            <w:r>
              <w:t> </w:t>
            </w:r>
          </w:p>
        </w:tc>
        <w:tc>
          <w:tcPr>
            <w:tcW w:w="0" w:type="auto"/>
            <w:shd w:val="clear" w:color="auto" w:fill="FFFFFF"/>
            <w:vAlign w:val="bottom"/>
          </w:tcPr>
          <w:p w14:paraId="11CCB9A6">
            <w:pPr>
              <w:jc w:val="right"/>
            </w:pPr>
            <w:r>
              <w:t> </w:t>
            </w:r>
          </w:p>
        </w:tc>
        <w:tc>
          <w:tcPr>
            <w:tcW w:w="0" w:type="auto"/>
            <w:shd w:val="clear" w:color="auto" w:fill="FFFFFF"/>
            <w:vAlign w:val="bottom"/>
          </w:tcPr>
          <w:p w14:paraId="75FAC40F">
            <w:r>
              <w:t> </w:t>
            </w:r>
          </w:p>
        </w:tc>
      </w:tr>
      <w:tr w14:paraId="117939BF">
        <w:tc>
          <w:tcPr>
            <w:tcW w:w="0" w:type="auto"/>
            <w:shd w:val="clear" w:color="auto" w:fill="CCEEFF"/>
            <w:tcMar>
              <w:top w:w="0" w:type="dxa"/>
              <w:left w:w="180" w:type="dxa"/>
              <w:bottom w:w="0" w:type="dxa"/>
              <w:right w:w="0" w:type="dxa"/>
            </w:tcMar>
            <w:vAlign w:val="bottom"/>
          </w:tcPr>
          <w:p w14:paraId="2FDBCADF">
            <w:pPr>
              <w:ind w:hanging="180"/>
              <w:rPr>
                <w:b/>
                <w:bCs/>
              </w:rPr>
            </w:pPr>
            <w:r>
              <w:rPr>
                <w:b/>
                <w:bCs/>
              </w:rPr>
              <w:t>Cash flows from investing activities:</w:t>
            </w:r>
          </w:p>
        </w:tc>
        <w:tc>
          <w:tcPr>
            <w:tcW w:w="0" w:type="auto"/>
            <w:shd w:val="clear" w:color="auto" w:fill="CCEEFF"/>
            <w:vAlign w:val="bottom"/>
          </w:tcPr>
          <w:p w14:paraId="1E028A9B">
            <w:r>
              <w:t> </w:t>
            </w:r>
          </w:p>
        </w:tc>
        <w:tc>
          <w:tcPr>
            <w:tcW w:w="0" w:type="auto"/>
            <w:shd w:val="clear" w:color="auto" w:fill="CCEEFF"/>
            <w:vAlign w:val="bottom"/>
          </w:tcPr>
          <w:p w14:paraId="628C1B9F">
            <w:r>
              <w:t> </w:t>
            </w:r>
          </w:p>
        </w:tc>
        <w:tc>
          <w:tcPr>
            <w:tcW w:w="0" w:type="auto"/>
            <w:shd w:val="clear" w:color="auto" w:fill="CCEEFF"/>
            <w:vAlign w:val="bottom"/>
          </w:tcPr>
          <w:p w14:paraId="340C8F42">
            <w:pPr>
              <w:jc w:val="right"/>
            </w:pPr>
            <w:r>
              <w:t> </w:t>
            </w:r>
          </w:p>
        </w:tc>
        <w:tc>
          <w:tcPr>
            <w:tcW w:w="0" w:type="auto"/>
            <w:shd w:val="clear" w:color="auto" w:fill="CCEEFF"/>
            <w:vAlign w:val="bottom"/>
          </w:tcPr>
          <w:p w14:paraId="60E0B16A">
            <w:r>
              <w:t> </w:t>
            </w:r>
          </w:p>
        </w:tc>
        <w:tc>
          <w:tcPr>
            <w:tcW w:w="0" w:type="auto"/>
            <w:shd w:val="clear" w:color="auto" w:fill="CCEEFF"/>
            <w:vAlign w:val="bottom"/>
          </w:tcPr>
          <w:p w14:paraId="27031291">
            <w:r>
              <w:t> </w:t>
            </w:r>
          </w:p>
        </w:tc>
        <w:tc>
          <w:tcPr>
            <w:tcW w:w="0" w:type="auto"/>
            <w:shd w:val="clear" w:color="auto" w:fill="CCEEFF"/>
            <w:vAlign w:val="bottom"/>
          </w:tcPr>
          <w:p w14:paraId="3BEBFD19">
            <w:r>
              <w:t> </w:t>
            </w:r>
          </w:p>
        </w:tc>
        <w:tc>
          <w:tcPr>
            <w:tcW w:w="0" w:type="auto"/>
            <w:shd w:val="clear" w:color="auto" w:fill="CCEEFF"/>
            <w:vAlign w:val="bottom"/>
          </w:tcPr>
          <w:p w14:paraId="6759794D">
            <w:pPr>
              <w:jc w:val="right"/>
            </w:pPr>
            <w:r>
              <w:t> </w:t>
            </w:r>
          </w:p>
        </w:tc>
        <w:tc>
          <w:tcPr>
            <w:tcW w:w="0" w:type="auto"/>
            <w:shd w:val="clear" w:color="auto" w:fill="CCEEFF"/>
            <w:vAlign w:val="bottom"/>
          </w:tcPr>
          <w:p w14:paraId="6E8F7B47">
            <w:r>
              <w:t> </w:t>
            </w:r>
          </w:p>
        </w:tc>
      </w:tr>
      <w:tr w14:paraId="04D52A28">
        <w:tc>
          <w:tcPr>
            <w:tcW w:w="0" w:type="auto"/>
            <w:shd w:val="clear" w:color="auto" w:fill="FFFFFF"/>
            <w:tcMar>
              <w:top w:w="0" w:type="dxa"/>
              <w:left w:w="180" w:type="dxa"/>
              <w:bottom w:w="0" w:type="dxa"/>
              <w:right w:w="0" w:type="dxa"/>
            </w:tcMar>
            <w:vAlign w:val="bottom"/>
          </w:tcPr>
          <w:p w14:paraId="72A91E0A">
            <w:pPr>
              <w:ind w:hanging="180"/>
            </w:pPr>
            <w:r>
              <w:t>Purchase of property and equipment</w:t>
            </w:r>
          </w:p>
        </w:tc>
        <w:tc>
          <w:tcPr>
            <w:tcW w:w="0" w:type="auto"/>
            <w:shd w:val="clear" w:color="auto" w:fill="FFFFFF"/>
            <w:vAlign w:val="bottom"/>
          </w:tcPr>
          <w:p w14:paraId="5CF254AD">
            <w:r>
              <w:t> </w:t>
            </w:r>
          </w:p>
        </w:tc>
        <w:tc>
          <w:tcPr>
            <w:tcW w:w="0" w:type="auto"/>
            <w:shd w:val="clear" w:color="auto" w:fill="FFFFFF"/>
            <w:vAlign w:val="bottom"/>
          </w:tcPr>
          <w:p w14:paraId="57A7522E">
            <w:r>
              <w:t> </w:t>
            </w:r>
          </w:p>
        </w:tc>
        <w:tc>
          <w:tcPr>
            <w:tcW w:w="0" w:type="auto"/>
            <w:shd w:val="clear" w:color="auto" w:fill="FFFFFF"/>
            <w:vAlign w:val="bottom"/>
          </w:tcPr>
          <w:p w14:paraId="490886AD">
            <w:pPr>
              <w:jc w:val="right"/>
            </w:pPr>
            <w:r>
              <w:t>(27,780,462</w:t>
            </w:r>
          </w:p>
        </w:tc>
        <w:tc>
          <w:tcPr>
            <w:tcW w:w="0" w:type="auto"/>
            <w:shd w:val="clear" w:color="auto" w:fill="FFFFFF"/>
            <w:vAlign w:val="bottom"/>
          </w:tcPr>
          <w:p w14:paraId="67237E20">
            <w:r>
              <w:t>)</w:t>
            </w:r>
          </w:p>
        </w:tc>
        <w:tc>
          <w:tcPr>
            <w:tcW w:w="0" w:type="auto"/>
            <w:shd w:val="clear" w:color="auto" w:fill="FFFFFF"/>
            <w:vAlign w:val="bottom"/>
          </w:tcPr>
          <w:p w14:paraId="57AA8550">
            <w:r>
              <w:t> </w:t>
            </w:r>
          </w:p>
        </w:tc>
        <w:tc>
          <w:tcPr>
            <w:tcW w:w="0" w:type="auto"/>
            <w:shd w:val="clear" w:color="auto" w:fill="FFFFFF"/>
            <w:vAlign w:val="bottom"/>
          </w:tcPr>
          <w:p w14:paraId="43C93949">
            <w:r>
              <w:t> </w:t>
            </w:r>
          </w:p>
        </w:tc>
        <w:tc>
          <w:tcPr>
            <w:tcW w:w="0" w:type="auto"/>
            <w:shd w:val="clear" w:color="auto" w:fill="FFFFFF"/>
            <w:vAlign w:val="bottom"/>
          </w:tcPr>
          <w:p w14:paraId="19A77C97">
            <w:pPr>
              <w:jc w:val="right"/>
            </w:pPr>
            <w:r>
              <w:t>(47,128,016</w:t>
            </w:r>
          </w:p>
        </w:tc>
        <w:tc>
          <w:tcPr>
            <w:tcW w:w="0" w:type="auto"/>
            <w:shd w:val="clear" w:color="auto" w:fill="FFFFFF"/>
            <w:vAlign w:val="bottom"/>
          </w:tcPr>
          <w:p w14:paraId="496362E1">
            <w:r>
              <w:t>)</w:t>
            </w:r>
          </w:p>
        </w:tc>
      </w:tr>
      <w:tr w14:paraId="02E9C2EE">
        <w:tc>
          <w:tcPr>
            <w:tcW w:w="0" w:type="auto"/>
            <w:shd w:val="clear" w:color="auto" w:fill="CCEEFF"/>
            <w:tcMar>
              <w:top w:w="0" w:type="dxa"/>
              <w:left w:w="180" w:type="dxa"/>
              <w:bottom w:w="30" w:type="dxa"/>
              <w:right w:w="0" w:type="dxa"/>
            </w:tcMar>
            <w:vAlign w:val="bottom"/>
          </w:tcPr>
          <w:p w14:paraId="00BF00E6">
            <w:pPr>
              <w:ind w:hanging="180"/>
            </w:pPr>
            <w:r>
              <w:t>Advances made to a related party</w:t>
            </w:r>
          </w:p>
        </w:tc>
        <w:tc>
          <w:tcPr>
            <w:tcW w:w="0" w:type="auto"/>
            <w:shd w:val="clear" w:color="auto" w:fill="CCEEFF"/>
            <w:tcMar>
              <w:top w:w="0" w:type="dxa"/>
              <w:left w:w="0" w:type="dxa"/>
              <w:bottom w:w="30" w:type="dxa"/>
              <w:right w:w="0" w:type="dxa"/>
            </w:tcMar>
            <w:vAlign w:val="bottom"/>
          </w:tcPr>
          <w:p w14:paraId="3A922C28">
            <w:r>
              <w:t> </w:t>
            </w:r>
          </w:p>
        </w:tc>
        <w:tc>
          <w:tcPr>
            <w:tcW w:w="0" w:type="auto"/>
            <w:tcBorders>
              <w:bottom w:val="single" w:color="000000" w:sz="12" w:space="0"/>
            </w:tcBorders>
            <w:shd w:val="clear" w:color="auto" w:fill="CCEEFF"/>
            <w:vAlign w:val="bottom"/>
          </w:tcPr>
          <w:p w14:paraId="14B4C1A4">
            <w:r>
              <w:t> </w:t>
            </w:r>
          </w:p>
        </w:tc>
        <w:tc>
          <w:tcPr>
            <w:tcW w:w="0" w:type="auto"/>
            <w:tcBorders>
              <w:bottom w:val="single" w:color="000000" w:sz="12" w:space="0"/>
            </w:tcBorders>
            <w:shd w:val="clear" w:color="auto" w:fill="CCEEFF"/>
            <w:vAlign w:val="bottom"/>
          </w:tcPr>
          <w:p w14:paraId="75757DFA">
            <w:pPr>
              <w:jc w:val="right"/>
            </w:pPr>
            <w:r>
              <w:t>—</w:t>
            </w:r>
          </w:p>
        </w:tc>
        <w:tc>
          <w:tcPr>
            <w:tcW w:w="0" w:type="auto"/>
            <w:shd w:val="clear" w:color="auto" w:fill="CCEEFF"/>
            <w:tcMar>
              <w:top w:w="0" w:type="dxa"/>
              <w:left w:w="0" w:type="dxa"/>
              <w:bottom w:w="30" w:type="dxa"/>
              <w:right w:w="0" w:type="dxa"/>
            </w:tcMar>
            <w:vAlign w:val="bottom"/>
          </w:tcPr>
          <w:p w14:paraId="376ED203">
            <w:r>
              <w:t> </w:t>
            </w:r>
          </w:p>
        </w:tc>
        <w:tc>
          <w:tcPr>
            <w:tcW w:w="0" w:type="auto"/>
            <w:shd w:val="clear" w:color="auto" w:fill="CCEEFF"/>
            <w:tcMar>
              <w:top w:w="0" w:type="dxa"/>
              <w:left w:w="0" w:type="dxa"/>
              <w:bottom w:w="30" w:type="dxa"/>
              <w:right w:w="0" w:type="dxa"/>
            </w:tcMar>
            <w:vAlign w:val="bottom"/>
          </w:tcPr>
          <w:p w14:paraId="317B9009">
            <w:r>
              <w:t> </w:t>
            </w:r>
          </w:p>
        </w:tc>
        <w:tc>
          <w:tcPr>
            <w:tcW w:w="0" w:type="auto"/>
            <w:tcBorders>
              <w:bottom w:val="single" w:color="000000" w:sz="12" w:space="0"/>
            </w:tcBorders>
            <w:shd w:val="clear" w:color="auto" w:fill="CCEEFF"/>
            <w:vAlign w:val="bottom"/>
          </w:tcPr>
          <w:p w14:paraId="6C518607">
            <w:r>
              <w:t> </w:t>
            </w:r>
          </w:p>
        </w:tc>
        <w:tc>
          <w:tcPr>
            <w:tcW w:w="0" w:type="auto"/>
            <w:tcBorders>
              <w:bottom w:val="single" w:color="000000" w:sz="12" w:space="0"/>
            </w:tcBorders>
            <w:shd w:val="clear" w:color="auto" w:fill="CCEEFF"/>
            <w:vAlign w:val="bottom"/>
          </w:tcPr>
          <w:p w14:paraId="0E8FB5CE">
            <w:pPr>
              <w:jc w:val="right"/>
            </w:pPr>
            <w:r>
              <w:t>(67,393</w:t>
            </w:r>
          </w:p>
        </w:tc>
        <w:tc>
          <w:tcPr>
            <w:tcW w:w="0" w:type="auto"/>
            <w:shd w:val="clear" w:color="auto" w:fill="CCEEFF"/>
            <w:tcMar>
              <w:top w:w="0" w:type="dxa"/>
              <w:left w:w="0" w:type="dxa"/>
              <w:bottom w:w="30" w:type="dxa"/>
              <w:right w:w="0" w:type="dxa"/>
            </w:tcMar>
            <w:vAlign w:val="bottom"/>
          </w:tcPr>
          <w:p w14:paraId="3A3E4BAB">
            <w:r>
              <w:t>)</w:t>
            </w:r>
          </w:p>
        </w:tc>
      </w:tr>
      <w:tr w14:paraId="769B46F1">
        <w:tc>
          <w:tcPr>
            <w:tcW w:w="0" w:type="auto"/>
            <w:shd w:val="clear" w:color="auto" w:fill="FFFFFF"/>
            <w:tcMar>
              <w:top w:w="0" w:type="dxa"/>
              <w:left w:w="180" w:type="dxa"/>
              <w:bottom w:w="30" w:type="dxa"/>
              <w:right w:w="0" w:type="dxa"/>
            </w:tcMar>
            <w:vAlign w:val="bottom"/>
          </w:tcPr>
          <w:p w14:paraId="5CE7D5D6">
            <w:pPr>
              <w:ind w:hanging="180"/>
              <w:rPr>
                <w:b/>
                <w:bCs/>
              </w:rPr>
            </w:pPr>
            <w:r>
              <w:rPr>
                <w:b/>
                <w:bCs/>
              </w:rPr>
              <w:t>Net cash used in investing activities</w:t>
            </w:r>
          </w:p>
        </w:tc>
        <w:tc>
          <w:tcPr>
            <w:tcW w:w="0" w:type="auto"/>
            <w:shd w:val="clear" w:color="auto" w:fill="FFFFFF"/>
            <w:tcMar>
              <w:top w:w="0" w:type="dxa"/>
              <w:left w:w="0" w:type="dxa"/>
              <w:bottom w:w="30" w:type="dxa"/>
              <w:right w:w="0" w:type="dxa"/>
            </w:tcMar>
            <w:vAlign w:val="bottom"/>
          </w:tcPr>
          <w:p w14:paraId="4503677C">
            <w:pPr>
              <w:rPr>
                <w:b/>
                <w:bCs/>
              </w:rPr>
            </w:pPr>
            <w:r>
              <w:rPr>
                <w:b/>
                <w:bCs/>
              </w:rPr>
              <w:t> </w:t>
            </w:r>
          </w:p>
        </w:tc>
        <w:tc>
          <w:tcPr>
            <w:tcW w:w="0" w:type="auto"/>
            <w:tcBorders>
              <w:bottom w:val="single" w:color="000000" w:sz="12" w:space="0"/>
            </w:tcBorders>
            <w:shd w:val="clear" w:color="auto" w:fill="FFFFFF"/>
            <w:vAlign w:val="bottom"/>
          </w:tcPr>
          <w:p w14:paraId="2EA5CA61">
            <w:pPr>
              <w:rPr>
                <w:b/>
                <w:bCs/>
              </w:rPr>
            </w:pPr>
            <w:r>
              <w:rPr>
                <w:b/>
                <w:bCs/>
              </w:rPr>
              <w:t> </w:t>
            </w:r>
          </w:p>
        </w:tc>
        <w:tc>
          <w:tcPr>
            <w:tcW w:w="0" w:type="auto"/>
            <w:tcBorders>
              <w:bottom w:val="single" w:color="000000" w:sz="12" w:space="0"/>
            </w:tcBorders>
            <w:shd w:val="clear" w:color="auto" w:fill="FFFFFF"/>
            <w:vAlign w:val="bottom"/>
          </w:tcPr>
          <w:p w14:paraId="2951A5E9">
            <w:pPr>
              <w:jc w:val="right"/>
              <w:rPr>
                <w:b/>
                <w:bCs/>
              </w:rPr>
            </w:pPr>
            <w:r>
              <w:rPr>
                <w:b/>
                <w:bCs/>
              </w:rPr>
              <w:t>(27,780,462</w:t>
            </w:r>
          </w:p>
        </w:tc>
        <w:tc>
          <w:tcPr>
            <w:tcW w:w="0" w:type="auto"/>
            <w:shd w:val="clear" w:color="auto" w:fill="FFFFFF"/>
            <w:tcMar>
              <w:top w:w="0" w:type="dxa"/>
              <w:left w:w="0" w:type="dxa"/>
              <w:bottom w:w="30" w:type="dxa"/>
              <w:right w:w="0" w:type="dxa"/>
            </w:tcMar>
            <w:vAlign w:val="bottom"/>
          </w:tcPr>
          <w:p w14:paraId="3C5697BD">
            <w:pPr>
              <w:rPr>
                <w:b/>
                <w:bCs/>
              </w:rPr>
            </w:pPr>
            <w:r>
              <w:rPr>
                <w:b/>
                <w:bCs/>
              </w:rPr>
              <w:t>)</w:t>
            </w:r>
          </w:p>
        </w:tc>
        <w:tc>
          <w:tcPr>
            <w:tcW w:w="0" w:type="auto"/>
            <w:shd w:val="clear" w:color="auto" w:fill="FFFFFF"/>
            <w:tcMar>
              <w:top w:w="0" w:type="dxa"/>
              <w:left w:w="0" w:type="dxa"/>
              <w:bottom w:w="30" w:type="dxa"/>
              <w:right w:w="0" w:type="dxa"/>
            </w:tcMar>
            <w:vAlign w:val="bottom"/>
          </w:tcPr>
          <w:p w14:paraId="6107FB0F">
            <w:pPr>
              <w:rPr>
                <w:b/>
                <w:bCs/>
              </w:rPr>
            </w:pPr>
            <w:r>
              <w:rPr>
                <w:b/>
                <w:bCs/>
              </w:rPr>
              <w:t> </w:t>
            </w:r>
          </w:p>
        </w:tc>
        <w:tc>
          <w:tcPr>
            <w:tcW w:w="0" w:type="auto"/>
            <w:tcBorders>
              <w:bottom w:val="single" w:color="000000" w:sz="12" w:space="0"/>
            </w:tcBorders>
            <w:shd w:val="clear" w:color="auto" w:fill="FFFFFF"/>
            <w:vAlign w:val="bottom"/>
          </w:tcPr>
          <w:p w14:paraId="0A3760A5">
            <w:pPr>
              <w:rPr>
                <w:b/>
                <w:bCs/>
              </w:rPr>
            </w:pPr>
            <w:r>
              <w:rPr>
                <w:b/>
                <w:bCs/>
              </w:rPr>
              <w:t> </w:t>
            </w:r>
          </w:p>
        </w:tc>
        <w:tc>
          <w:tcPr>
            <w:tcW w:w="0" w:type="auto"/>
            <w:tcBorders>
              <w:bottom w:val="single" w:color="000000" w:sz="12" w:space="0"/>
            </w:tcBorders>
            <w:shd w:val="clear" w:color="auto" w:fill="FFFFFF"/>
            <w:vAlign w:val="bottom"/>
          </w:tcPr>
          <w:p w14:paraId="09834687">
            <w:pPr>
              <w:jc w:val="right"/>
              <w:rPr>
                <w:b/>
                <w:bCs/>
              </w:rPr>
            </w:pPr>
            <w:r>
              <w:rPr>
                <w:b/>
                <w:bCs/>
              </w:rPr>
              <w:t>(47,195,409</w:t>
            </w:r>
          </w:p>
        </w:tc>
        <w:tc>
          <w:tcPr>
            <w:tcW w:w="0" w:type="auto"/>
            <w:shd w:val="clear" w:color="auto" w:fill="FFFFFF"/>
            <w:tcMar>
              <w:top w:w="0" w:type="dxa"/>
              <w:left w:w="0" w:type="dxa"/>
              <w:bottom w:w="30" w:type="dxa"/>
              <w:right w:w="0" w:type="dxa"/>
            </w:tcMar>
            <w:vAlign w:val="bottom"/>
          </w:tcPr>
          <w:p w14:paraId="0C355F72">
            <w:pPr>
              <w:rPr>
                <w:b/>
                <w:bCs/>
              </w:rPr>
            </w:pPr>
            <w:r>
              <w:rPr>
                <w:b/>
                <w:bCs/>
              </w:rPr>
              <w:t>)</w:t>
            </w:r>
          </w:p>
        </w:tc>
      </w:tr>
      <w:tr w14:paraId="5B81E4F2">
        <w:tc>
          <w:tcPr>
            <w:tcW w:w="0" w:type="auto"/>
            <w:shd w:val="clear" w:color="auto" w:fill="CCEEFF"/>
            <w:tcMar>
              <w:top w:w="0" w:type="dxa"/>
              <w:left w:w="180" w:type="dxa"/>
              <w:bottom w:w="0" w:type="dxa"/>
              <w:right w:w="0" w:type="dxa"/>
            </w:tcMar>
            <w:vAlign w:val="bottom"/>
          </w:tcPr>
          <w:p w14:paraId="3DFD8409">
            <w:pPr>
              <w:ind w:hanging="180"/>
            </w:pPr>
            <w:r>
              <w:t> </w:t>
            </w:r>
          </w:p>
        </w:tc>
        <w:tc>
          <w:tcPr>
            <w:tcW w:w="0" w:type="auto"/>
            <w:shd w:val="clear" w:color="auto" w:fill="CCEEFF"/>
            <w:vAlign w:val="bottom"/>
          </w:tcPr>
          <w:p w14:paraId="41BF2A1B">
            <w:r>
              <w:t> </w:t>
            </w:r>
          </w:p>
        </w:tc>
        <w:tc>
          <w:tcPr>
            <w:tcW w:w="0" w:type="auto"/>
            <w:shd w:val="clear" w:color="auto" w:fill="CCEEFF"/>
            <w:vAlign w:val="bottom"/>
          </w:tcPr>
          <w:p w14:paraId="5DBF29AB">
            <w:r>
              <w:t> </w:t>
            </w:r>
          </w:p>
        </w:tc>
        <w:tc>
          <w:tcPr>
            <w:tcW w:w="0" w:type="auto"/>
            <w:shd w:val="clear" w:color="auto" w:fill="CCEEFF"/>
            <w:vAlign w:val="bottom"/>
          </w:tcPr>
          <w:p w14:paraId="09AE797D">
            <w:pPr>
              <w:jc w:val="right"/>
            </w:pPr>
            <w:r>
              <w:t> </w:t>
            </w:r>
          </w:p>
        </w:tc>
        <w:tc>
          <w:tcPr>
            <w:tcW w:w="0" w:type="auto"/>
            <w:shd w:val="clear" w:color="auto" w:fill="CCEEFF"/>
            <w:vAlign w:val="bottom"/>
          </w:tcPr>
          <w:p w14:paraId="05776743">
            <w:r>
              <w:t> </w:t>
            </w:r>
          </w:p>
        </w:tc>
        <w:tc>
          <w:tcPr>
            <w:tcW w:w="0" w:type="auto"/>
            <w:shd w:val="clear" w:color="auto" w:fill="CCEEFF"/>
            <w:vAlign w:val="bottom"/>
          </w:tcPr>
          <w:p w14:paraId="50C12751">
            <w:r>
              <w:t> </w:t>
            </w:r>
          </w:p>
        </w:tc>
        <w:tc>
          <w:tcPr>
            <w:tcW w:w="0" w:type="auto"/>
            <w:shd w:val="clear" w:color="auto" w:fill="CCEEFF"/>
            <w:vAlign w:val="bottom"/>
          </w:tcPr>
          <w:p w14:paraId="1D0E2E30">
            <w:r>
              <w:t> </w:t>
            </w:r>
          </w:p>
        </w:tc>
        <w:tc>
          <w:tcPr>
            <w:tcW w:w="0" w:type="auto"/>
            <w:shd w:val="clear" w:color="auto" w:fill="CCEEFF"/>
            <w:vAlign w:val="bottom"/>
          </w:tcPr>
          <w:p w14:paraId="440EA029">
            <w:pPr>
              <w:jc w:val="right"/>
            </w:pPr>
            <w:r>
              <w:t> </w:t>
            </w:r>
          </w:p>
        </w:tc>
        <w:tc>
          <w:tcPr>
            <w:tcW w:w="0" w:type="auto"/>
            <w:shd w:val="clear" w:color="auto" w:fill="CCEEFF"/>
            <w:vAlign w:val="bottom"/>
          </w:tcPr>
          <w:p w14:paraId="00230BA2">
            <w:r>
              <w:t> </w:t>
            </w:r>
          </w:p>
        </w:tc>
      </w:tr>
      <w:tr w14:paraId="06DCC08B">
        <w:tc>
          <w:tcPr>
            <w:tcW w:w="0" w:type="auto"/>
            <w:shd w:val="clear" w:color="auto" w:fill="FFFFFF"/>
            <w:tcMar>
              <w:top w:w="0" w:type="dxa"/>
              <w:left w:w="180" w:type="dxa"/>
              <w:bottom w:w="0" w:type="dxa"/>
              <w:right w:w="0" w:type="dxa"/>
            </w:tcMar>
            <w:vAlign w:val="bottom"/>
          </w:tcPr>
          <w:p w14:paraId="2139005E">
            <w:pPr>
              <w:ind w:hanging="180"/>
              <w:rPr>
                <w:b/>
                <w:bCs/>
              </w:rPr>
            </w:pPr>
            <w:r>
              <w:rPr>
                <w:b/>
                <w:bCs/>
              </w:rPr>
              <w:t>Cash flows from financing activities:</w:t>
            </w:r>
          </w:p>
        </w:tc>
        <w:tc>
          <w:tcPr>
            <w:tcW w:w="0" w:type="auto"/>
            <w:shd w:val="clear" w:color="auto" w:fill="FFFFFF"/>
            <w:vAlign w:val="bottom"/>
          </w:tcPr>
          <w:p w14:paraId="22CFDFF4">
            <w:r>
              <w:t> </w:t>
            </w:r>
          </w:p>
        </w:tc>
        <w:tc>
          <w:tcPr>
            <w:tcW w:w="0" w:type="auto"/>
            <w:shd w:val="clear" w:color="auto" w:fill="FFFFFF"/>
            <w:vAlign w:val="bottom"/>
          </w:tcPr>
          <w:p w14:paraId="1BCF6A43">
            <w:r>
              <w:t> </w:t>
            </w:r>
          </w:p>
        </w:tc>
        <w:tc>
          <w:tcPr>
            <w:tcW w:w="0" w:type="auto"/>
            <w:shd w:val="clear" w:color="auto" w:fill="FFFFFF"/>
            <w:vAlign w:val="bottom"/>
          </w:tcPr>
          <w:p w14:paraId="7F2C3EEA">
            <w:pPr>
              <w:jc w:val="right"/>
            </w:pPr>
            <w:r>
              <w:t> </w:t>
            </w:r>
          </w:p>
        </w:tc>
        <w:tc>
          <w:tcPr>
            <w:tcW w:w="0" w:type="auto"/>
            <w:shd w:val="clear" w:color="auto" w:fill="FFFFFF"/>
            <w:vAlign w:val="bottom"/>
          </w:tcPr>
          <w:p w14:paraId="5F768826">
            <w:r>
              <w:t> </w:t>
            </w:r>
          </w:p>
        </w:tc>
        <w:tc>
          <w:tcPr>
            <w:tcW w:w="0" w:type="auto"/>
            <w:shd w:val="clear" w:color="auto" w:fill="FFFFFF"/>
            <w:vAlign w:val="bottom"/>
          </w:tcPr>
          <w:p w14:paraId="6151FE6F">
            <w:r>
              <w:t> </w:t>
            </w:r>
          </w:p>
        </w:tc>
        <w:tc>
          <w:tcPr>
            <w:tcW w:w="0" w:type="auto"/>
            <w:shd w:val="clear" w:color="auto" w:fill="FFFFFF"/>
            <w:vAlign w:val="bottom"/>
          </w:tcPr>
          <w:p w14:paraId="219ABFFE">
            <w:r>
              <w:t> </w:t>
            </w:r>
          </w:p>
        </w:tc>
        <w:tc>
          <w:tcPr>
            <w:tcW w:w="0" w:type="auto"/>
            <w:shd w:val="clear" w:color="auto" w:fill="FFFFFF"/>
            <w:vAlign w:val="bottom"/>
          </w:tcPr>
          <w:p w14:paraId="48C43AAE">
            <w:pPr>
              <w:jc w:val="right"/>
            </w:pPr>
            <w:r>
              <w:t> </w:t>
            </w:r>
          </w:p>
        </w:tc>
        <w:tc>
          <w:tcPr>
            <w:tcW w:w="0" w:type="auto"/>
            <w:shd w:val="clear" w:color="auto" w:fill="FFFFFF"/>
            <w:vAlign w:val="bottom"/>
          </w:tcPr>
          <w:p w14:paraId="2B0C0306">
            <w:r>
              <w:t> </w:t>
            </w:r>
          </w:p>
        </w:tc>
      </w:tr>
      <w:tr w14:paraId="1E693D40">
        <w:tc>
          <w:tcPr>
            <w:tcW w:w="0" w:type="auto"/>
            <w:shd w:val="clear" w:color="auto" w:fill="CCEEFF"/>
            <w:tcMar>
              <w:top w:w="0" w:type="dxa"/>
              <w:left w:w="180" w:type="dxa"/>
              <w:bottom w:w="0" w:type="dxa"/>
              <w:right w:w="0" w:type="dxa"/>
            </w:tcMar>
            <w:vAlign w:val="bottom"/>
          </w:tcPr>
          <w:p w14:paraId="5DD35349">
            <w:pPr>
              <w:ind w:hanging="180"/>
            </w:pPr>
            <w:r>
              <w:t>Capital injection from shareholders</w:t>
            </w:r>
          </w:p>
        </w:tc>
        <w:tc>
          <w:tcPr>
            <w:tcW w:w="0" w:type="auto"/>
            <w:shd w:val="clear" w:color="auto" w:fill="CCEEFF"/>
            <w:vAlign w:val="bottom"/>
          </w:tcPr>
          <w:p w14:paraId="0F2EF99B">
            <w:r>
              <w:t> </w:t>
            </w:r>
          </w:p>
        </w:tc>
        <w:tc>
          <w:tcPr>
            <w:tcW w:w="0" w:type="auto"/>
            <w:shd w:val="clear" w:color="auto" w:fill="CCEEFF"/>
            <w:vAlign w:val="bottom"/>
          </w:tcPr>
          <w:p w14:paraId="182A59DF">
            <w:r>
              <w:t> </w:t>
            </w:r>
          </w:p>
        </w:tc>
        <w:tc>
          <w:tcPr>
            <w:tcW w:w="0" w:type="auto"/>
            <w:shd w:val="clear" w:color="auto" w:fill="CCEEFF"/>
            <w:vAlign w:val="bottom"/>
          </w:tcPr>
          <w:p w14:paraId="2BC67A15">
            <w:pPr>
              <w:jc w:val="right"/>
            </w:pPr>
            <w:r>
              <w:t>—</w:t>
            </w:r>
          </w:p>
        </w:tc>
        <w:tc>
          <w:tcPr>
            <w:tcW w:w="0" w:type="auto"/>
            <w:shd w:val="clear" w:color="auto" w:fill="CCEEFF"/>
            <w:vAlign w:val="bottom"/>
          </w:tcPr>
          <w:p w14:paraId="784648B3">
            <w:r>
              <w:t> </w:t>
            </w:r>
          </w:p>
        </w:tc>
        <w:tc>
          <w:tcPr>
            <w:tcW w:w="0" w:type="auto"/>
            <w:shd w:val="clear" w:color="auto" w:fill="CCEEFF"/>
            <w:vAlign w:val="bottom"/>
          </w:tcPr>
          <w:p w14:paraId="3B5FE966">
            <w:r>
              <w:t> </w:t>
            </w:r>
          </w:p>
        </w:tc>
        <w:tc>
          <w:tcPr>
            <w:tcW w:w="0" w:type="auto"/>
            <w:shd w:val="clear" w:color="auto" w:fill="CCEEFF"/>
            <w:vAlign w:val="bottom"/>
          </w:tcPr>
          <w:p w14:paraId="6989B6F5">
            <w:r>
              <w:t> </w:t>
            </w:r>
          </w:p>
        </w:tc>
        <w:tc>
          <w:tcPr>
            <w:tcW w:w="0" w:type="auto"/>
            <w:shd w:val="clear" w:color="auto" w:fill="CCEEFF"/>
            <w:vAlign w:val="bottom"/>
          </w:tcPr>
          <w:p w14:paraId="633CCB17">
            <w:pPr>
              <w:jc w:val="right"/>
            </w:pPr>
            <w:r>
              <w:t>4,000,000</w:t>
            </w:r>
          </w:p>
        </w:tc>
        <w:tc>
          <w:tcPr>
            <w:tcW w:w="0" w:type="auto"/>
            <w:shd w:val="clear" w:color="auto" w:fill="CCEEFF"/>
            <w:vAlign w:val="bottom"/>
          </w:tcPr>
          <w:p w14:paraId="2E481563">
            <w:r>
              <w:t> </w:t>
            </w:r>
          </w:p>
        </w:tc>
      </w:tr>
      <w:tr w14:paraId="127F3ABB">
        <w:tc>
          <w:tcPr>
            <w:tcW w:w="0" w:type="auto"/>
            <w:shd w:val="clear" w:color="auto" w:fill="FFFFFF"/>
            <w:tcMar>
              <w:top w:w="0" w:type="dxa"/>
              <w:left w:w="180" w:type="dxa"/>
              <w:bottom w:w="0" w:type="dxa"/>
              <w:right w:w="0" w:type="dxa"/>
            </w:tcMar>
            <w:vAlign w:val="bottom"/>
          </w:tcPr>
          <w:p w14:paraId="465F8243">
            <w:pPr>
              <w:ind w:hanging="180"/>
            </w:pPr>
            <w:r>
              <w:t>Proceeds from issuance of ordinary shares in connection with a registered direct offering</w:t>
            </w:r>
          </w:p>
        </w:tc>
        <w:tc>
          <w:tcPr>
            <w:tcW w:w="0" w:type="auto"/>
            <w:shd w:val="clear" w:color="auto" w:fill="FFFFFF"/>
            <w:vAlign w:val="bottom"/>
          </w:tcPr>
          <w:p w14:paraId="59151F27">
            <w:r>
              <w:t> </w:t>
            </w:r>
          </w:p>
        </w:tc>
        <w:tc>
          <w:tcPr>
            <w:tcW w:w="0" w:type="auto"/>
            <w:shd w:val="clear" w:color="auto" w:fill="FFFFFF"/>
            <w:vAlign w:val="bottom"/>
          </w:tcPr>
          <w:p w14:paraId="1A58FAB4">
            <w:r>
              <w:t> </w:t>
            </w:r>
          </w:p>
        </w:tc>
        <w:tc>
          <w:tcPr>
            <w:tcW w:w="0" w:type="auto"/>
            <w:shd w:val="clear" w:color="auto" w:fill="FFFFFF"/>
            <w:vAlign w:val="bottom"/>
          </w:tcPr>
          <w:p w14:paraId="62969591">
            <w:pPr>
              <w:jc w:val="right"/>
            </w:pPr>
            <w:r>
              <w:t>47,054,065</w:t>
            </w:r>
          </w:p>
        </w:tc>
        <w:tc>
          <w:tcPr>
            <w:tcW w:w="0" w:type="auto"/>
            <w:shd w:val="clear" w:color="auto" w:fill="FFFFFF"/>
            <w:vAlign w:val="bottom"/>
          </w:tcPr>
          <w:p w14:paraId="45F4D522">
            <w:r>
              <w:t> </w:t>
            </w:r>
          </w:p>
        </w:tc>
        <w:tc>
          <w:tcPr>
            <w:tcW w:w="0" w:type="auto"/>
            <w:shd w:val="clear" w:color="auto" w:fill="FFFFFF"/>
            <w:vAlign w:val="bottom"/>
          </w:tcPr>
          <w:p w14:paraId="5CA1640C">
            <w:r>
              <w:t> </w:t>
            </w:r>
          </w:p>
        </w:tc>
        <w:tc>
          <w:tcPr>
            <w:tcW w:w="0" w:type="auto"/>
            <w:shd w:val="clear" w:color="auto" w:fill="FFFFFF"/>
            <w:vAlign w:val="bottom"/>
          </w:tcPr>
          <w:p w14:paraId="36881360">
            <w:r>
              <w:t> </w:t>
            </w:r>
          </w:p>
        </w:tc>
        <w:tc>
          <w:tcPr>
            <w:tcW w:w="0" w:type="auto"/>
            <w:shd w:val="clear" w:color="auto" w:fill="FFFFFF"/>
            <w:vAlign w:val="bottom"/>
          </w:tcPr>
          <w:p w14:paraId="1D5C1CC0">
            <w:pPr>
              <w:jc w:val="right"/>
            </w:pPr>
            <w:r>
              <w:t>—</w:t>
            </w:r>
          </w:p>
        </w:tc>
        <w:tc>
          <w:tcPr>
            <w:tcW w:w="0" w:type="auto"/>
            <w:shd w:val="clear" w:color="auto" w:fill="FFFFFF"/>
            <w:vAlign w:val="bottom"/>
          </w:tcPr>
          <w:p w14:paraId="71C7A12D">
            <w:r>
              <w:t> </w:t>
            </w:r>
          </w:p>
        </w:tc>
      </w:tr>
      <w:tr w14:paraId="2FDCBB9A">
        <w:tc>
          <w:tcPr>
            <w:tcW w:w="0" w:type="auto"/>
            <w:shd w:val="clear" w:color="auto" w:fill="CCEEFF"/>
            <w:tcMar>
              <w:top w:w="0" w:type="dxa"/>
              <w:left w:w="180" w:type="dxa"/>
              <w:bottom w:w="0" w:type="dxa"/>
              <w:right w:w="0" w:type="dxa"/>
            </w:tcMar>
            <w:vAlign w:val="bottom"/>
          </w:tcPr>
          <w:p w14:paraId="35FCC351">
            <w:pPr>
              <w:ind w:hanging="180"/>
            </w:pPr>
            <w:r>
              <w:t>Proceeds from issuance of ordinary shares in connection with ATM</w:t>
            </w:r>
          </w:p>
        </w:tc>
        <w:tc>
          <w:tcPr>
            <w:tcW w:w="0" w:type="auto"/>
            <w:shd w:val="clear" w:color="auto" w:fill="CCEEFF"/>
            <w:vAlign w:val="bottom"/>
          </w:tcPr>
          <w:p w14:paraId="3CDDDAC9">
            <w:r>
              <w:t> </w:t>
            </w:r>
          </w:p>
        </w:tc>
        <w:tc>
          <w:tcPr>
            <w:tcW w:w="0" w:type="auto"/>
            <w:shd w:val="clear" w:color="auto" w:fill="CCEEFF"/>
            <w:vAlign w:val="bottom"/>
          </w:tcPr>
          <w:p w14:paraId="261F1B20">
            <w:r>
              <w:t> </w:t>
            </w:r>
          </w:p>
        </w:tc>
        <w:tc>
          <w:tcPr>
            <w:tcW w:w="0" w:type="auto"/>
            <w:shd w:val="clear" w:color="auto" w:fill="CCEEFF"/>
            <w:vAlign w:val="bottom"/>
          </w:tcPr>
          <w:p w14:paraId="126066C1">
            <w:pPr>
              <w:jc w:val="right"/>
            </w:pPr>
            <w:r>
              <w:t>5,546,541</w:t>
            </w:r>
          </w:p>
        </w:tc>
        <w:tc>
          <w:tcPr>
            <w:tcW w:w="0" w:type="auto"/>
            <w:shd w:val="clear" w:color="auto" w:fill="CCEEFF"/>
            <w:vAlign w:val="bottom"/>
          </w:tcPr>
          <w:p w14:paraId="1752C292">
            <w:r>
              <w:t> </w:t>
            </w:r>
          </w:p>
        </w:tc>
        <w:tc>
          <w:tcPr>
            <w:tcW w:w="0" w:type="auto"/>
            <w:shd w:val="clear" w:color="auto" w:fill="CCEEFF"/>
            <w:vAlign w:val="bottom"/>
          </w:tcPr>
          <w:p w14:paraId="5CFF2751">
            <w:r>
              <w:t> </w:t>
            </w:r>
          </w:p>
        </w:tc>
        <w:tc>
          <w:tcPr>
            <w:tcW w:w="0" w:type="auto"/>
            <w:shd w:val="clear" w:color="auto" w:fill="CCEEFF"/>
            <w:vAlign w:val="bottom"/>
          </w:tcPr>
          <w:p w14:paraId="439424D1">
            <w:r>
              <w:t> </w:t>
            </w:r>
          </w:p>
        </w:tc>
        <w:tc>
          <w:tcPr>
            <w:tcW w:w="0" w:type="auto"/>
            <w:shd w:val="clear" w:color="auto" w:fill="CCEEFF"/>
            <w:vAlign w:val="bottom"/>
          </w:tcPr>
          <w:p w14:paraId="25555053">
            <w:pPr>
              <w:jc w:val="right"/>
            </w:pPr>
            <w:r>
              <w:t>—</w:t>
            </w:r>
          </w:p>
        </w:tc>
        <w:tc>
          <w:tcPr>
            <w:tcW w:w="0" w:type="auto"/>
            <w:shd w:val="clear" w:color="auto" w:fill="CCEEFF"/>
            <w:vAlign w:val="bottom"/>
          </w:tcPr>
          <w:p w14:paraId="54F7574B">
            <w:r>
              <w:t> </w:t>
            </w:r>
          </w:p>
        </w:tc>
      </w:tr>
      <w:tr w14:paraId="64BC5FA3">
        <w:tc>
          <w:tcPr>
            <w:tcW w:w="0" w:type="auto"/>
            <w:shd w:val="clear" w:color="auto" w:fill="FFFFFF"/>
            <w:tcMar>
              <w:top w:w="0" w:type="dxa"/>
              <w:left w:w="180" w:type="dxa"/>
              <w:bottom w:w="0" w:type="dxa"/>
              <w:right w:w="0" w:type="dxa"/>
            </w:tcMar>
            <w:vAlign w:val="bottom"/>
          </w:tcPr>
          <w:p w14:paraId="4215D73D">
            <w:pPr>
              <w:ind w:hanging="180"/>
            </w:pPr>
            <w:r>
              <w:t>Proceeds from short-term bank borrowings</w:t>
            </w:r>
          </w:p>
        </w:tc>
        <w:tc>
          <w:tcPr>
            <w:tcW w:w="0" w:type="auto"/>
            <w:shd w:val="clear" w:color="auto" w:fill="FFFFFF"/>
            <w:vAlign w:val="bottom"/>
          </w:tcPr>
          <w:p w14:paraId="5AEF2643">
            <w:r>
              <w:t> </w:t>
            </w:r>
          </w:p>
        </w:tc>
        <w:tc>
          <w:tcPr>
            <w:tcW w:w="0" w:type="auto"/>
            <w:shd w:val="clear" w:color="auto" w:fill="FFFFFF"/>
            <w:vAlign w:val="bottom"/>
          </w:tcPr>
          <w:p w14:paraId="239BAFC9">
            <w:r>
              <w:t> </w:t>
            </w:r>
          </w:p>
        </w:tc>
        <w:tc>
          <w:tcPr>
            <w:tcW w:w="0" w:type="auto"/>
            <w:shd w:val="clear" w:color="auto" w:fill="FFFFFF"/>
            <w:vAlign w:val="bottom"/>
          </w:tcPr>
          <w:p w14:paraId="26B36486">
            <w:pPr>
              <w:jc w:val="right"/>
            </w:pPr>
            <w:r>
              <w:t>25,640,403</w:t>
            </w:r>
          </w:p>
        </w:tc>
        <w:tc>
          <w:tcPr>
            <w:tcW w:w="0" w:type="auto"/>
            <w:shd w:val="clear" w:color="auto" w:fill="FFFFFF"/>
            <w:vAlign w:val="bottom"/>
          </w:tcPr>
          <w:p w14:paraId="4B242C7D">
            <w:r>
              <w:t> </w:t>
            </w:r>
          </w:p>
        </w:tc>
        <w:tc>
          <w:tcPr>
            <w:tcW w:w="0" w:type="auto"/>
            <w:shd w:val="clear" w:color="auto" w:fill="FFFFFF"/>
            <w:vAlign w:val="bottom"/>
          </w:tcPr>
          <w:p w14:paraId="45CBA003">
            <w:r>
              <w:t> </w:t>
            </w:r>
          </w:p>
        </w:tc>
        <w:tc>
          <w:tcPr>
            <w:tcW w:w="0" w:type="auto"/>
            <w:shd w:val="clear" w:color="auto" w:fill="FFFFFF"/>
            <w:vAlign w:val="bottom"/>
          </w:tcPr>
          <w:p w14:paraId="2FC65C72">
            <w:r>
              <w:t> </w:t>
            </w:r>
          </w:p>
        </w:tc>
        <w:tc>
          <w:tcPr>
            <w:tcW w:w="0" w:type="auto"/>
            <w:shd w:val="clear" w:color="auto" w:fill="FFFFFF"/>
            <w:vAlign w:val="bottom"/>
          </w:tcPr>
          <w:p w14:paraId="67D55495">
            <w:pPr>
              <w:jc w:val="right"/>
            </w:pPr>
            <w:r>
              <w:t>22,755,361</w:t>
            </w:r>
          </w:p>
        </w:tc>
        <w:tc>
          <w:tcPr>
            <w:tcW w:w="0" w:type="auto"/>
            <w:shd w:val="clear" w:color="auto" w:fill="FFFFFF"/>
            <w:vAlign w:val="bottom"/>
          </w:tcPr>
          <w:p w14:paraId="7E1AC9CB">
            <w:r>
              <w:t> </w:t>
            </w:r>
          </w:p>
        </w:tc>
      </w:tr>
      <w:tr w14:paraId="7316F728">
        <w:tc>
          <w:tcPr>
            <w:tcW w:w="0" w:type="auto"/>
            <w:shd w:val="clear" w:color="auto" w:fill="CCEEFF"/>
            <w:tcMar>
              <w:top w:w="0" w:type="dxa"/>
              <w:left w:w="180" w:type="dxa"/>
              <w:bottom w:w="0" w:type="dxa"/>
              <w:right w:w="0" w:type="dxa"/>
            </w:tcMar>
            <w:vAlign w:val="bottom"/>
          </w:tcPr>
          <w:p w14:paraId="29ADE9D3">
            <w:pPr>
              <w:ind w:hanging="180"/>
            </w:pPr>
            <w:r>
              <w:t>Repayment of short-term bank borrowings</w:t>
            </w:r>
          </w:p>
        </w:tc>
        <w:tc>
          <w:tcPr>
            <w:tcW w:w="0" w:type="auto"/>
            <w:shd w:val="clear" w:color="auto" w:fill="CCEEFF"/>
            <w:vAlign w:val="bottom"/>
          </w:tcPr>
          <w:p w14:paraId="0FF015ED">
            <w:r>
              <w:t> </w:t>
            </w:r>
          </w:p>
        </w:tc>
        <w:tc>
          <w:tcPr>
            <w:tcW w:w="0" w:type="auto"/>
            <w:shd w:val="clear" w:color="auto" w:fill="CCEEFF"/>
            <w:vAlign w:val="bottom"/>
          </w:tcPr>
          <w:p w14:paraId="0885E983">
            <w:r>
              <w:t> </w:t>
            </w:r>
          </w:p>
        </w:tc>
        <w:tc>
          <w:tcPr>
            <w:tcW w:w="0" w:type="auto"/>
            <w:shd w:val="clear" w:color="auto" w:fill="CCEEFF"/>
            <w:vAlign w:val="bottom"/>
          </w:tcPr>
          <w:p w14:paraId="145BF3D9">
            <w:pPr>
              <w:jc w:val="right"/>
            </w:pPr>
            <w:r>
              <w:t>(30,602,649</w:t>
            </w:r>
          </w:p>
        </w:tc>
        <w:tc>
          <w:tcPr>
            <w:tcW w:w="0" w:type="auto"/>
            <w:shd w:val="clear" w:color="auto" w:fill="CCEEFF"/>
            <w:vAlign w:val="bottom"/>
          </w:tcPr>
          <w:p w14:paraId="26A69A95">
            <w:r>
              <w:t>)</w:t>
            </w:r>
          </w:p>
        </w:tc>
        <w:tc>
          <w:tcPr>
            <w:tcW w:w="0" w:type="auto"/>
            <w:shd w:val="clear" w:color="auto" w:fill="CCEEFF"/>
            <w:vAlign w:val="bottom"/>
          </w:tcPr>
          <w:p w14:paraId="60851C4B">
            <w:r>
              <w:t> </w:t>
            </w:r>
          </w:p>
        </w:tc>
        <w:tc>
          <w:tcPr>
            <w:tcW w:w="0" w:type="auto"/>
            <w:shd w:val="clear" w:color="auto" w:fill="CCEEFF"/>
            <w:vAlign w:val="bottom"/>
          </w:tcPr>
          <w:p w14:paraId="6D9B651A">
            <w:r>
              <w:t> </w:t>
            </w:r>
          </w:p>
        </w:tc>
        <w:tc>
          <w:tcPr>
            <w:tcW w:w="0" w:type="auto"/>
            <w:shd w:val="clear" w:color="auto" w:fill="CCEEFF"/>
            <w:vAlign w:val="bottom"/>
          </w:tcPr>
          <w:p w14:paraId="7D8279F2">
            <w:pPr>
              <w:jc w:val="right"/>
            </w:pPr>
            <w:r>
              <w:t>(15,780,809</w:t>
            </w:r>
          </w:p>
        </w:tc>
        <w:tc>
          <w:tcPr>
            <w:tcW w:w="0" w:type="auto"/>
            <w:shd w:val="clear" w:color="auto" w:fill="CCEEFF"/>
            <w:vAlign w:val="bottom"/>
          </w:tcPr>
          <w:p w14:paraId="118D4183">
            <w:r>
              <w:t>)</w:t>
            </w:r>
          </w:p>
        </w:tc>
      </w:tr>
      <w:tr w14:paraId="544826D2">
        <w:tc>
          <w:tcPr>
            <w:tcW w:w="0" w:type="auto"/>
            <w:shd w:val="clear" w:color="auto" w:fill="FFFFFF"/>
            <w:tcMar>
              <w:top w:w="0" w:type="dxa"/>
              <w:left w:w="180" w:type="dxa"/>
              <w:bottom w:w="0" w:type="dxa"/>
              <w:right w:w="0" w:type="dxa"/>
            </w:tcMar>
            <w:vAlign w:val="bottom"/>
          </w:tcPr>
          <w:p w14:paraId="5314BF0D">
            <w:pPr>
              <w:ind w:hanging="180"/>
            </w:pPr>
            <w:r>
              <w:t>Repayment of long-term bank borrowings</w:t>
            </w:r>
          </w:p>
        </w:tc>
        <w:tc>
          <w:tcPr>
            <w:tcW w:w="0" w:type="auto"/>
            <w:shd w:val="clear" w:color="auto" w:fill="FFFFFF"/>
            <w:vAlign w:val="bottom"/>
          </w:tcPr>
          <w:p w14:paraId="5DF249EF">
            <w:r>
              <w:t> </w:t>
            </w:r>
          </w:p>
        </w:tc>
        <w:tc>
          <w:tcPr>
            <w:tcW w:w="0" w:type="auto"/>
            <w:shd w:val="clear" w:color="auto" w:fill="FFFFFF"/>
            <w:vAlign w:val="bottom"/>
          </w:tcPr>
          <w:p w14:paraId="330B4B76">
            <w:r>
              <w:t> </w:t>
            </w:r>
          </w:p>
        </w:tc>
        <w:tc>
          <w:tcPr>
            <w:tcW w:w="0" w:type="auto"/>
            <w:shd w:val="clear" w:color="auto" w:fill="FFFFFF"/>
            <w:vAlign w:val="bottom"/>
          </w:tcPr>
          <w:p w14:paraId="535ACE73">
            <w:pPr>
              <w:jc w:val="right"/>
            </w:pPr>
            <w:r>
              <w:t>(5,479,664</w:t>
            </w:r>
          </w:p>
        </w:tc>
        <w:tc>
          <w:tcPr>
            <w:tcW w:w="0" w:type="auto"/>
            <w:shd w:val="clear" w:color="auto" w:fill="FFFFFF"/>
            <w:vAlign w:val="bottom"/>
          </w:tcPr>
          <w:p w14:paraId="5DAEF0C9">
            <w:r>
              <w:t>)</w:t>
            </w:r>
          </w:p>
        </w:tc>
        <w:tc>
          <w:tcPr>
            <w:tcW w:w="0" w:type="auto"/>
            <w:shd w:val="clear" w:color="auto" w:fill="FFFFFF"/>
            <w:vAlign w:val="bottom"/>
          </w:tcPr>
          <w:p w14:paraId="1B583526">
            <w:r>
              <w:t> </w:t>
            </w:r>
          </w:p>
        </w:tc>
        <w:tc>
          <w:tcPr>
            <w:tcW w:w="0" w:type="auto"/>
            <w:shd w:val="clear" w:color="auto" w:fill="FFFFFF"/>
            <w:vAlign w:val="bottom"/>
          </w:tcPr>
          <w:p w14:paraId="21FBBC63">
            <w:r>
              <w:t> </w:t>
            </w:r>
          </w:p>
        </w:tc>
        <w:tc>
          <w:tcPr>
            <w:tcW w:w="0" w:type="auto"/>
            <w:shd w:val="clear" w:color="auto" w:fill="FFFFFF"/>
            <w:vAlign w:val="bottom"/>
          </w:tcPr>
          <w:p w14:paraId="5176E3AD">
            <w:pPr>
              <w:jc w:val="right"/>
            </w:pPr>
            <w:r>
              <w:t>(7,051,681</w:t>
            </w:r>
          </w:p>
        </w:tc>
        <w:tc>
          <w:tcPr>
            <w:tcW w:w="0" w:type="auto"/>
            <w:shd w:val="clear" w:color="auto" w:fill="FFFFFF"/>
            <w:vAlign w:val="bottom"/>
          </w:tcPr>
          <w:p w14:paraId="59094926">
            <w:r>
              <w:t>)</w:t>
            </w:r>
          </w:p>
        </w:tc>
      </w:tr>
      <w:tr w14:paraId="50062B9F">
        <w:tc>
          <w:tcPr>
            <w:tcW w:w="0" w:type="auto"/>
            <w:shd w:val="clear" w:color="auto" w:fill="CCEEFF"/>
            <w:tcMar>
              <w:top w:w="0" w:type="dxa"/>
              <w:left w:w="180" w:type="dxa"/>
              <w:bottom w:w="0" w:type="dxa"/>
              <w:right w:w="0" w:type="dxa"/>
            </w:tcMar>
            <w:vAlign w:val="bottom"/>
          </w:tcPr>
          <w:p w14:paraId="6F063555">
            <w:pPr>
              <w:ind w:hanging="180"/>
            </w:pPr>
            <w:r>
              <w:t>Proceeds of borrowings from a related party</w:t>
            </w:r>
          </w:p>
        </w:tc>
        <w:tc>
          <w:tcPr>
            <w:tcW w:w="0" w:type="auto"/>
            <w:shd w:val="clear" w:color="auto" w:fill="CCEEFF"/>
            <w:vAlign w:val="bottom"/>
          </w:tcPr>
          <w:p w14:paraId="5C38DF0F">
            <w:r>
              <w:t> </w:t>
            </w:r>
          </w:p>
        </w:tc>
        <w:tc>
          <w:tcPr>
            <w:tcW w:w="0" w:type="auto"/>
            <w:shd w:val="clear" w:color="auto" w:fill="CCEEFF"/>
            <w:vAlign w:val="bottom"/>
          </w:tcPr>
          <w:p w14:paraId="0CD232EC">
            <w:r>
              <w:t> </w:t>
            </w:r>
          </w:p>
        </w:tc>
        <w:tc>
          <w:tcPr>
            <w:tcW w:w="0" w:type="auto"/>
            <w:shd w:val="clear" w:color="auto" w:fill="CCEEFF"/>
            <w:vAlign w:val="bottom"/>
          </w:tcPr>
          <w:p w14:paraId="76F82D7F">
            <w:pPr>
              <w:jc w:val="right"/>
            </w:pPr>
            <w:r>
              <w:t>—</w:t>
            </w:r>
          </w:p>
        </w:tc>
        <w:tc>
          <w:tcPr>
            <w:tcW w:w="0" w:type="auto"/>
            <w:shd w:val="clear" w:color="auto" w:fill="CCEEFF"/>
            <w:vAlign w:val="bottom"/>
          </w:tcPr>
          <w:p w14:paraId="29F64FF5">
            <w:r>
              <w:t> </w:t>
            </w:r>
          </w:p>
        </w:tc>
        <w:tc>
          <w:tcPr>
            <w:tcW w:w="0" w:type="auto"/>
            <w:shd w:val="clear" w:color="auto" w:fill="CCEEFF"/>
            <w:vAlign w:val="bottom"/>
          </w:tcPr>
          <w:p w14:paraId="6966365B">
            <w:r>
              <w:t> </w:t>
            </w:r>
          </w:p>
        </w:tc>
        <w:tc>
          <w:tcPr>
            <w:tcW w:w="0" w:type="auto"/>
            <w:shd w:val="clear" w:color="auto" w:fill="CCEEFF"/>
            <w:vAlign w:val="bottom"/>
          </w:tcPr>
          <w:p w14:paraId="11401E6C">
            <w:r>
              <w:t> </w:t>
            </w:r>
          </w:p>
        </w:tc>
        <w:tc>
          <w:tcPr>
            <w:tcW w:w="0" w:type="auto"/>
            <w:shd w:val="clear" w:color="auto" w:fill="CCEEFF"/>
            <w:vAlign w:val="bottom"/>
          </w:tcPr>
          <w:p w14:paraId="63DBD525">
            <w:pPr>
              <w:jc w:val="right"/>
            </w:pPr>
            <w:r>
              <w:t>22,725,000</w:t>
            </w:r>
          </w:p>
        </w:tc>
        <w:tc>
          <w:tcPr>
            <w:tcW w:w="0" w:type="auto"/>
            <w:shd w:val="clear" w:color="auto" w:fill="CCEEFF"/>
            <w:vAlign w:val="bottom"/>
          </w:tcPr>
          <w:p w14:paraId="038CEA53">
            <w:r>
              <w:t> </w:t>
            </w:r>
          </w:p>
        </w:tc>
      </w:tr>
      <w:tr w14:paraId="33845D5D">
        <w:tc>
          <w:tcPr>
            <w:tcW w:w="0" w:type="auto"/>
            <w:shd w:val="clear" w:color="auto" w:fill="FFFFFF"/>
            <w:tcMar>
              <w:top w:w="0" w:type="dxa"/>
              <w:left w:w="180" w:type="dxa"/>
              <w:bottom w:w="30" w:type="dxa"/>
              <w:right w:w="0" w:type="dxa"/>
            </w:tcMar>
            <w:vAlign w:val="bottom"/>
          </w:tcPr>
          <w:p w14:paraId="17C458D1">
            <w:pPr>
              <w:ind w:hanging="180"/>
            </w:pPr>
            <w:r>
              <w:t>Repayment of borrowings to a related party</w:t>
            </w:r>
          </w:p>
        </w:tc>
        <w:tc>
          <w:tcPr>
            <w:tcW w:w="0" w:type="auto"/>
            <w:shd w:val="clear" w:color="auto" w:fill="FFFFFF"/>
            <w:tcMar>
              <w:top w:w="0" w:type="dxa"/>
              <w:left w:w="0" w:type="dxa"/>
              <w:bottom w:w="30" w:type="dxa"/>
              <w:right w:w="0" w:type="dxa"/>
            </w:tcMar>
            <w:vAlign w:val="bottom"/>
          </w:tcPr>
          <w:p w14:paraId="62900C89">
            <w:r>
              <w:t> </w:t>
            </w:r>
          </w:p>
        </w:tc>
        <w:tc>
          <w:tcPr>
            <w:tcW w:w="0" w:type="auto"/>
            <w:tcBorders>
              <w:bottom w:val="single" w:color="000000" w:sz="12" w:space="0"/>
            </w:tcBorders>
            <w:shd w:val="clear" w:color="auto" w:fill="FFFFFF"/>
            <w:vAlign w:val="bottom"/>
          </w:tcPr>
          <w:p w14:paraId="4B3DCFF7">
            <w:r>
              <w:t> </w:t>
            </w:r>
          </w:p>
        </w:tc>
        <w:tc>
          <w:tcPr>
            <w:tcW w:w="0" w:type="auto"/>
            <w:tcBorders>
              <w:bottom w:val="single" w:color="000000" w:sz="12" w:space="0"/>
            </w:tcBorders>
            <w:shd w:val="clear" w:color="auto" w:fill="FFFFFF"/>
            <w:vAlign w:val="bottom"/>
          </w:tcPr>
          <w:p w14:paraId="1D601BA9">
            <w:pPr>
              <w:jc w:val="right"/>
            </w:pPr>
            <w:r>
              <w:t>(11,000,000</w:t>
            </w:r>
          </w:p>
        </w:tc>
        <w:tc>
          <w:tcPr>
            <w:tcW w:w="0" w:type="auto"/>
            <w:shd w:val="clear" w:color="auto" w:fill="FFFFFF"/>
            <w:tcMar>
              <w:top w:w="0" w:type="dxa"/>
              <w:left w:w="0" w:type="dxa"/>
              <w:bottom w:w="30" w:type="dxa"/>
              <w:right w:w="0" w:type="dxa"/>
            </w:tcMar>
            <w:vAlign w:val="bottom"/>
          </w:tcPr>
          <w:p w14:paraId="0B11EF93">
            <w:r>
              <w:t>)</w:t>
            </w:r>
          </w:p>
        </w:tc>
        <w:tc>
          <w:tcPr>
            <w:tcW w:w="0" w:type="auto"/>
            <w:shd w:val="clear" w:color="auto" w:fill="FFFFFF"/>
            <w:tcMar>
              <w:top w:w="0" w:type="dxa"/>
              <w:left w:w="0" w:type="dxa"/>
              <w:bottom w:w="30" w:type="dxa"/>
              <w:right w:w="0" w:type="dxa"/>
            </w:tcMar>
            <w:vAlign w:val="bottom"/>
          </w:tcPr>
          <w:p w14:paraId="4A209153">
            <w:r>
              <w:t> </w:t>
            </w:r>
          </w:p>
        </w:tc>
        <w:tc>
          <w:tcPr>
            <w:tcW w:w="0" w:type="auto"/>
            <w:tcBorders>
              <w:bottom w:val="single" w:color="000000" w:sz="12" w:space="0"/>
            </w:tcBorders>
            <w:shd w:val="clear" w:color="auto" w:fill="FFFFFF"/>
            <w:vAlign w:val="bottom"/>
          </w:tcPr>
          <w:p w14:paraId="5E73FC76">
            <w:r>
              <w:t> </w:t>
            </w:r>
          </w:p>
        </w:tc>
        <w:tc>
          <w:tcPr>
            <w:tcW w:w="0" w:type="auto"/>
            <w:tcBorders>
              <w:bottom w:val="single" w:color="000000" w:sz="12" w:space="0"/>
            </w:tcBorders>
            <w:shd w:val="clear" w:color="auto" w:fill="FFFFFF"/>
            <w:vAlign w:val="bottom"/>
          </w:tcPr>
          <w:p w14:paraId="22A91682">
            <w:pPr>
              <w:jc w:val="right"/>
            </w:pPr>
            <w:r>
              <w:t>—</w:t>
            </w:r>
          </w:p>
        </w:tc>
        <w:tc>
          <w:tcPr>
            <w:tcW w:w="0" w:type="auto"/>
            <w:shd w:val="clear" w:color="auto" w:fill="FFFFFF"/>
            <w:tcMar>
              <w:top w:w="0" w:type="dxa"/>
              <w:left w:w="0" w:type="dxa"/>
              <w:bottom w:w="30" w:type="dxa"/>
              <w:right w:w="0" w:type="dxa"/>
            </w:tcMar>
            <w:vAlign w:val="bottom"/>
          </w:tcPr>
          <w:p w14:paraId="4BD13252">
            <w:r>
              <w:t> </w:t>
            </w:r>
          </w:p>
        </w:tc>
      </w:tr>
      <w:tr w14:paraId="7F797F83">
        <w:tc>
          <w:tcPr>
            <w:tcW w:w="0" w:type="auto"/>
            <w:shd w:val="clear" w:color="auto" w:fill="CCEEFF"/>
            <w:tcMar>
              <w:top w:w="0" w:type="dxa"/>
              <w:left w:w="180" w:type="dxa"/>
              <w:bottom w:w="30" w:type="dxa"/>
              <w:right w:w="0" w:type="dxa"/>
            </w:tcMar>
            <w:vAlign w:val="bottom"/>
          </w:tcPr>
          <w:p w14:paraId="77FE9000">
            <w:pPr>
              <w:ind w:hanging="180"/>
              <w:rPr>
                <w:b/>
                <w:bCs/>
              </w:rPr>
            </w:pPr>
            <w:r>
              <w:rPr>
                <w:b/>
                <w:bCs/>
              </w:rPr>
              <w:t>Net cash provided by financing activities</w:t>
            </w:r>
          </w:p>
        </w:tc>
        <w:tc>
          <w:tcPr>
            <w:tcW w:w="0" w:type="auto"/>
            <w:shd w:val="clear" w:color="auto" w:fill="CCEEFF"/>
            <w:tcMar>
              <w:top w:w="0" w:type="dxa"/>
              <w:left w:w="0" w:type="dxa"/>
              <w:bottom w:w="30" w:type="dxa"/>
              <w:right w:w="0" w:type="dxa"/>
            </w:tcMar>
            <w:vAlign w:val="bottom"/>
          </w:tcPr>
          <w:p w14:paraId="7BE73A52">
            <w:pPr>
              <w:rPr>
                <w:b/>
                <w:bCs/>
              </w:rPr>
            </w:pPr>
            <w:r>
              <w:rPr>
                <w:b/>
                <w:bCs/>
              </w:rPr>
              <w:t> </w:t>
            </w:r>
          </w:p>
        </w:tc>
        <w:tc>
          <w:tcPr>
            <w:tcW w:w="0" w:type="auto"/>
            <w:tcBorders>
              <w:bottom w:val="single" w:color="000000" w:sz="12" w:space="0"/>
            </w:tcBorders>
            <w:shd w:val="clear" w:color="auto" w:fill="CCEEFF"/>
            <w:vAlign w:val="bottom"/>
          </w:tcPr>
          <w:p w14:paraId="70B55266">
            <w:pPr>
              <w:rPr>
                <w:b/>
                <w:bCs/>
              </w:rPr>
            </w:pPr>
            <w:r>
              <w:rPr>
                <w:b/>
                <w:bCs/>
              </w:rPr>
              <w:t> </w:t>
            </w:r>
          </w:p>
        </w:tc>
        <w:tc>
          <w:tcPr>
            <w:tcW w:w="0" w:type="auto"/>
            <w:tcBorders>
              <w:bottom w:val="single" w:color="000000" w:sz="12" w:space="0"/>
            </w:tcBorders>
            <w:shd w:val="clear" w:color="auto" w:fill="CCEEFF"/>
            <w:vAlign w:val="bottom"/>
          </w:tcPr>
          <w:p w14:paraId="77270192">
            <w:pPr>
              <w:jc w:val="right"/>
              <w:rPr>
                <w:b/>
                <w:bCs/>
              </w:rPr>
            </w:pPr>
            <w:r>
              <w:rPr>
                <w:b/>
                <w:bCs/>
              </w:rPr>
              <w:t>31,158,696</w:t>
            </w:r>
          </w:p>
        </w:tc>
        <w:tc>
          <w:tcPr>
            <w:tcW w:w="0" w:type="auto"/>
            <w:shd w:val="clear" w:color="auto" w:fill="CCEEFF"/>
            <w:tcMar>
              <w:top w:w="0" w:type="dxa"/>
              <w:left w:w="0" w:type="dxa"/>
              <w:bottom w:w="30" w:type="dxa"/>
              <w:right w:w="0" w:type="dxa"/>
            </w:tcMar>
            <w:vAlign w:val="bottom"/>
          </w:tcPr>
          <w:p w14:paraId="2E743B3F">
            <w:pPr>
              <w:rPr>
                <w:b/>
                <w:bCs/>
              </w:rPr>
            </w:pPr>
            <w:r>
              <w:rPr>
                <w:b/>
                <w:bCs/>
              </w:rPr>
              <w:t> </w:t>
            </w:r>
          </w:p>
        </w:tc>
        <w:tc>
          <w:tcPr>
            <w:tcW w:w="0" w:type="auto"/>
            <w:shd w:val="clear" w:color="auto" w:fill="CCEEFF"/>
            <w:tcMar>
              <w:top w:w="0" w:type="dxa"/>
              <w:left w:w="0" w:type="dxa"/>
              <w:bottom w:w="30" w:type="dxa"/>
              <w:right w:w="0" w:type="dxa"/>
            </w:tcMar>
            <w:vAlign w:val="bottom"/>
          </w:tcPr>
          <w:p w14:paraId="3C11A772">
            <w:pPr>
              <w:rPr>
                <w:b/>
                <w:bCs/>
              </w:rPr>
            </w:pPr>
            <w:r>
              <w:rPr>
                <w:b/>
                <w:bCs/>
              </w:rPr>
              <w:t> </w:t>
            </w:r>
          </w:p>
        </w:tc>
        <w:tc>
          <w:tcPr>
            <w:tcW w:w="0" w:type="auto"/>
            <w:tcBorders>
              <w:bottom w:val="single" w:color="000000" w:sz="12" w:space="0"/>
            </w:tcBorders>
            <w:shd w:val="clear" w:color="auto" w:fill="CCEEFF"/>
            <w:vAlign w:val="bottom"/>
          </w:tcPr>
          <w:p w14:paraId="0C5185CD">
            <w:pPr>
              <w:rPr>
                <w:b/>
                <w:bCs/>
              </w:rPr>
            </w:pPr>
            <w:r>
              <w:rPr>
                <w:b/>
                <w:bCs/>
              </w:rPr>
              <w:t> </w:t>
            </w:r>
          </w:p>
        </w:tc>
        <w:tc>
          <w:tcPr>
            <w:tcW w:w="0" w:type="auto"/>
            <w:tcBorders>
              <w:bottom w:val="single" w:color="000000" w:sz="12" w:space="0"/>
            </w:tcBorders>
            <w:shd w:val="clear" w:color="auto" w:fill="CCEEFF"/>
            <w:vAlign w:val="bottom"/>
          </w:tcPr>
          <w:p w14:paraId="2E86C498">
            <w:pPr>
              <w:jc w:val="right"/>
              <w:rPr>
                <w:b/>
                <w:bCs/>
              </w:rPr>
            </w:pPr>
            <w:r>
              <w:rPr>
                <w:b/>
                <w:bCs/>
              </w:rPr>
              <w:t>26,647,871</w:t>
            </w:r>
          </w:p>
        </w:tc>
        <w:tc>
          <w:tcPr>
            <w:tcW w:w="0" w:type="auto"/>
            <w:shd w:val="clear" w:color="auto" w:fill="CCEEFF"/>
            <w:tcMar>
              <w:top w:w="0" w:type="dxa"/>
              <w:left w:w="0" w:type="dxa"/>
              <w:bottom w:w="30" w:type="dxa"/>
              <w:right w:w="0" w:type="dxa"/>
            </w:tcMar>
            <w:vAlign w:val="bottom"/>
          </w:tcPr>
          <w:p w14:paraId="0330BAC3">
            <w:pPr>
              <w:rPr>
                <w:b/>
                <w:bCs/>
              </w:rPr>
            </w:pPr>
            <w:r>
              <w:rPr>
                <w:b/>
                <w:bCs/>
              </w:rPr>
              <w:t> </w:t>
            </w:r>
          </w:p>
        </w:tc>
      </w:tr>
      <w:tr w14:paraId="74195437">
        <w:tc>
          <w:tcPr>
            <w:tcW w:w="0" w:type="auto"/>
            <w:shd w:val="clear" w:color="auto" w:fill="FFFFFF"/>
            <w:tcMar>
              <w:top w:w="0" w:type="dxa"/>
              <w:left w:w="180" w:type="dxa"/>
              <w:bottom w:w="0" w:type="dxa"/>
              <w:right w:w="0" w:type="dxa"/>
            </w:tcMar>
            <w:vAlign w:val="bottom"/>
          </w:tcPr>
          <w:p w14:paraId="731DB907">
            <w:pPr>
              <w:ind w:hanging="180"/>
            </w:pPr>
            <w:r>
              <w:t> </w:t>
            </w:r>
          </w:p>
        </w:tc>
        <w:tc>
          <w:tcPr>
            <w:tcW w:w="0" w:type="auto"/>
            <w:shd w:val="clear" w:color="auto" w:fill="FFFFFF"/>
            <w:vAlign w:val="bottom"/>
          </w:tcPr>
          <w:p w14:paraId="56503CCD">
            <w:r>
              <w:t> </w:t>
            </w:r>
          </w:p>
        </w:tc>
        <w:tc>
          <w:tcPr>
            <w:tcW w:w="0" w:type="auto"/>
            <w:shd w:val="clear" w:color="auto" w:fill="FFFFFF"/>
            <w:vAlign w:val="bottom"/>
          </w:tcPr>
          <w:p w14:paraId="5F3956AB">
            <w:r>
              <w:t> </w:t>
            </w:r>
          </w:p>
        </w:tc>
        <w:tc>
          <w:tcPr>
            <w:tcW w:w="0" w:type="auto"/>
            <w:shd w:val="clear" w:color="auto" w:fill="FFFFFF"/>
            <w:vAlign w:val="bottom"/>
          </w:tcPr>
          <w:p w14:paraId="35BEC1ED">
            <w:pPr>
              <w:jc w:val="right"/>
            </w:pPr>
            <w:r>
              <w:t> </w:t>
            </w:r>
          </w:p>
        </w:tc>
        <w:tc>
          <w:tcPr>
            <w:tcW w:w="0" w:type="auto"/>
            <w:shd w:val="clear" w:color="auto" w:fill="FFFFFF"/>
            <w:vAlign w:val="bottom"/>
          </w:tcPr>
          <w:p w14:paraId="722278D6">
            <w:r>
              <w:t> </w:t>
            </w:r>
          </w:p>
        </w:tc>
        <w:tc>
          <w:tcPr>
            <w:tcW w:w="0" w:type="auto"/>
            <w:shd w:val="clear" w:color="auto" w:fill="FFFFFF"/>
            <w:vAlign w:val="bottom"/>
          </w:tcPr>
          <w:p w14:paraId="2F829E7B">
            <w:r>
              <w:t> </w:t>
            </w:r>
          </w:p>
        </w:tc>
        <w:tc>
          <w:tcPr>
            <w:tcW w:w="0" w:type="auto"/>
            <w:shd w:val="clear" w:color="auto" w:fill="FFFFFF"/>
            <w:vAlign w:val="bottom"/>
          </w:tcPr>
          <w:p w14:paraId="4106AE86">
            <w:r>
              <w:t> </w:t>
            </w:r>
          </w:p>
        </w:tc>
        <w:tc>
          <w:tcPr>
            <w:tcW w:w="0" w:type="auto"/>
            <w:shd w:val="clear" w:color="auto" w:fill="FFFFFF"/>
            <w:vAlign w:val="bottom"/>
          </w:tcPr>
          <w:p w14:paraId="38621C5A">
            <w:pPr>
              <w:jc w:val="right"/>
            </w:pPr>
            <w:r>
              <w:t> </w:t>
            </w:r>
          </w:p>
        </w:tc>
        <w:tc>
          <w:tcPr>
            <w:tcW w:w="0" w:type="auto"/>
            <w:shd w:val="clear" w:color="auto" w:fill="FFFFFF"/>
            <w:vAlign w:val="bottom"/>
          </w:tcPr>
          <w:p w14:paraId="26E68216">
            <w:r>
              <w:t> </w:t>
            </w:r>
          </w:p>
        </w:tc>
      </w:tr>
      <w:tr w14:paraId="16C0CA0C">
        <w:tc>
          <w:tcPr>
            <w:tcW w:w="0" w:type="auto"/>
            <w:shd w:val="clear" w:color="auto" w:fill="CCEEFF"/>
            <w:tcMar>
              <w:top w:w="0" w:type="dxa"/>
              <w:left w:w="180" w:type="dxa"/>
              <w:bottom w:w="30" w:type="dxa"/>
              <w:right w:w="0" w:type="dxa"/>
            </w:tcMar>
            <w:vAlign w:val="bottom"/>
          </w:tcPr>
          <w:p w14:paraId="0AC0B41A">
            <w:pPr>
              <w:ind w:hanging="180"/>
            </w:pPr>
            <w:r>
              <w:t>Effect of exchange rate changes on cash and restricted cash</w:t>
            </w:r>
          </w:p>
        </w:tc>
        <w:tc>
          <w:tcPr>
            <w:tcW w:w="0" w:type="auto"/>
            <w:shd w:val="clear" w:color="auto" w:fill="CCEEFF"/>
            <w:tcMar>
              <w:top w:w="0" w:type="dxa"/>
              <w:left w:w="0" w:type="dxa"/>
              <w:bottom w:w="30" w:type="dxa"/>
              <w:right w:w="0" w:type="dxa"/>
            </w:tcMar>
            <w:vAlign w:val="bottom"/>
          </w:tcPr>
          <w:p w14:paraId="1DC9EF23">
            <w:r>
              <w:t> </w:t>
            </w:r>
          </w:p>
        </w:tc>
        <w:tc>
          <w:tcPr>
            <w:tcW w:w="0" w:type="auto"/>
            <w:tcBorders>
              <w:bottom w:val="single" w:color="000000" w:sz="12" w:space="0"/>
            </w:tcBorders>
            <w:shd w:val="clear" w:color="auto" w:fill="CCEEFF"/>
            <w:vAlign w:val="bottom"/>
          </w:tcPr>
          <w:p w14:paraId="66E7D333">
            <w:r>
              <w:t> </w:t>
            </w:r>
          </w:p>
        </w:tc>
        <w:tc>
          <w:tcPr>
            <w:tcW w:w="0" w:type="auto"/>
            <w:tcBorders>
              <w:bottom w:val="single" w:color="000000" w:sz="12" w:space="0"/>
            </w:tcBorders>
            <w:shd w:val="clear" w:color="auto" w:fill="CCEEFF"/>
            <w:vAlign w:val="bottom"/>
          </w:tcPr>
          <w:p w14:paraId="669E4249">
            <w:pPr>
              <w:jc w:val="right"/>
            </w:pPr>
            <w:r>
              <w:t>(257,925</w:t>
            </w:r>
          </w:p>
        </w:tc>
        <w:tc>
          <w:tcPr>
            <w:tcW w:w="0" w:type="auto"/>
            <w:shd w:val="clear" w:color="auto" w:fill="CCEEFF"/>
            <w:tcMar>
              <w:top w:w="0" w:type="dxa"/>
              <w:left w:w="0" w:type="dxa"/>
              <w:bottom w:w="30" w:type="dxa"/>
              <w:right w:w="0" w:type="dxa"/>
            </w:tcMar>
            <w:vAlign w:val="bottom"/>
          </w:tcPr>
          <w:p w14:paraId="6061E6E6">
            <w:r>
              <w:t>)</w:t>
            </w:r>
          </w:p>
        </w:tc>
        <w:tc>
          <w:tcPr>
            <w:tcW w:w="0" w:type="auto"/>
            <w:shd w:val="clear" w:color="auto" w:fill="CCEEFF"/>
            <w:tcMar>
              <w:top w:w="0" w:type="dxa"/>
              <w:left w:w="0" w:type="dxa"/>
              <w:bottom w:w="30" w:type="dxa"/>
              <w:right w:w="0" w:type="dxa"/>
            </w:tcMar>
            <w:vAlign w:val="bottom"/>
          </w:tcPr>
          <w:p w14:paraId="26E3F37A">
            <w:r>
              <w:t> </w:t>
            </w:r>
          </w:p>
        </w:tc>
        <w:tc>
          <w:tcPr>
            <w:tcW w:w="0" w:type="auto"/>
            <w:tcBorders>
              <w:bottom w:val="single" w:color="000000" w:sz="12" w:space="0"/>
            </w:tcBorders>
            <w:shd w:val="clear" w:color="auto" w:fill="CCEEFF"/>
            <w:vAlign w:val="bottom"/>
          </w:tcPr>
          <w:p w14:paraId="120054B5">
            <w:r>
              <w:t> </w:t>
            </w:r>
          </w:p>
        </w:tc>
        <w:tc>
          <w:tcPr>
            <w:tcW w:w="0" w:type="auto"/>
            <w:tcBorders>
              <w:bottom w:val="single" w:color="000000" w:sz="12" w:space="0"/>
            </w:tcBorders>
            <w:shd w:val="clear" w:color="auto" w:fill="CCEEFF"/>
            <w:vAlign w:val="bottom"/>
          </w:tcPr>
          <w:p w14:paraId="31BE5EE0">
            <w:pPr>
              <w:jc w:val="right"/>
            </w:pPr>
            <w:r>
              <w:t>20,838</w:t>
            </w:r>
          </w:p>
        </w:tc>
        <w:tc>
          <w:tcPr>
            <w:tcW w:w="0" w:type="auto"/>
            <w:shd w:val="clear" w:color="auto" w:fill="CCEEFF"/>
            <w:tcMar>
              <w:top w:w="0" w:type="dxa"/>
              <w:left w:w="0" w:type="dxa"/>
              <w:bottom w:w="30" w:type="dxa"/>
              <w:right w:w="0" w:type="dxa"/>
            </w:tcMar>
            <w:vAlign w:val="bottom"/>
          </w:tcPr>
          <w:p w14:paraId="6F4A76E9">
            <w:r>
              <w:t>)</w:t>
            </w:r>
          </w:p>
        </w:tc>
      </w:tr>
      <w:tr w14:paraId="1006998A">
        <w:tc>
          <w:tcPr>
            <w:tcW w:w="0" w:type="auto"/>
            <w:shd w:val="clear" w:color="auto" w:fill="FFFFFF"/>
            <w:tcMar>
              <w:top w:w="0" w:type="dxa"/>
              <w:left w:w="180" w:type="dxa"/>
              <w:bottom w:w="0" w:type="dxa"/>
              <w:right w:w="0" w:type="dxa"/>
            </w:tcMar>
            <w:vAlign w:val="bottom"/>
          </w:tcPr>
          <w:p w14:paraId="7D13FC82">
            <w:pPr>
              <w:ind w:hanging="180"/>
              <w:rPr>
                <w:b/>
                <w:bCs/>
              </w:rPr>
            </w:pPr>
            <w:r>
              <w:rPr>
                <w:b/>
                <w:bCs/>
              </w:rPr>
              <w:t>Net increase in cash and restricted cash</w:t>
            </w:r>
          </w:p>
        </w:tc>
        <w:tc>
          <w:tcPr>
            <w:tcW w:w="0" w:type="auto"/>
            <w:shd w:val="clear" w:color="auto" w:fill="FFFFFF"/>
            <w:vAlign w:val="bottom"/>
          </w:tcPr>
          <w:p w14:paraId="02CAF261">
            <w:pPr>
              <w:rPr>
                <w:b/>
                <w:bCs/>
              </w:rPr>
            </w:pPr>
            <w:r>
              <w:rPr>
                <w:b/>
                <w:bCs/>
              </w:rPr>
              <w:t> </w:t>
            </w:r>
          </w:p>
        </w:tc>
        <w:tc>
          <w:tcPr>
            <w:tcW w:w="0" w:type="auto"/>
            <w:shd w:val="clear" w:color="auto" w:fill="FFFFFF"/>
            <w:vAlign w:val="bottom"/>
          </w:tcPr>
          <w:p w14:paraId="3EC11D20">
            <w:pPr>
              <w:rPr>
                <w:b/>
                <w:bCs/>
              </w:rPr>
            </w:pPr>
            <w:r>
              <w:rPr>
                <w:b/>
                <w:bCs/>
              </w:rPr>
              <w:t> </w:t>
            </w:r>
          </w:p>
        </w:tc>
        <w:tc>
          <w:tcPr>
            <w:tcW w:w="0" w:type="auto"/>
            <w:shd w:val="clear" w:color="auto" w:fill="FFFFFF"/>
            <w:vAlign w:val="bottom"/>
          </w:tcPr>
          <w:p w14:paraId="11871CB6">
            <w:pPr>
              <w:jc w:val="right"/>
              <w:rPr>
                <w:b/>
                <w:bCs/>
              </w:rPr>
            </w:pPr>
            <w:r>
              <w:rPr>
                <w:b/>
                <w:bCs/>
              </w:rPr>
              <w:t>64,559,738</w:t>
            </w:r>
          </w:p>
        </w:tc>
        <w:tc>
          <w:tcPr>
            <w:tcW w:w="0" w:type="auto"/>
            <w:shd w:val="clear" w:color="auto" w:fill="FFFFFF"/>
            <w:vAlign w:val="bottom"/>
          </w:tcPr>
          <w:p w14:paraId="0765328F">
            <w:pPr>
              <w:rPr>
                <w:b/>
                <w:bCs/>
              </w:rPr>
            </w:pPr>
            <w:r>
              <w:rPr>
                <w:b/>
                <w:bCs/>
              </w:rPr>
              <w:t> </w:t>
            </w:r>
          </w:p>
        </w:tc>
        <w:tc>
          <w:tcPr>
            <w:tcW w:w="0" w:type="auto"/>
            <w:shd w:val="clear" w:color="auto" w:fill="FFFFFF"/>
            <w:vAlign w:val="bottom"/>
          </w:tcPr>
          <w:p w14:paraId="50515384">
            <w:pPr>
              <w:rPr>
                <w:b/>
                <w:bCs/>
              </w:rPr>
            </w:pPr>
            <w:r>
              <w:rPr>
                <w:b/>
                <w:bCs/>
              </w:rPr>
              <w:t> </w:t>
            </w:r>
          </w:p>
        </w:tc>
        <w:tc>
          <w:tcPr>
            <w:tcW w:w="0" w:type="auto"/>
            <w:shd w:val="clear" w:color="auto" w:fill="FFFFFF"/>
            <w:vAlign w:val="bottom"/>
          </w:tcPr>
          <w:p w14:paraId="5AFDD84D">
            <w:pPr>
              <w:rPr>
                <w:b/>
                <w:bCs/>
              </w:rPr>
            </w:pPr>
            <w:r>
              <w:rPr>
                <w:b/>
                <w:bCs/>
              </w:rPr>
              <w:t> </w:t>
            </w:r>
          </w:p>
        </w:tc>
        <w:tc>
          <w:tcPr>
            <w:tcW w:w="0" w:type="auto"/>
            <w:shd w:val="clear" w:color="auto" w:fill="FFFFFF"/>
            <w:vAlign w:val="bottom"/>
          </w:tcPr>
          <w:p w14:paraId="575FEAA5">
            <w:pPr>
              <w:jc w:val="right"/>
              <w:rPr>
                <w:b/>
                <w:bCs/>
              </w:rPr>
            </w:pPr>
            <w:r>
              <w:rPr>
                <w:b/>
                <w:bCs/>
              </w:rPr>
              <w:t>19,518,422</w:t>
            </w:r>
          </w:p>
        </w:tc>
        <w:tc>
          <w:tcPr>
            <w:tcW w:w="0" w:type="auto"/>
            <w:shd w:val="clear" w:color="auto" w:fill="FFFFFF"/>
            <w:vAlign w:val="bottom"/>
          </w:tcPr>
          <w:p w14:paraId="15B9B2A1">
            <w:pPr>
              <w:rPr>
                <w:b/>
                <w:bCs/>
              </w:rPr>
            </w:pPr>
            <w:r>
              <w:rPr>
                <w:b/>
                <w:bCs/>
              </w:rPr>
              <w:t> </w:t>
            </w:r>
          </w:p>
        </w:tc>
      </w:tr>
      <w:tr w14:paraId="4E565C68">
        <w:tc>
          <w:tcPr>
            <w:tcW w:w="0" w:type="auto"/>
            <w:shd w:val="clear" w:color="auto" w:fill="CCEEFF"/>
            <w:tcMar>
              <w:top w:w="0" w:type="dxa"/>
              <w:left w:w="180" w:type="dxa"/>
              <w:bottom w:w="30" w:type="dxa"/>
              <w:right w:w="0" w:type="dxa"/>
            </w:tcMar>
            <w:vAlign w:val="bottom"/>
          </w:tcPr>
          <w:p w14:paraId="683D0ECF">
            <w:pPr>
              <w:ind w:hanging="180"/>
            </w:pPr>
            <w:r>
              <w:t>Cash and restricted cash at beginning of period</w:t>
            </w:r>
          </w:p>
        </w:tc>
        <w:tc>
          <w:tcPr>
            <w:tcW w:w="0" w:type="auto"/>
            <w:shd w:val="clear" w:color="auto" w:fill="CCEEFF"/>
            <w:tcMar>
              <w:top w:w="0" w:type="dxa"/>
              <w:left w:w="0" w:type="dxa"/>
              <w:bottom w:w="30" w:type="dxa"/>
              <w:right w:w="0" w:type="dxa"/>
            </w:tcMar>
            <w:vAlign w:val="bottom"/>
          </w:tcPr>
          <w:p w14:paraId="096E0693">
            <w:r>
              <w:t> </w:t>
            </w:r>
          </w:p>
        </w:tc>
        <w:tc>
          <w:tcPr>
            <w:tcW w:w="0" w:type="auto"/>
            <w:tcBorders>
              <w:bottom w:val="single" w:color="000000" w:sz="12" w:space="0"/>
            </w:tcBorders>
            <w:shd w:val="clear" w:color="auto" w:fill="CCEEFF"/>
            <w:vAlign w:val="bottom"/>
          </w:tcPr>
          <w:p w14:paraId="5CFEF40A">
            <w:r>
              <w:t> </w:t>
            </w:r>
          </w:p>
        </w:tc>
        <w:tc>
          <w:tcPr>
            <w:tcW w:w="0" w:type="auto"/>
            <w:tcBorders>
              <w:bottom w:val="single" w:color="000000" w:sz="12" w:space="0"/>
            </w:tcBorders>
            <w:shd w:val="clear" w:color="auto" w:fill="CCEEFF"/>
            <w:vAlign w:val="bottom"/>
          </w:tcPr>
          <w:p w14:paraId="3BE51E24">
            <w:pPr>
              <w:jc w:val="right"/>
            </w:pPr>
            <w:r>
              <w:t>58,860,026</w:t>
            </w:r>
          </w:p>
        </w:tc>
        <w:tc>
          <w:tcPr>
            <w:tcW w:w="0" w:type="auto"/>
            <w:shd w:val="clear" w:color="auto" w:fill="CCEEFF"/>
            <w:tcMar>
              <w:top w:w="0" w:type="dxa"/>
              <w:left w:w="0" w:type="dxa"/>
              <w:bottom w:w="30" w:type="dxa"/>
              <w:right w:w="0" w:type="dxa"/>
            </w:tcMar>
            <w:vAlign w:val="bottom"/>
          </w:tcPr>
          <w:p w14:paraId="5FC2243E">
            <w:r>
              <w:t> </w:t>
            </w:r>
          </w:p>
        </w:tc>
        <w:tc>
          <w:tcPr>
            <w:tcW w:w="0" w:type="auto"/>
            <w:shd w:val="clear" w:color="auto" w:fill="CCEEFF"/>
            <w:tcMar>
              <w:top w:w="0" w:type="dxa"/>
              <w:left w:w="0" w:type="dxa"/>
              <w:bottom w:w="30" w:type="dxa"/>
              <w:right w:w="0" w:type="dxa"/>
            </w:tcMar>
            <w:vAlign w:val="bottom"/>
          </w:tcPr>
          <w:p w14:paraId="35F53E35">
            <w:r>
              <w:t> </w:t>
            </w:r>
          </w:p>
        </w:tc>
        <w:tc>
          <w:tcPr>
            <w:tcW w:w="0" w:type="auto"/>
            <w:tcBorders>
              <w:bottom w:val="single" w:color="000000" w:sz="12" w:space="0"/>
            </w:tcBorders>
            <w:shd w:val="clear" w:color="auto" w:fill="CCEEFF"/>
            <w:vAlign w:val="bottom"/>
          </w:tcPr>
          <w:p w14:paraId="1C604F5F">
            <w:r>
              <w:t> </w:t>
            </w:r>
          </w:p>
        </w:tc>
        <w:tc>
          <w:tcPr>
            <w:tcW w:w="0" w:type="auto"/>
            <w:tcBorders>
              <w:bottom w:val="single" w:color="000000" w:sz="12" w:space="0"/>
            </w:tcBorders>
            <w:shd w:val="clear" w:color="auto" w:fill="CCEEFF"/>
            <w:vAlign w:val="bottom"/>
          </w:tcPr>
          <w:p w14:paraId="35D1BA5E">
            <w:pPr>
              <w:jc w:val="right"/>
            </w:pPr>
            <w:r>
              <w:t>17,149,389</w:t>
            </w:r>
          </w:p>
        </w:tc>
        <w:tc>
          <w:tcPr>
            <w:tcW w:w="0" w:type="auto"/>
            <w:shd w:val="clear" w:color="auto" w:fill="CCEEFF"/>
            <w:tcMar>
              <w:top w:w="0" w:type="dxa"/>
              <w:left w:w="0" w:type="dxa"/>
              <w:bottom w:w="30" w:type="dxa"/>
              <w:right w:w="0" w:type="dxa"/>
            </w:tcMar>
            <w:vAlign w:val="bottom"/>
          </w:tcPr>
          <w:p w14:paraId="49E76D3B">
            <w:r>
              <w:t> </w:t>
            </w:r>
          </w:p>
        </w:tc>
      </w:tr>
      <w:tr w14:paraId="1BEEA73D">
        <w:tc>
          <w:tcPr>
            <w:tcW w:w="0" w:type="auto"/>
            <w:shd w:val="clear" w:color="auto" w:fill="FFFFFF"/>
            <w:tcMar>
              <w:top w:w="0" w:type="dxa"/>
              <w:left w:w="180" w:type="dxa"/>
              <w:bottom w:w="50" w:type="dxa"/>
              <w:right w:w="0" w:type="dxa"/>
            </w:tcMar>
            <w:vAlign w:val="bottom"/>
          </w:tcPr>
          <w:p w14:paraId="6223D1CE">
            <w:pPr>
              <w:ind w:hanging="180"/>
              <w:rPr>
                <w:b/>
                <w:bCs/>
              </w:rPr>
            </w:pPr>
            <w:r>
              <w:rPr>
                <w:b/>
                <w:bCs/>
              </w:rPr>
              <w:t>Cash and restricted cash at end of period</w:t>
            </w:r>
          </w:p>
        </w:tc>
        <w:tc>
          <w:tcPr>
            <w:tcW w:w="0" w:type="auto"/>
            <w:shd w:val="clear" w:color="auto" w:fill="FFFFFF"/>
            <w:tcMar>
              <w:top w:w="0" w:type="dxa"/>
              <w:left w:w="0" w:type="dxa"/>
              <w:bottom w:w="50" w:type="dxa"/>
              <w:right w:w="0" w:type="dxa"/>
            </w:tcMar>
            <w:vAlign w:val="bottom"/>
          </w:tcPr>
          <w:p w14:paraId="1334A561">
            <w:pPr>
              <w:rPr>
                <w:b/>
                <w:bCs/>
              </w:rPr>
            </w:pPr>
            <w:r>
              <w:rPr>
                <w:b/>
                <w:bCs/>
              </w:rPr>
              <w:t> </w:t>
            </w:r>
          </w:p>
        </w:tc>
        <w:tc>
          <w:tcPr>
            <w:tcW w:w="0" w:type="auto"/>
            <w:tcBorders>
              <w:bottom w:val="double" w:color="000000" w:sz="12" w:space="0"/>
            </w:tcBorders>
            <w:shd w:val="clear" w:color="auto" w:fill="FFFFFF"/>
            <w:vAlign w:val="bottom"/>
          </w:tcPr>
          <w:p w14:paraId="65B93009">
            <w:pPr>
              <w:rPr>
                <w:b/>
                <w:bCs/>
              </w:rPr>
            </w:pPr>
            <w:r>
              <w:rPr>
                <w:b/>
                <w:bCs/>
              </w:rPr>
              <w:t>$</w:t>
            </w:r>
          </w:p>
        </w:tc>
        <w:tc>
          <w:tcPr>
            <w:tcW w:w="0" w:type="auto"/>
            <w:tcBorders>
              <w:bottom w:val="double" w:color="000000" w:sz="12" w:space="0"/>
            </w:tcBorders>
            <w:shd w:val="clear" w:color="auto" w:fill="FFFFFF"/>
            <w:vAlign w:val="bottom"/>
          </w:tcPr>
          <w:p w14:paraId="0C74B326">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74095F2A">
            <w:pPr>
              <w:rPr>
                <w:b/>
                <w:bCs/>
              </w:rPr>
            </w:pPr>
            <w:r>
              <w:rPr>
                <w:b/>
                <w:bCs/>
              </w:rPr>
              <w:t> </w:t>
            </w:r>
          </w:p>
        </w:tc>
        <w:tc>
          <w:tcPr>
            <w:tcW w:w="0" w:type="auto"/>
            <w:shd w:val="clear" w:color="auto" w:fill="FFFFFF"/>
            <w:tcMar>
              <w:top w:w="0" w:type="dxa"/>
              <w:left w:w="0" w:type="dxa"/>
              <w:bottom w:w="50" w:type="dxa"/>
              <w:right w:w="0" w:type="dxa"/>
            </w:tcMar>
            <w:vAlign w:val="bottom"/>
          </w:tcPr>
          <w:p w14:paraId="2694CE76">
            <w:pPr>
              <w:rPr>
                <w:b/>
                <w:bCs/>
              </w:rPr>
            </w:pPr>
            <w:r>
              <w:rPr>
                <w:b/>
                <w:bCs/>
              </w:rPr>
              <w:t> </w:t>
            </w:r>
          </w:p>
        </w:tc>
        <w:tc>
          <w:tcPr>
            <w:tcW w:w="0" w:type="auto"/>
            <w:tcBorders>
              <w:bottom w:val="double" w:color="000000" w:sz="12" w:space="0"/>
            </w:tcBorders>
            <w:shd w:val="clear" w:color="auto" w:fill="FFFFFF"/>
            <w:vAlign w:val="bottom"/>
          </w:tcPr>
          <w:p w14:paraId="35C1569D">
            <w:pPr>
              <w:rPr>
                <w:b/>
                <w:bCs/>
              </w:rPr>
            </w:pPr>
            <w:r>
              <w:rPr>
                <w:b/>
                <w:bCs/>
              </w:rPr>
              <w:t>$</w:t>
            </w:r>
          </w:p>
        </w:tc>
        <w:tc>
          <w:tcPr>
            <w:tcW w:w="0" w:type="auto"/>
            <w:tcBorders>
              <w:bottom w:val="double" w:color="000000" w:sz="12" w:space="0"/>
            </w:tcBorders>
            <w:shd w:val="clear" w:color="auto" w:fill="FFFFFF"/>
            <w:vAlign w:val="bottom"/>
          </w:tcPr>
          <w:p w14:paraId="5524A564">
            <w:pPr>
              <w:jc w:val="right"/>
              <w:rPr>
                <w:b/>
                <w:bCs/>
              </w:rPr>
            </w:pPr>
            <w:r>
              <w:rPr>
                <w:b/>
                <w:bCs/>
              </w:rPr>
              <w:t>36,667,811</w:t>
            </w:r>
          </w:p>
        </w:tc>
        <w:tc>
          <w:tcPr>
            <w:tcW w:w="0" w:type="auto"/>
            <w:shd w:val="clear" w:color="auto" w:fill="FFFFFF"/>
            <w:tcMar>
              <w:top w:w="0" w:type="dxa"/>
              <w:left w:w="0" w:type="dxa"/>
              <w:bottom w:w="50" w:type="dxa"/>
              <w:right w:w="0" w:type="dxa"/>
            </w:tcMar>
            <w:vAlign w:val="bottom"/>
          </w:tcPr>
          <w:p w14:paraId="79E9DDCB">
            <w:pPr>
              <w:rPr>
                <w:b/>
                <w:bCs/>
              </w:rPr>
            </w:pPr>
            <w:r>
              <w:rPr>
                <w:b/>
                <w:bCs/>
              </w:rPr>
              <w:t> </w:t>
            </w:r>
          </w:p>
        </w:tc>
      </w:tr>
      <w:tr w14:paraId="738905A0">
        <w:tc>
          <w:tcPr>
            <w:tcW w:w="0" w:type="auto"/>
            <w:shd w:val="clear" w:color="auto" w:fill="CCEEFF"/>
            <w:tcMar>
              <w:top w:w="0" w:type="dxa"/>
              <w:left w:w="180" w:type="dxa"/>
              <w:bottom w:w="0" w:type="dxa"/>
              <w:right w:w="0" w:type="dxa"/>
            </w:tcMar>
            <w:vAlign w:val="bottom"/>
          </w:tcPr>
          <w:p w14:paraId="2D92979E">
            <w:pPr>
              <w:ind w:hanging="180"/>
            </w:pPr>
            <w:r>
              <w:t> </w:t>
            </w:r>
          </w:p>
        </w:tc>
        <w:tc>
          <w:tcPr>
            <w:tcW w:w="0" w:type="auto"/>
            <w:shd w:val="clear" w:color="auto" w:fill="CCEEFF"/>
            <w:vAlign w:val="bottom"/>
          </w:tcPr>
          <w:p w14:paraId="6BCF54AC">
            <w:r>
              <w:t> </w:t>
            </w:r>
          </w:p>
        </w:tc>
        <w:tc>
          <w:tcPr>
            <w:tcW w:w="0" w:type="auto"/>
            <w:shd w:val="clear" w:color="auto" w:fill="CCEEFF"/>
            <w:vAlign w:val="bottom"/>
          </w:tcPr>
          <w:p w14:paraId="0BF0473E">
            <w:r>
              <w:t> </w:t>
            </w:r>
          </w:p>
        </w:tc>
        <w:tc>
          <w:tcPr>
            <w:tcW w:w="0" w:type="auto"/>
            <w:shd w:val="clear" w:color="auto" w:fill="CCEEFF"/>
            <w:vAlign w:val="bottom"/>
          </w:tcPr>
          <w:p w14:paraId="1BE9D9A3">
            <w:pPr>
              <w:jc w:val="right"/>
            </w:pPr>
            <w:r>
              <w:t> </w:t>
            </w:r>
          </w:p>
        </w:tc>
        <w:tc>
          <w:tcPr>
            <w:tcW w:w="0" w:type="auto"/>
            <w:shd w:val="clear" w:color="auto" w:fill="CCEEFF"/>
            <w:vAlign w:val="bottom"/>
          </w:tcPr>
          <w:p w14:paraId="754EF9F5">
            <w:r>
              <w:t> </w:t>
            </w:r>
          </w:p>
        </w:tc>
        <w:tc>
          <w:tcPr>
            <w:tcW w:w="0" w:type="auto"/>
            <w:shd w:val="clear" w:color="auto" w:fill="CCEEFF"/>
            <w:vAlign w:val="bottom"/>
          </w:tcPr>
          <w:p w14:paraId="71D83199">
            <w:r>
              <w:t> </w:t>
            </w:r>
          </w:p>
        </w:tc>
        <w:tc>
          <w:tcPr>
            <w:tcW w:w="0" w:type="auto"/>
            <w:shd w:val="clear" w:color="auto" w:fill="CCEEFF"/>
            <w:vAlign w:val="bottom"/>
          </w:tcPr>
          <w:p w14:paraId="0DF3B5B1">
            <w:r>
              <w:t> </w:t>
            </w:r>
          </w:p>
        </w:tc>
        <w:tc>
          <w:tcPr>
            <w:tcW w:w="0" w:type="auto"/>
            <w:shd w:val="clear" w:color="auto" w:fill="CCEEFF"/>
            <w:vAlign w:val="bottom"/>
          </w:tcPr>
          <w:p w14:paraId="598E0B8F">
            <w:pPr>
              <w:jc w:val="right"/>
            </w:pPr>
            <w:r>
              <w:t> </w:t>
            </w:r>
          </w:p>
        </w:tc>
        <w:tc>
          <w:tcPr>
            <w:tcW w:w="0" w:type="auto"/>
            <w:shd w:val="clear" w:color="auto" w:fill="CCEEFF"/>
            <w:vAlign w:val="bottom"/>
          </w:tcPr>
          <w:p w14:paraId="395E58FF">
            <w:r>
              <w:t> </w:t>
            </w:r>
          </w:p>
        </w:tc>
      </w:tr>
      <w:tr w14:paraId="4300ACD8">
        <w:tc>
          <w:tcPr>
            <w:tcW w:w="0" w:type="auto"/>
            <w:shd w:val="clear" w:color="auto" w:fill="FFFFFF"/>
            <w:tcMar>
              <w:top w:w="0" w:type="dxa"/>
              <w:left w:w="180" w:type="dxa"/>
              <w:bottom w:w="0" w:type="dxa"/>
              <w:right w:w="0" w:type="dxa"/>
            </w:tcMar>
            <w:vAlign w:val="bottom"/>
          </w:tcPr>
          <w:p w14:paraId="6AA9C6E7">
            <w:pPr>
              <w:ind w:hanging="180"/>
              <w:rPr>
                <w:b/>
                <w:bCs/>
              </w:rPr>
            </w:pPr>
            <w:r>
              <w:rPr>
                <w:b/>
                <w:bCs/>
              </w:rPr>
              <w:t>Supplemental cash flow information</w:t>
            </w:r>
          </w:p>
        </w:tc>
        <w:tc>
          <w:tcPr>
            <w:tcW w:w="0" w:type="auto"/>
            <w:shd w:val="clear" w:color="auto" w:fill="FFFFFF"/>
            <w:vAlign w:val="bottom"/>
          </w:tcPr>
          <w:p w14:paraId="0E408ED2">
            <w:r>
              <w:t> </w:t>
            </w:r>
          </w:p>
        </w:tc>
        <w:tc>
          <w:tcPr>
            <w:tcW w:w="0" w:type="auto"/>
            <w:shd w:val="clear" w:color="auto" w:fill="FFFFFF"/>
            <w:vAlign w:val="bottom"/>
          </w:tcPr>
          <w:p w14:paraId="5DB3CE47">
            <w:r>
              <w:t> </w:t>
            </w:r>
          </w:p>
        </w:tc>
        <w:tc>
          <w:tcPr>
            <w:tcW w:w="0" w:type="auto"/>
            <w:shd w:val="clear" w:color="auto" w:fill="FFFFFF"/>
            <w:vAlign w:val="bottom"/>
          </w:tcPr>
          <w:p w14:paraId="55FD5847">
            <w:pPr>
              <w:jc w:val="right"/>
            </w:pPr>
            <w:r>
              <w:t> </w:t>
            </w:r>
          </w:p>
        </w:tc>
        <w:tc>
          <w:tcPr>
            <w:tcW w:w="0" w:type="auto"/>
            <w:shd w:val="clear" w:color="auto" w:fill="FFFFFF"/>
            <w:vAlign w:val="bottom"/>
          </w:tcPr>
          <w:p w14:paraId="73307781">
            <w:r>
              <w:t> </w:t>
            </w:r>
          </w:p>
        </w:tc>
        <w:tc>
          <w:tcPr>
            <w:tcW w:w="0" w:type="auto"/>
            <w:shd w:val="clear" w:color="auto" w:fill="FFFFFF"/>
            <w:vAlign w:val="bottom"/>
          </w:tcPr>
          <w:p w14:paraId="2565764B">
            <w:r>
              <w:t> </w:t>
            </w:r>
          </w:p>
        </w:tc>
        <w:tc>
          <w:tcPr>
            <w:tcW w:w="0" w:type="auto"/>
            <w:shd w:val="clear" w:color="auto" w:fill="FFFFFF"/>
            <w:vAlign w:val="bottom"/>
          </w:tcPr>
          <w:p w14:paraId="4077DA69">
            <w:r>
              <w:t> </w:t>
            </w:r>
          </w:p>
        </w:tc>
        <w:tc>
          <w:tcPr>
            <w:tcW w:w="0" w:type="auto"/>
            <w:shd w:val="clear" w:color="auto" w:fill="FFFFFF"/>
            <w:vAlign w:val="bottom"/>
          </w:tcPr>
          <w:p w14:paraId="5102CCB4">
            <w:pPr>
              <w:jc w:val="right"/>
            </w:pPr>
            <w:r>
              <w:t> </w:t>
            </w:r>
          </w:p>
        </w:tc>
        <w:tc>
          <w:tcPr>
            <w:tcW w:w="0" w:type="auto"/>
            <w:shd w:val="clear" w:color="auto" w:fill="FFFFFF"/>
            <w:vAlign w:val="bottom"/>
          </w:tcPr>
          <w:p w14:paraId="7373F812">
            <w:r>
              <w:t> </w:t>
            </w:r>
          </w:p>
        </w:tc>
      </w:tr>
      <w:tr w14:paraId="32311351">
        <w:tc>
          <w:tcPr>
            <w:tcW w:w="0" w:type="auto"/>
            <w:shd w:val="clear" w:color="auto" w:fill="CCEEFF"/>
            <w:tcMar>
              <w:top w:w="0" w:type="dxa"/>
              <w:left w:w="180" w:type="dxa"/>
              <w:bottom w:w="0" w:type="dxa"/>
              <w:right w:w="0" w:type="dxa"/>
            </w:tcMar>
            <w:vAlign w:val="bottom"/>
          </w:tcPr>
          <w:p w14:paraId="0BF3C04D">
            <w:pPr>
              <w:ind w:hanging="180"/>
            </w:pPr>
            <w:r>
              <w:t>Cash paid for interest expense</w:t>
            </w:r>
          </w:p>
        </w:tc>
        <w:tc>
          <w:tcPr>
            <w:tcW w:w="0" w:type="auto"/>
            <w:shd w:val="clear" w:color="auto" w:fill="CCEEFF"/>
            <w:vAlign w:val="bottom"/>
          </w:tcPr>
          <w:p w14:paraId="2124F7AE">
            <w:r>
              <w:t> </w:t>
            </w:r>
          </w:p>
        </w:tc>
        <w:tc>
          <w:tcPr>
            <w:tcW w:w="0" w:type="auto"/>
            <w:shd w:val="clear" w:color="auto" w:fill="CCEEFF"/>
            <w:vAlign w:val="bottom"/>
          </w:tcPr>
          <w:p w14:paraId="223EA069">
            <w:r>
              <w:t>$</w:t>
            </w:r>
          </w:p>
        </w:tc>
        <w:tc>
          <w:tcPr>
            <w:tcW w:w="0" w:type="auto"/>
            <w:shd w:val="clear" w:color="auto" w:fill="CCEEFF"/>
            <w:vAlign w:val="bottom"/>
          </w:tcPr>
          <w:p w14:paraId="579C9996">
            <w:pPr>
              <w:jc w:val="right"/>
            </w:pPr>
            <w:r>
              <w:t>1,671,463</w:t>
            </w:r>
          </w:p>
        </w:tc>
        <w:tc>
          <w:tcPr>
            <w:tcW w:w="0" w:type="auto"/>
            <w:shd w:val="clear" w:color="auto" w:fill="CCEEFF"/>
            <w:vAlign w:val="bottom"/>
          </w:tcPr>
          <w:p w14:paraId="2DBCE73C">
            <w:r>
              <w:t> </w:t>
            </w:r>
          </w:p>
        </w:tc>
        <w:tc>
          <w:tcPr>
            <w:tcW w:w="0" w:type="auto"/>
            <w:shd w:val="clear" w:color="auto" w:fill="CCEEFF"/>
            <w:vAlign w:val="bottom"/>
          </w:tcPr>
          <w:p w14:paraId="42FFB72C">
            <w:r>
              <w:t> </w:t>
            </w:r>
          </w:p>
        </w:tc>
        <w:tc>
          <w:tcPr>
            <w:tcW w:w="0" w:type="auto"/>
            <w:shd w:val="clear" w:color="auto" w:fill="CCEEFF"/>
            <w:vAlign w:val="bottom"/>
          </w:tcPr>
          <w:p w14:paraId="6722ECAC">
            <w:r>
              <w:t>$</w:t>
            </w:r>
          </w:p>
        </w:tc>
        <w:tc>
          <w:tcPr>
            <w:tcW w:w="0" w:type="auto"/>
            <w:shd w:val="clear" w:color="auto" w:fill="CCEEFF"/>
            <w:vAlign w:val="bottom"/>
          </w:tcPr>
          <w:p w14:paraId="41DE6C95">
            <w:pPr>
              <w:jc w:val="right"/>
            </w:pPr>
            <w:r>
              <w:t>748,698</w:t>
            </w:r>
          </w:p>
        </w:tc>
        <w:tc>
          <w:tcPr>
            <w:tcW w:w="0" w:type="auto"/>
            <w:shd w:val="clear" w:color="auto" w:fill="CCEEFF"/>
            <w:vAlign w:val="bottom"/>
          </w:tcPr>
          <w:p w14:paraId="0CF871C4">
            <w:r>
              <w:t> </w:t>
            </w:r>
          </w:p>
        </w:tc>
      </w:tr>
      <w:tr w14:paraId="7F74258B">
        <w:tc>
          <w:tcPr>
            <w:tcW w:w="0" w:type="auto"/>
            <w:shd w:val="clear" w:color="auto" w:fill="FFFFFF"/>
            <w:tcMar>
              <w:top w:w="0" w:type="dxa"/>
              <w:left w:w="180" w:type="dxa"/>
              <w:bottom w:w="0" w:type="dxa"/>
              <w:right w:w="0" w:type="dxa"/>
            </w:tcMar>
            <w:vAlign w:val="bottom"/>
          </w:tcPr>
          <w:p w14:paraId="1FBEDD39">
            <w:pPr>
              <w:ind w:hanging="180"/>
            </w:pPr>
            <w:r>
              <w:t>Cash paid for income tax</w:t>
            </w:r>
          </w:p>
        </w:tc>
        <w:tc>
          <w:tcPr>
            <w:tcW w:w="0" w:type="auto"/>
            <w:shd w:val="clear" w:color="auto" w:fill="FFFFFF"/>
            <w:vAlign w:val="bottom"/>
          </w:tcPr>
          <w:p w14:paraId="7839A287">
            <w:r>
              <w:t> </w:t>
            </w:r>
          </w:p>
        </w:tc>
        <w:tc>
          <w:tcPr>
            <w:tcW w:w="0" w:type="auto"/>
            <w:shd w:val="clear" w:color="auto" w:fill="FFFFFF"/>
            <w:vAlign w:val="bottom"/>
          </w:tcPr>
          <w:p w14:paraId="561D188B">
            <w:r>
              <w:t>$</w:t>
            </w:r>
          </w:p>
        </w:tc>
        <w:tc>
          <w:tcPr>
            <w:tcW w:w="0" w:type="auto"/>
            <w:shd w:val="clear" w:color="auto" w:fill="FFFFFF"/>
            <w:vAlign w:val="bottom"/>
          </w:tcPr>
          <w:p w14:paraId="35435DF2">
            <w:pPr>
              <w:jc w:val="right"/>
            </w:pPr>
            <w:r>
              <w:t>18,430</w:t>
            </w:r>
          </w:p>
        </w:tc>
        <w:tc>
          <w:tcPr>
            <w:tcW w:w="0" w:type="auto"/>
            <w:shd w:val="clear" w:color="auto" w:fill="FFFFFF"/>
            <w:vAlign w:val="bottom"/>
          </w:tcPr>
          <w:p w14:paraId="7477D165">
            <w:r>
              <w:t> </w:t>
            </w:r>
          </w:p>
        </w:tc>
        <w:tc>
          <w:tcPr>
            <w:tcW w:w="0" w:type="auto"/>
            <w:shd w:val="clear" w:color="auto" w:fill="FFFFFF"/>
            <w:vAlign w:val="bottom"/>
          </w:tcPr>
          <w:p w14:paraId="33A910A5">
            <w:r>
              <w:t> </w:t>
            </w:r>
          </w:p>
        </w:tc>
        <w:tc>
          <w:tcPr>
            <w:tcW w:w="0" w:type="auto"/>
            <w:shd w:val="clear" w:color="auto" w:fill="FFFFFF"/>
            <w:vAlign w:val="bottom"/>
          </w:tcPr>
          <w:p w14:paraId="77F054A4">
            <w:r>
              <w:t>$</w:t>
            </w:r>
          </w:p>
        </w:tc>
        <w:tc>
          <w:tcPr>
            <w:tcW w:w="0" w:type="auto"/>
            <w:shd w:val="clear" w:color="auto" w:fill="FFFFFF"/>
            <w:vAlign w:val="bottom"/>
          </w:tcPr>
          <w:p w14:paraId="59EC1B73">
            <w:pPr>
              <w:jc w:val="right"/>
            </w:pPr>
            <w:r>
              <w:t>—</w:t>
            </w:r>
          </w:p>
        </w:tc>
        <w:tc>
          <w:tcPr>
            <w:tcW w:w="0" w:type="auto"/>
            <w:shd w:val="clear" w:color="auto" w:fill="FFFFFF"/>
            <w:vAlign w:val="bottom"/>
          </w:tcPr>
          <w:p w14:paraId="51E5FEFE">
            <w:r>
              <w:t> </w:t>
            </w:r>
          </w:p>
        </w:tc>
      </w:tr>
      <w:tr w14:paraId="47851C67">
        <w:tc>
          <w:tcPr>
            <w:tcW w:w="0" w:type="auto"/>
            <w:shd w:val="clear" w:color="auto" w:fill="CCEEFF"/>
            <w:tcMar>
              <w:top w:w="0" w:type="dxa"/>
              <w:left w:w="180" w:type="dxa"/>
              <w:bottom w:w="0" w:type="dxa"/>
              <w:right w:w="0" w:type="dxa"/>
            </w:tcMar>
            <w:vAlign w:val="bottom"/>
          </w:tcPr>
          <w:p w14:paraId="25D14C72">
            <w:pPr>
              <w:ind w:hanging="180"/>
            </w:pPr>
            <w:r>
              <w:t> </w:t>
            </w:r>
          </w:p>
        </w:tc>
        <w:tc>
          <w:tcPr>
            <w:tcW w:w="0" w:type="auto"/>
            <w:shd w:val="clear" w:color="auto" w:fill="CCEEFF"/>
            <w:vAlign w:val="bottom"/>
          </w:tcPr>
          <w:p w14:paraId="696E6A22">
            <w:r>
              <w:t> </w:t>
            </w:r>
          </w:p>
        </w:tc>
        <w:tc>
          <w:tcPr>
            <w:tcW w:w="0" w:type="auto"/>
            <w:shd w:val="clear" w:color="auto" w:fill="CCEEFF"/>
            <w:vAlign w:val="bottom"/>
          </w:tcPr>
          <w:p w14:paraId="4BEA8772">
            <w:r>
              <w:t> </w:t>
            </w:r>
          </w:p>
        </w:tc>
        <w:tc>
          <w:tcPr>
            <w:tcW w:w="0" w:type="auto"/>
            <w:shd w:val="clear" w:color="auto" w:fill="CCEEFF"/>
            <w:vAlign w:val="bottom"/>
          </w:tcPr>
          <w:p w14:paraId="7F5B0C3B">
            <w:pPr>
              <w:jc w:val="right"/>
            </w:pPr>
            <w:r>
              <w:t> </w:t>
            </w:r>
          </w:p>
        </w:tc>
        <w:tc>
          <w:tcPr>
            <w:tcW w:w="0" w:type="auto"/>
            <w:shd w:val="clear" w:color="auto" w:fill="CCEEFF"/>
            <w:vAlign w:val="bottom"/>
          </w:tcPr>
          <w:p w14:paraId="62F1423F">
            <w:r>
              <w:t> </w:t>
            </w:r>
          </w:p>
        </w:tc>
        <w:tc>
          <w:tcPr>
            <w:tcW w:w="0" w:type="auto"/>
            <w:shd w:val="clear" w:color="auto" w:fill="CCEEFF"/>
            <w:vAlign w:val="bottom"/>
          </w:tcPr>
          <w:p w14:paraId="5C874CD1">
            <w:r>
              <w:t> </w:t>
            </w:r>
          </w:p>
        </w:tc>
        <w:tc>
          <w:tcPr>
            <w:tcW w:w="0" w:type="auto"/>
            <w:shd w:val="clear" w:color="auto" w:fill="CCEEFF"/>
            <w:vAlign w:val="bottom"/>
          </w:tcPr>
          <w:p w14:paraId="4D9AD746">
            <w:r>
              <w:t> </w:t>
            </w:r>
          </w:p>
        </w:tc>
        <w:tc>
          <w:tcPr>
            <w:tcW w:w="0" w:type="auto"/>
            <w:shd w:val="clear" w:color="auto" w:fill="CCEEFF"/>
            <w:vAlign w:val="bottom"/>
          </w:tcPr>
          <w:p w14:paraId="4841811B">
            <w:pPr>
              <w:jc w:val="right"/>
            </w:pPr>
            <w:r>
              <w:t> </w:t>
            </w:r>
          </w:p>
        </w:tc>
        <w:tc>
          <w:tcPr>
            <w:tcW w:w="0" w:type="auto"/>
            <w:shd w:val="clear" w:color="auto" w:fill="CCEEFF"/>
            <w:vAlign w:val="bottom"/>
          </w:tcPr>
          <w:p w14:paraId="1402B922">
            <w:r>
              <w:t> </w:t>
            </w:r>
          </w:p>
        </w:tc>
      </w:tr>
      <w:tr w14:paraId="526B5EE0">
        <w:tc>
          <w:tcPr>
            <w:tcW w:w="0" w:type="auto"/>
            <w:shd w:val="clear" w:color="auto" w:fill="FFFFFF"/>
            <w:tcMar>
              <w:top w:w="0" w:type="dxa"/>
              <w:left w:w="180" w:type="dxa"/>
              <w:bottom w:w="0" w:type="dxa"/>
              <w:right w:w="0" w:type="dxa"/>
            </w:tcMar>
            <w:vAlign w:val="bottom"/>
          </w:tcPr>
          <w:p w14:paraId="589F6718">
            <w:pPr>
              <w:ind w:hanging="180"/>
              <w:rPr>
                <w:b/>
                <w:bCs/>
              </w:rPr>
            </w:pPr>
            <w:r>
              <w:rPr>
                <w:b/>
                <w:bCs/>
              </w:rPr>
              <w:t>Noncash investing and financing activities</w:t>
            </w:r>
          </w:p>
        </w:tc>
        <w:tc>
          <w:tcPr>
            <w:tcW w:w="0" w:type="auto"/>
            <w:shd w:val="clear" w:color="auto" w:fill="FFFFFF"/>
            <w:vAlign w:val="bottom"/>
          </w:tcPr>
          <w:p w14:paraId="7642EF17">
            <w:r>
              <w:t> </w:t>
            </w:r>
          </w:p>
        </w:tc>
        <w:tc>
          <w:tcPr>
            <w:tcW w:w="0" w:type="auto"/>
            <w:shd w:val="clear" w:color="auto" w:fill="FFFFFF"/>
            <w:vAlign w:val="bottom"/>
          </w:tcPr>
          <w:p w14:paraId="00DB2A5D">
            <w:r>
              <w:t> </w:t>
            </w:r>
          </w:p>
        </w:tc>
        <w:tc>
          <w:tcPr>
            <w:tcW w:w="0" w:type="auto"/>
            <w:shd w:val="clear" w:color="auto" w:fill="FFFFFF"/>
            <w:vAlign w:val="bottom"/>
          </w:tcPr>
          <w:p w14:paraId="72F4DF90">
            <w:pPr>
              <w:jc w:val="right"/>
            </w:pPr>
            <w:r>
              <w:t> </w:t>
            </w:r>
          </w:p>
        </w:tc>
        <w:tc>
          <w:tcPr>
            <w:tcW w:w="0" w:type="auto"/>
            <w:shd w:val="clear" w:color="auto" w:fill="FFFFFF"/>
            <w:vAlign w:val="bottom"/>
          </w:tcPr>
          <w:p w14:paraId="373196D8">
            <w:r>
              <w:t> </w:t>
            </w:r>
          </w:p>
        </w:tc>
        <w:tc>
          <w:tcPr>
            <w:tcW w:w="0" w:type="auto"/>
            <w:shd w:val="clear" w:color="auto" w:fill="FFFFFF"/>
            <w:vAlign w:val="bottom"/>
          </w:tcPr>
          <w:p w14:paraId="0474A155">
            <w:r>
              <w:t> </w:t>
            </w:r>
          </w:p>
        </w:tc>
        <w:tc>
          <w:tcPr>
            <w:tcW w:w="0" w:type="auto"/>
            <w:shd w:val="clear" w:color="auto" w:fill="FFFFFF"/>
            <w:vAlign w:val="bottom"/>
          </w:tcPr>
          <w:p w14:paraId="095DEA96">
            <w:r>
              <w:t> </w:t>
            </w:r>
          </w:p>
        </w:tc>
        <w:tc>
          <w:tcPr>
            <w:tcW w:w="0" w:type="auto"/>
            <w:shd w:val="clear" w:color="auto" w:fill="FFFFFF"/>
            <w:vAlign w:val="bottom"/>
          </w:tcPr>
          <w:p w14:paraId="72FD3283">
            <w:pPr>
              <w:jc w:val="right"/>
            </w:pPr>
            <w:r>
              <w:t> </w:t>
            </w:r>
          </w:p>
        </w:tc>
        <w:tc>
          <w:tcPr>
            <w:tcW w:w="0" w:type="auto"/>
            <w:shd w:val="clear" w:color="auto" w:fill="FFFFFF"/>
            <w:vAlign w:val="bottom"/>
          </w:tcPr>
          <w:p w14:paraId="7687CA5E">
            <w:r>
              <w:t> </w:t>
            </w:r>
          </w:p>
        </w:tc>
      </w:tr>
      <w:tr w14:paraId="218F1658">
        <w:tc>
          <w:tcPr>
            <w:tcW w:w="0" w:type="auto"/>
            <w:shd w:val="clear" w:color="auto" w:fill="CCEEFF"/>
            <w:tcMar>
              <w:top w:w="0" w:type="dxa"/>
              <w:left w:w="180" w:type="dxa"/>
              <w:bottom w:w="0" w:type="dxa"/>
              <w:right w:w="0" w:type="dxa"/>
            </w:tcMar>
            <w:vAlign w:val="bottom"/>
          </w:tcPr>
          <w:p w14:paraId="7C239269">
            <w:pPr>
              <w:ind w:hanging="180"/>
            </w:pPr>
            <w:r>
              <w:t>Operating lease right-of-use assets obtained in exchange for operating lease liabilities</w:t>
            </w:r>
          </w:p>
        </w:tc>
        <w:tc>
          <w:tcPr>
            <w:tcW w:w="0" w:type="auto"/>
            <w:shd w:val="clear" w:color="auto" w:fill="CCEEFF"/>
            <w:vAlign w:val="bottom"/>
          </w:tcPr>
          <w:p w14:paraId="7BB4BA94">
            <w:r>
              <w:t> </w:t>
            </w:r>
          </w:p>
        </w:tc>
        <w:tc>
          <w:tcPr>
            <w:tcW w:w="0" w:type="auto"/>
            <w:shd w:val="clear" w:color="auto" w:fill="CCEEFF"/>
            <w:vAlign w:val="bottom"/>
          </w:tcPr>
          <w:p w14:paraId="5F66CA75">
            <w:r>
              <w:t>$</w:t>
            </w:r>
          </w:p>
        </w:tc>
        <w:tc>
          <w:tcPr>
            <w:tcW w:w="0" w:type="auto"/>
            <w:shd w:val="clear" w:color="auto" w:fill="CCEEFF"/>
            <w:vAlign w:val="bottom"/>
          </w:tcPr>
          <w:p w14:paraId="0571CCBD">
            <w:pPr>
              <w:jc w:val="right"/>
            </w:pPr>
            <w:r>
              <w:t>1,230,418</w:t>
            </w:r>
          </w:p>
        </w:tc>
        <w:tc>
          <w:tcPr>
            <w:tcW w:w="0" w:type="auto"/>
            <w:shd w:val="clear" w:color="auto" w:fill="CCEEFF"/>
            <w:vAlign w:val="bottom"/>
          </w:tcPr>
          <w:p w14:paraId="79C82727">
            <w:r>
              <w:t> </w:t>
            </w:r>
          </w:p>
        </w:tc>
        <w:tc>
          <w:tcPr>
            <w:tcW w:w="0" w:type="auto"/>
            <w:shd w:val="clear" w:color="auto" w:fill="CCEEFF"/>
            <w:vAlign w:val="bottom"/>
          </w:tcPr>
          <w:p w14:paraId="0E9301BA">
            <w:r>
              <w:t> </w:t>
            </w:r>
          </w:p>
        </w:tc>
        <w:tc>
          <w:tcPr>
            <w:tcW w:w="0" w:type="auto"/>
            <w:shd w:val="clear" w:color="auto" w:fill="CCEEFF"/>
            <w:vAlign w:val="bottom"/>
          </w:tcPr>
          <w:p w14:paraId="38B5E81B">
            <w:r>
              <w:t>$</w:t>
            </w:r>
          </w:p>
        </w:tc>
        <w:tc>
          <w:tcPr>
            <w:tcW w:w="0" w:type="auto"/>
            <w:shd w:val="clear" w:color="auto" w:fill="CCEEFF"/>
            <w:vAlign w:val="bottom"/>
          </w:tcPr>
          <w:p w14:paraId="35961BBE">
            <w:pPr>
              <w:jc w:val="right"/>
            </w:pPr>
            <w:r>
              <w:t>1,863,841</w:t>
            </w:r>
          </w:p>
        </w:tc>
        <w:tc>
          <w:tcPr>
            <w:tcW w:w="0" w:type="auto"/>
            <w:shd w:val="clear" w:color="auto" w:fill="CCEEFF"/>
            <w:vAlign w:val="bottom"/>
          </w:tcPr>
          <w:p w14:paraId="5AB309E2">
            <w:r>
              <w:t> </w:t>
            </w:r>
          </w:p>
        </w:tc>
      </w:tr>
      <w:tr w14:paraId="3978A9C4">
        <w:tc>
          <w:tcPr>
            <w:tcW w:w="0" w:type="auto"/>
            <w:shd w:val="clear" w:color="auto" w:fill="FFFFFF"/>
            <w:tcMar>
              <w:top w:w="0" w:type="dxa"/>
              <w:left w:w="180" w:type="dxa"/>
              <w:bottom w:w="0" w:type="dxa"/>
              <w:right w:w="0" w:type="dxa"/>
            </w:tcMar>
            <w:vAlign w:val="bottom"/>
          </w:tcPr>
          <w:p w14:paraId="0958EF63">
            <w:pPr>
              <w:ind w:hanging="180"/>
            </w:pPr>
            <w:r>
              <w:t>Payables related to purchase of property and equipment</w:t>
            </w:r>
          </w:p>
        </w:tc>
        <w:tc>
          <w:tcPr>
            <w:tcW w:w="0" w:type="auto"/>
            <w:shd w:val="clear" w:color="auto" w:fill="FFFFFF"/>
            <w:vAlign w:val="bottom"/>
          </w:tcPr>
          <w:p w14:paraId="33E44C08">
            <w:r>
              <w:t> </w:t>
            </w:r>
          </w:p>
        </w:tc>
        <w:tc>
          <w:tcPr>
            <w:tcW w:w="0" w:type="auto"/>
            <w:shd w:val="clear" w:color="auto" w:fill="FFFFFF"/>
            <w:vAlign w:val="bottom"/>
          </w:tcPr>
          <w:p w14:paraId="5845A90B">
            <w:r>
              <w:t>$</w:t>
            </w:r>
          </w:p>
        </w:tc>
        <w:tc>
          <w:tcPr>
            <w:tcW w:w="0" w:type="auto"/>
            <w:shd w:val="clear" w:color="auto" w:fill="FFFFFF"/>
            <w:vAlign w:val="bottom"/>
          </w:tcPr>
          <w:p w14:paraId="0372F88C">
            <w:pPr>
              <w:jc w:val="right"/>
            </w:pPr>
            <w:r>
              <w:t>21,931,470</w:t>
            </w:r>
          </w:p>
        </w:tc>
        <w:tc>
          <w:tcPr>
            <w:tcW w:w="0" w:type="auto"/>
            <w:shd w:val="clear" w:color="auto" w:fill="FFFFFF"/>
            <w:vAlign w:val="bottom"/>
          </w:tcPr>
          <w:p w14:paraId="6CB5B566">
            <w:r>
              <w:t> </w:t>
            </w:r>
          </w:p>
        </w:tc>
        <w:tc>
          <w:tcPr>
            <w:tcW w:w="0" w:type="auto"/>
            <w:shd w:val="clear" w:color="auto" w:fill="FFFFFF"/>
            <w:vAlign w:val="bottom"/>
          </w:tcPr>
          <w:p w14:paraId="11FD0025">
            <w:r>
              <w:t> </w:t>
            </w:r>
          </w:p>
        </w:tc>
        <w:tc>
          <w:tcPr>
            <w:tcW w:w="0" w:type="auto"/>
            <w:shd w:val="clear" w:color="auto" w:fill="FFFFFF"/>
            <w:vAlign w:val="bottom"/>
          </w:tcPr>
          <w:p w14:paraId="31FB491C">
            <w:r>
              <w:t>$</w:t>
            </w:r>
          </w:p>
        </w:tc>
        <w:tc>
          <w:tcPr>
            <w:tcW w:w="0" w:type="auto"/>
            <w:shd w:val="clear" w:color="auto" w:fill="FFFFFF"/>
            <w:vAlign w:val="bottom"/>
          </w:tcPr>
          <w:p w14:paraId="10307D75">
            <w:pPr>
              <w:jc w:val="right"/>
            </w:pPr>
            <w:r>
              <w:t>19,328,018</w:t>
            </w:r>
          </w:p>
        </w:tc>
        <w:tc>
          <w:tcPr>
            <w:tcW w:w="0" w:type="auto"/>
            <w:shd w:val="clear" w:color="auto" w:fill="FFFFFF"/>
            <w:vAlign w:val="bottom"/>
          </w:tcPr>
          <w:p w14:paraId="2F49B384">
            <w:r>
              <w:t> </w:t>
            </w:r>
          </w:p>
        </w:tc>
      </w:tr>
      <w:tr w14:paraId="511D938C">
        <w:tc>
          <w:tcPr>
            <w:tcW w:w="0" w:type="auto"/>
            <w:shd w:val="clear" w:color="auto" w:fill="CCEEFF"/>
            <w:tcMar>
              <w:top w:w="0" w:type="dxa"/>
              <w:left w:w="180" w:type="dxa"/>
              <w:bottom w:w="0" w:type="dxa"/>
              <w:right w:w="0" w:type="dxa"/>
            </w:tcMar>
            <w:vAlign w:val="bottom"/>
          </w:tcPr>
          <w:p w14:paraId="6515A3BC">
            <w:pPr>
              <w:ind w:hanging="180"/>
            </w:pPr>
            <w:r>
              <w:t>Issuance of ordinary shares to settle contingent consideration payable</w:t>
            </w:r>
          </w:p>
        </w:tc>
        <w:tc>
          <w:tcPr>
            <w:tcW w:w="0" w:type="auto"/>
            <w:shd w:val="clear" w:color="auto" w:fill="CCEEFF"/>
            <w:vAlign w:val="bottom"/>
          </w:tcPr>
          <w:p w14:paraId="0A3753D8">
            <w:r>
              <w:t> </w:t>
            </w:r>
          </w:p>
        </w:tc>
        <w:tc>
          <w:tcPr>
            <w:tcW w:w="0" w:type="auto"/>
            <w:shd w:val="clear" w:color="auto" w:fill="CCEEFF"/>
            <w:vAlign w:val="bottom"/>
          </w:tcPr>
          <w:p w14:paraId="07983234">
            <w:r>
              <w:t>$</w:t>
            </w:r>
          </w:p>
        </w:tc>
        <w:tc>
          <w:tcPr>
            <w:tcW w:w="0" w:type="auto"/>
            <w:shd w:val="clear" w:color="auto" w:fill="CCEEFF"/>
            <w:vAlign w:val="bottom"/>
          </w:tcPr>
          <w:p w14:paraId="74CAB939">
            <w:pPr>
              <w:jc w:val="right"/>
            </w:pPr>
            <w:r>
              <w:t> </w:t>
            </w:r>
          </w:p>
        </w:tc>
        <w:tc>
          <w:tcPr>
            <w:tcW w:w="0" w:type="auto"/>
            <w:shd w:val="clear" w:color="auto" w:fill="CCEEFF"/>
            <w:vAlign w:val="bottom"/>
          </w:tcPr>
          <w:p w14:paraId="2030B2B9">
            <w:r>
              <w:t> </w:t>
            </w:r>
          </w:p>
        </w:tc>
        <w:tc>
          <w:tcPr>
            <w:tcW w:w="0" w:type="auto"/>
            <w:shd w:val="clear" w:color="auto" w:fill="CCEEFF"/>
            <w:vAlign w:val="bottom"/>
          </w:tcPr>
          <w:p w14:paraId="07453628">
            <w:r>
              <w:t> </w:t>
            </w:r>
          </w:p>
        </w:tc>
        <w:tc>
          <w:tcPr>
            <w:tcW w:w="0" w:type="auto"/>
            <w:shd w:val="clear" w:color="auto" w:fill="CCEEFF"/>
            <w:vAlign w:val="bottom"/>
          </w:tcPr>
          <w:p w14:paraId="053B52EF">
            <w:r>
              <w:t>$</w:t>
            </w:r>
          </w:p>
        </w:tc>
        <w:tc>
          <w:tcPr>
            <w:tcW w:w="0" w:type="auto"/>
            <w:shd w:val="clear" w:color="auto" w:fill="CCEEFF"/>
            <w:vAlign w:val="bottom"/>
          </w:tcPr>
          <w:p w14:paraId="4FE9495B">
            <w:pPr>
              <w:jc w:val="right"/>
            </w:pPr>
            <w:r>
              <w:t>5,958,794</w:t>
            </w:r>
          </w:p>
        </w:tc>
        <w:tc>
          <w:tcPr>
            <w:tcW w:w="0" w:type="auto"/>
            <w:shd w:val="clear" w:color="auto" w:fill="CCEEFF"/>
            <w:vAlign w:val="bottom"/>
          </w:tcPr>
          <w:p w14:paraId="43AFFA2E">
            <w:r>
              <w:t> </w:t>
            </w:r>
          </w:p>
        </w:tc>
      </w:tr>
    </w:tbl>
    <w:p w14:paraId="76B23DB8">
      <w:pPr>
        <w:jc w:val="center"/>
      </w:pPr>
      <w:r>
        <w:rPr>
          <w:b/>
          <w:bCs/>
        </w:rPr>
        <w:t> </w:t>
      </w:r>
    </w:p>
    <w:p w14:paraId="2EF6B035">
      <w:r>
        <w:t>Reconciliation of cash and restricted cash to the consolidated balance sheets:</w:t>
      </w:r>
    </w:p>
    <w:p w14:paraId="48D2BE8A">
      <w:r>
        <w:t> </w:t>
      </w:r>
    </w:p>
    <w:tbl>
      <w:tblPr>
        <w:tblStyle w:val="16"/>
        <w:tblW w:w="5000" w:type="pct"/>
        <w:tblInd w:w="0" w:type="dxa"/>
        <w:tblLayout w:type="autofit"/>
        <w:tblCellMar>
          <w:top w:w="0" w:type="dxa"/>
          <w:left w:w="0" w:type="dxa"/>
          <w:bottom w:w="0" w:type="dxa"/>
          <w:right w:w="0" w:type="dxa"/>
        </w:tblCellMar>
      </w:tblPr>
      <w:tblGrid>
        <w:gridCol w:w="7611"/>
        <w:gridCol w:w="52"/>
        <w:gridCol w:w="100"/>
        <w:gridCol w:w="1000"/>
        <w:gridCol w:w="50"/>
        <w:gridCol w:w="50"/>
        <w:gridCol w:w="117"/>
        <w:gridCol w:w="1050"/>
        <w:gridCol w:w="50"/>
      </w:tblGrid>
      <w:tr w14:paraId="69B9A7F4">
        <w:tc>
          <w:tcPr>
            <w:tcW w:w="0" w:type="auto"/>
            <w:vAlign w:val="bottom"/>
          </w:tcPr>
          <w:p w14:paraId="57E49371">
            <w:r>
              <w:t> </w:t>
            </w:r>
          </w:p>
        </w:tc>
        <w:tc>
          <w:tcPr>
            <w:tcW w:w="0" w:type="auto"/>
            <w:tcMar>
              <w:top w:w="0" w:type="dxa"/>
              <w:left w:w="0" w:type="dxa"/>
              <w:bottom w:w="30" w:type="dxa"/>
              <w:right w:w="0" w:type="dxa"/>
            </w:tcMar>
            <w:vAlign w:val="bottom"/>
          </w:tcPr>
          <w:p w14:paraId="76F931AF">
            <w:pPr>
              <w:rPr>
                <w:b/>
                <w:bCs/>
              </w:rPr>
            </w:pPr>
            <w:r>
              <w:rPr>
                <w:b/>
                <w:bCs/>
              </w:rPr>
              <w:t> </w:t>
            </w:r>
          </w:p>
        </w:tc>
        <w:tc>
          <w:tcPr>
            <w:tcW w:w="0" w:type="auto"/>
            <w:gridSpan w:val="2"/>
            <w:tcBorders>
              <w:bottom w:val="single" w:color="000000" w:sz="12" w:space="0"/>
            </w:tcBorders>
            <w:vAlign w:val="bottom"/>
          </w:tcPr>
          <w:p w14:paraId="50F40C65">
            <w:pPr>
              <w:jc w:val="center"/>
              <w:rPr>
                <w:b/>
                <w:bCs/>
              </w:rPr>
            </w:pPr>
            <w:r>
              <w:rPr>
                <w:b/>
                <w:bCs/>
              </w:rPr>
              <w:t xml:space="preserve">June 30, </w:t>
            </w:r>
            <w:r>
              <w:rPr>
                <w:b/>
                <w:bCs/>
              </w:rPr>
              <w:br w:type="textWrapping"/>
            </w:r>
            <w:r>
              <w:rPr>
                <w:b/>
                <w:bCs/>
              </w:rPr>
              <w:t>2026</w:t>
            </w:r>
          </w:p>
        </w:tc>
        <w:tc>
          <w:tcPr>
            <w:tcW w:w="0" w:type="auto"/>
            <w:tcMar>
              <w:top w:w="0" w:type="dxa"/>
              <w:left w:w="0" w:type="dxa"/>
              <w:bottom w:w="30" w:type="dxa"/>
              <w:right w:w="0" w:type="dxa"/>
            </w:tcMar>
            <w:vAlign w:val="bottom"/>
          </w:tcPr>
          <w:p w14:paraId="3D8C686A">
            <w:pPr>
              <w:rPr>
                <w:b/>
                <w:bCs/>
              </w:rPr>
            </w:pPr>
            <w:r>
              <w:rPr>
                <w:b/>
                <w:bCs/>
              </w:rPr>
              <w:t> </w:t>
            </w:r>
          </w:p>
        </w:tc>
        <w:tc>
          <w:tcPr>
            <w:tcW w:w="0" w:type="auto"/>
            <w:tcMar>
              <w:top w:w="0" w:type="dxa"/>
              <w:left w:w="0" w:type="dxa"/>
              <w:bottom w:w="30" w:type="dxa"/>
              <w:right w:w="0" w:type="dxa"/>
            </w:tcMar>
            <w:vAlign w:val="bottom"/>
          </w:tcPr>
          <w:p w14:paraId="4E8E8FA9">
            <w:pPr>
              <w:rPr>
                <w:b/>
                <w:bCs/>
              </w:rPr>
            </w:pPr>
            <w:r>
              <w:rPr>
                <w:b/>
                <w:bCs/>
              </w:rPr>
              <w:t> </w:t>
            </w:r>
          </w:p>
        </w:tc>
        <w:tc>
          <w:tcPr>
            <w:tcW w:w="0" w:type="auto"/>
            <w:gridSpan w:val="2"/>
            <w:tcBorders>
              <w:bottom w:val="single" w:color="000000" w:sz="12" w:space="0"/>
            </w:tcBorders>
            <w:vAlign w:val="bottom"/>
          </w:tcPr>
          <w:p w14:paraId="4E2A287A">
            <w:pPr>
              <w:jc w:val="center"/>
              <w:rPr>
                <w:b/>
                <w:bCs/>
              </w:rPr>
            </w:pPr>
            <w:r>
              <w:rPr>
                <w:b/>
                <w:bCs/>
              </w:rPr>
              <w:t xml:space="preserve">December 31, </w:t>
            </w:r>
            <w:r>
              <w:rPr>
                <w:b/>
                <w:bCs/>
              </w:rPr>
              <w:br w:type="textWrapping"/>
            </w:r>
            <w:r>
              <w:rPr>
                <w:b/>
                <w:bCs/>
              </w:rPr>
              <w:t>2025</w:t>
            </w:r>
          </w:p>
        </w:tc>
        <w:tc>
          <w:tcPr>
            <w:tcW w:w="0" w:type="auto"/>
            <w:tcMar>
              <w:top w:w="0" w:type="dxa"/>
              <w:left w:w="0" w:type="dxa"/>
              <w:bottom w:w="30" w:type="dxa"/>
              <w:right w:w="0" w:type="dxa"/>
            </w:tcMar>
            <w:vAlign w:val="bottom"/>
          </w:tcPr>
          <w:p w14:paraId="425FA13E">
            <w:pPr>
              <w:rPr>
                <w:b/>
                <w:bCs/>
              </w:rPr>
            </w:pPr>
            <w:r>
              <w:rPr>
                <w:b/>
                <w:bCs/>
              </w:rPr>
              <w:t> </w:t>
            </w:r>
          </w:p>
        </w:tc>
      </w:tr>
      <w:tr w14:paraId="0B164D0B">
        <w:tc>
          <w:tcPr>
            <w:tcW w:w="3800" w:type="pct"/>
            <w:shd w:val="clear" w:color="auto" w:fill="CCEEFF"/>
            <w:tcMar>
              <w:top w:w="0" w:type="dxa"/>
              <w:left w:w="180" w:type="dxa"/>
              <w:bottom w:w="0" w:type="dxa"/>
              <w:right w:w="0" w:type="dxa"/>
            </w:tcMar>
            <w:vAlign w:val="bottom"/>
          </w:tcPr>
          <w:p w14:paraId="126D3314">
            <w:pPr>
              <w:ind w:hanging="180"/>
            </w:pPr>
            <w:r>
              <w:t>Cash</w:t>
            </w:r>
          </w:p>
        </w:tc>
        <w:tc>
          <w:tcPr>
            <w:tcW w:w="50" w:type="pct"/>
            <w:shd w:val="clear" w:color="auto" w:fill="CCEEFF"/>
            <w:vAlign w:val="bottom"/>
          </w:tcPr>
          <w:p w14:paraId="024D4E47">
            <w:r>
              <w:t> </w:t>
            </w:r>
          </w:p>
        </w:tc>
        <w:tc>
          <w:tcPr>
            <w:tcW w:w="50" w:type="pct"/>
            <w:shd w:val="clear" w:color="auto" w:fill="CCEEFF"/>
            <w:vAlign w:val="bottom"/>
          </w:tcPr>
          <w:p w14:paraId="6AC09C42">
            <w:r>
              <w:t>$</w:t>
            </w:r>
          </w:p>
        </w:tc>
        <w:tc>
          <w:tcPr>
            <w:tcW w:w="450" w:type="pct"/>
            <w:shd w:val="clear" w:color="auto" w:fill="CCEEFF"/>
            <w:vAlign w:val="bottom"/>
          </w:tcPr>
          <w:p w14:paraId="7A377F18">
            <w:pPr>
              <w:jc w:val="right"/>
            </w:pPr>
            <w:r>
              <w:t>103,467,022</w:t>
            </w:r>
          </w:p>
        </w:tc>
        <w:tc>
          <w:tcPr>
            <w:tcW w:w="50" w:type="pct"/>
            <w:shd w:val="clear" w:color="auto" w:fill="CCEEFF"/>
            <w:vAlign w:val="bottom"/>
          </w:tcPr>
          <w:p w14:paraId="3E13BADF">
            <w:r>
              <w:t> </w:t>
            </w:r>
          </w:p>
        </w:tc>
        <w:tc>
          <w:tcPr>
            <w:tcW w:w="50" w:type="pct"/>
            <w:shd w:val="clear" w:color="auto" w:fill="CCEEFF"/>
            <w:vAlign w:val="bottom"/>
          </w:tcPr>
          <w:p w14:paraId="15F4E04B">
            <w:r>
              <w:t> </w:t>
            </w:r>
          </w:p>
        </w:tc>
        <w:tc>
          <w:tcPr>
            <w:tcW w:w="50" w:type="pct"/>
            <w:shd w:val="clear" w:color="auto" w:fill="CCEEFF"/>
            <w:vAlign w:val="bottom"/>
          </w:tcPr>
          <w:p w14:paraId="6E4D6A92">
            <w:r>
              <w:t>$</w:t>
            </w:r>
          </w:p>
        </w:tc>
        <w:tc>
          <w:tcPr>
            <w:tcW w:w="450" w:type="pct"/>
            <w:shd w:val="clear" w:color="auto" w:fill="CCEEFF"/>
            <w:vAlign w:val="bottom"/>
          </w:tcPr>
          <w:p w14:paraId="2AFE4E43">
            <w:pPr>
              <w:jc w:val="right"/>
            </w:pPr>
            <w:r>
              <w:t>51,634,374</w:t>
            </w:r>
          </w:p>
        </w:tc>
        <w:tc>
          <w:tcPr>
            <w:tcW w:w="50" w:type="pct"/>
            <w:shd w:val="clear" w:color="auto" w:fill="CCEEFF"/>
            <w:vAlign w:val="bottom"/>
          </w:tcPr>
          <w:p w14:paraId="790D377A">
            <w:r>
              <w:t> </w:t>
            </w:r>
          </w:p>
        </w:tc>
      </w:tr>
      <w:tr w14:paraId="3CBD4960">
        <w:tc>
          <w:tcPr>
            <w:tcW w:w="0" w:type="auto"/>
            <w:shd w:val="clear" w:color="auto" w:fill="FFFFFF"/>
            <w:tcMar>
              <w:top w:w="0" w:type="dxa"/>
              <w:left w:w="180" w:type="dxa"/>
              <w:bottom w:w="0" w:type="dxa"/>
              <w:right w:w="0" w:type="dxa"/>
            </w:tcMar>
            <w:vAlign w:val="bottom"/>
          </w:tcPr>
          <w:p w14:paraId="71964D13">
            <w:pPr>
              <w:ind w:hanging="180"/>
            </w:pPr>
            <w:r>
              <w:t>Restricted cash</w:t>
            </w:r>
          </w:p>
        </w:tc>
        <w:tc>
          <w:tcPr>
            <w:tcW w:w="0" w:type="auto"/>
            <w:shd w:val="clear" w:color="auto" w:fill="FFFFFF"/>
            <w:vAlign w:val="bottom"/>
          </w:tcPr>
          <w:p w14:paraId="2E17C6F1">
            <w:r>
              <w:t> </w:t>
            </w:r>
          </w:p>
        </w:tc>
        <w:tc>
          <w:tcPr>
            <w:tcW w:w="0" w:type="auto"/>
            <w:shd w:val="clear" w:color="auto" w:fill="FFFFFF"/>
            <w:vAlign w:val="bottom"/>
          </w:tcPr>
          <w:p w14:paraId="6137DAE6">
            <w:r>
              <w:t> </w:t>
            </w:r>
          </w:p>
        </w:tc>
        <w:tc>
          <w:tcPr>
            <w:tcW w:w="0" w:type="auto"/>
            <w:shd w:val="clear" w:color="auto" w:fill="FFFFFF"/>
            <w:vAlign w:val="bottom"/>
          </w:tcPr>
          <w:p w14:paraId="36D5911B">
            <w:pPr>
              <w:jc w:val="right"/>
            </w:pPr>
            <w:r>
              <w:t>6,576,827</w:t>
            </w:r>
          </w:p>
        </w:tc>
        <w:tc>
          <w:tcPr>
            <w:tcW w:w="0" w:type="auto"/>
            <w:shd w:val="clear" w:color="auto" w:fill="FFFFFF"/>
            <w:vAlign w:val="bottom"/>
          </w:tcPr>
          <w:p w14:paraId="3A2C93B3">
            <w:r>
              <w:t> </w:t>
            </w:r>
          </w:p>
        </w:tc>
        <w:tc>
          <w:tcPr>
            <w:tcW w:w="0" w:type="auto"/>
            <w:shd w:val="clear" w:color="auto" w:fill="FFFFFF"/>
            <w:vAlign w:val="bottom"/>
          </w:tcPr>
          <w:p w14:paraId="5B2AFA2A">
            <w:r>
              <w:t> </w:t>
            </w:r>
          </w:p>
        </w:tc>
        <w:tc>
          <w:tcPr>
            <w:tcW w:w="0" w:type="auto"/>
            <w:shd w:val="clear" w:color="auto" w:fill="FFFFFF"/>
            <w:vAlign w:val="bottom"/>
          </w:tcPr>
          <w:p w14:paraId="1ACC09AF">
            <w:r>
              <w:t> </w:t>
            </w:r>
          </w:p>
        </w:tc>
        <w:tc>
          <w:tcPr>
            <w:tcW w:w="0" w:type="auto"/>
            <w:shd w:val="clear" w:color="auto" w:fill="FFFFFF"/>
            <w:vAlign w:val="bottom"/>
          </w:tcPr>
          <w:p w14:paraId="209C2BAF">
            <w:pPr>
              <w:jc w:val="right"/>
            </w:pPr>
            <w:r>
              <w:t>714,245</w:t>
            </w:r>
          </w:p>
        </w:tc>
        <w:tc>
          <w:tcPr>
            <w:tcW w:w="0" w:type="auto"/>
            <w:shd w:val="clear" w:color="auto" w:fill="FFFFFF"/>
            <w:vAlign w:val="bottom"/>
          </w:tcPr>
          <w:p w14:paraId="22449964">
            <w:r>
              <w:t> </w:t>
            </w:r>
          </w:p>
        </w:tc>
      </w:tr>
      <w:tr w14:paraId="622042C7">
        <w:tc>
          <w:tcPr>
            <w:tcW w:w="0" w:type="auto"/>
            <w:shd w:val="clear" w:color="auto" w:fill="CCEEFF"/>
            <w:tcMar>
              <w:top w:w="0" w:type="dxa"/>
              <w:left w:w="180" w:type="dxa"/>
              <w:bottom w:w="30" w:type="dxa"/>
              <w:right w:w="0" w:type="dxa"/>
            </w:tcMar>
            <w:vAlign w:val="bottom"/>
          </w:tcPr>
          <w:p w14:paraId="44B4BC9E">
            <w:pPr>
              <w:ind w:hanging="180"/>
            </w:pPr>
            <w:r>
              <w:t>Restricted cash, non-current</w:t>
            </w:r>
          </w:p>
        </w:tc>
        <w:tc>
          <w:tcPr>
            <w:tcW w:w="0" w:type="auto"/>
            <w:shd w:val="clear" w:color="auto" w:fill="CCEEFF"/>
            <w:tcMar>
              <w:top w:w="0" w:type="dxa"/>
              <w:left w:w="0" w:type="dxa"/>
              <w:bottom w:w="30" w:type="dxa"/>
              <w:right w:w="0" w:type="dxa"/>
            </w:tcMar>
            <w:vAlign w:val="bottom"/>
          </w:tcPr>
          <w:p w14:paraId="64B4E3F2">
            <w:r>
              <w:t> </w:t>
            </w:r>
          </w:p>
        </w:tc>
        <w:tc>
          <w:tcPr>
            <w:tcW w:w="0" w:type="auto"/>
            <w:tcBorders>
              <w:bottom w:val="single" w:color="000000" w:sz="12" w:space="0"/>
            </w:tcBorders>
            <w:shd w:val="clear" w:color="auto" w:fill="CCEEFF"/>
            <w:vAlign w:val="bottom"/>
          </w:tcPr>
          <w:p w14:paraId="0A999FFF">
            <w:r>
              <w:t> </w:t>
            </w:r>
          </w:p>
        </w:tc>
        <w:tc>
          <w:tcPr>
            <w:tcW w:w="0" w:type="auto"/>
            <w:tcBorders>
              <w:bottom w:val="single" w:color="000000" w:sz="12" w:space="0"/>
            </w:tcBorders>
            <w:shd w:val="clear" w:color="auto" w:fill="CCEEFF"/>
            <w:vAlign w:val="bottom"/>
          </w:tcPr>
          <w:p w14:paraId="429BAE63">
            <w:pPr>
              <w:jc w:val="right"/>
            </w:pPr>
            <w:r>
              <w:t>13,375,915</w:t>
            </w:r>
          </w:p>
        </w:tc>
        <w:tc>
          <w:tcPr>
            <w:tcW w:w="0" w:type="auto"/>
            <w:shd w:val="clear" w:color="auto" w:fill="CCEEFF"/>
            <w:tcMar>
              <w:top w:w="0" w:type="dxa"/>
              <w:left w:w="0" w:type="dxa"/>
              <w:bottom w:w="30" w:type="dxa"/>
              <w:right w:w="0" w:type="dxa"/>
            </w:tcMar>
            <w:vAlign w:val="bottom"/>
          </w:tcPr>
          <w:p w14:paraId="697DE102">
            <w:r>
              <w:t> </w:t>
            </w:r>
          </w:p>
        </w:tc>
        <w:tc>
          <w:tcPr>
            <w:tcW w:w="0" w:type="auto"/>
            <w:shd w:val="clear" w:color="auto" w:fill="CCEEFF"/>
            <w:tcMar>
              <w:top w:w="0" w:type="dxa"/>
              <w:left w:w="0" w:type="dxa"/>
              <w:bottom w:w="30" w:type="dxa"/>
              <w:right w:w="0" w:type="dxa"/>
            </w:tcMar>
            <w:vAlign w:val="bottom"/>
          </w:tcPr>
          <w:p w14:paraId="1D2DE9C9">
            <w:r>
              <w:t> </w:t>
            </w:r>
          </w:p>
        </w:tc>
        <w:tc>
          <w:tcPr>
            <w:tcW w:w="0" w:type="auto"/>
            <w:tcBorders>
              <w:bottom w:val="single" w:color="000000" w:sz="12" w:space="0"/>
            </w:tcBorders>
            <w:shd w:val="clear" w:color="auto" w:fill="CCEEFF"/>
            <w:vAlign w:val="bottom"/>
          </w:tcPr>
          <w:p w14:paraId="056E989E">
            <w:r>
              <w:t> </w:t>
            </w:r>
          </w:p>
        </w:tc>
        <w:tc>
          <w:tcPr>
            <w:tcW w:w="0" w:type="auto"/>
            <w:tcBorders>
              <w:bottom w:val="single" w:color="000000" w:sz="12" w:space="0"/>
            </w:tcBorders>
            <w:shd w:val="clear" w:color="auto" w:fill="CCEEFF"/>
            <w:vAlign w:val="bottom"/>
          </w:tcPr>
          <w:p w14:paraId="7EE19BA5">
            <w:pPr>
              <w:jc w:val="right"/>
            </w:pPr>
            <w:r>
              <w:t>6,511,407</w:t>
            </w:r>
          </w:p>
        </w:tc>
        <w:tc>
          <w:tcPr>
            <w:tcW w:w="0" w:type="auto"/>
            <w:shd w:val="clear" w:color="auto" w:fill="CCEEFF"/>
            <w:tcMar>
              <w:top w:w="0" w:type="dxa"/>
              <w:left w:w="0" w:type="dxa"/>
              <w:bottom w:w="30" w:type="dxa"/>
              <w:right w:w="0" w:type="dxa"/>
            </w:tcMar>
            <w:vAlign w:val="bottom"/>
          </w:tcPr>
          <w:p w14:paraId="301CF643">
            <w:r>
              <w:t> </w:t>
            </w:r>
          </w:p>
        </w:tc>
      </w:tr>
      <w:tr w14:paraId="219AE1C1">
        <w:tc>
          <w:tcPr>
            <w:tcW w:w="0" w:type="auto"/>
            <w:shd w:val="clear" w:color="auto" w:fill="FFFFFF"/>
            <w:tcMar>
              <w:top w:w="0" w:type="dxa"/>
              <w:left w:w="180" w:type="dxa"/>
              <w:bottom w:w="50" w:type="dxa"/>
              <w:right w:w="0" w:type="dxa"/>
            </w:tcMar>
            <w:vAlign w:val="bottom"/>
          </w:tcPr>
          <w:p w14:paraId="0AAEAF5A">
            <w:pPr>
              <w:ind w:hanging="180"/>
              <w:rPr>
                <w:b/>
                <w:bCs/>
              </w:rPr>
            </w:pPr>
            <w:r>
              <w:rPr>
                <w:b/>
                <w:bCs/>
              </w:rPr>
              <w:t>Total Assets</w:t>
            </w:r>
          </w:p>
        </w:tc>
        <w:tc>
          <w:tcPr>
            <w:tcW w:w="0" w:type="auto"/>
            <w:shd w:val="clear" w:color="auto" w:fill="FFFFFF"/>
            <w:tcMar>
              <w:top w:w="0" w:type="dxa"/>
              <w:left w:w="0" w:type="dxa"/>
              <w:bottom w:w="50" w:type="dxa"/>
              <w:right w:w="0" w:type="dxa"/>
            </w:tcMar>
            <w:vAlign w:val="bottom"/>
          </w:tcPr>
          <w:p w14:paraId="6A89C81D">
            <w:pPr>
              <w:rPr>
                <w:b/>
                <w:bCs/>
              </w:rPr>
            </w:pPr>
            <w:r>
              <w:rPr>
                <w:b/>
                <w:bCs/>
              </w:rPr>
              <w:t> </w:t>
            </w:r>
          </w:p>
        </w:tc>
        <w:tc>
          <w:tcPr>
            <w:tcW w:w="0" w:type="auto"/>
            <w:tcBorders>
              <w:bottom w:val="double" w:color="000000" w:sz="12" w:space="0"/>
            </w:tcBorders>
            <w:shd w:val="clear" w:color="auto" w:fill="FFFFFF"/>
            <w:vAlign w:val="bottom"/>
          </w:tcPr>
          <w:p w14:paraId="42CEF81F">
            <w:pPr>
              <w:rPr>
                <w:b/>
                <w:bCs/>
              </w:rPr>
            </w:pPr>
            <w:r>
              <w:rPr>
                <w:b/>
                <w:bCs/>
              </w:rPr>
              <w:t>$</w:t>
            </w:r>
          </w:p>
        </w:tc>
        <w:tc>
          <w:tcPr>
            <w:tcW w:w="0" w:type="auto"/>
            <w:tcBorders>
              <w:bottom w:val="double" w:color="000000" w:sz="12" w:space="0"/>
            </w:tcBorders>
            <w:shd w:val="clear" w:color="auto" w:fill="FFFFFF"/>
            <w:vAlign w:val="bottom"/>
          </w:tcPr>
          <w:p w14:paraId="19119335">
            <w:pPr>
              <w:jc w:val="right"/>
              <w:rPr>
                <w:b/>
                <w:bCs/>
              </w:rPr>
            </w:pPr>
            <w:r>
              <w:rPr>
                <w:b/>
                <w:bCs/>
              </w:rPr>
              <w:t>123,419,764</w:t>
            </w:r>
          </w:p>
        </w:tc>
        <w:tc>
          <w:tcPr>
            <w:tcW w:w="0" w:type="auto"/>
            <w:shd w:val="clear" w:color="auto" w:fill="FFFFFF"/>
            <w:tcMar>
              <w:top w:w="0" w:type="dxa"/>
              <w:left w:w="0" w:type="dxa"/>
              <w:bottom w:w="50" w:type="dxa"/>
              <w:right w:w="0" w:type="dxa"/>
            </w:tcMar>
            <w:vAlign w:val="bottom"/>
          </w:tcPr>
          <w:p w14:paraId="524918D7">
            <w:pPr>
              <w:rPr>
                <w:b/>
                <w:bCs/>
              </w:rPr>
            </w:pPr>
            <w:r>
              <w:rPr>
                <w:b/>
                <w:bCs/>
              </w:rPr>
              <w:t> </w:t>
            </w:r>
          </w:p>
        </w:tc>
        <w:tc>
          <w:tcPr>
            <w:tcW w:w="0" w:type="auto"/>
            <w:shd w:val="clear" w:color="auto" w:fill="FFFFFF"/>
            <w:tcMar>
              <w:top w:w="0" w:type="dxa"/>
              <w:left w:w="0" w:type="dxa"/>
              <w:bottom w:w="50" w:type="dxa"/>
              <w:right w:w="0" w:type="dxa"/>
            </w:tcMar>
            <w:vAlign w:val="bottom"/>
          </w:tcPr>
          <w:p w14:paraId="594ADFF9">
            <w:pPr>
              <w:rPr>
                <w:b/>
                <w:bCs/>
              </w:rPr>
            </w:pPr>
            <w:r>
              <w:rPr>
                <w:b/>
                <w:bCs/>
              </w:rPr>
              <w:t> </w:t>
            </w:r>
          </w:p>
        </w:tc>
        <w:tc>
          <w:tcPr>
            <w:tcW w:w="0" w:type="auto"/>
            <w:tcBorders>
              <w:bottom w:val="double" w:color="000000" w:sz="12" w:space="0"/>
            </w:tcBorders>
            <w:shd w:val="clear" w:color="auto" w:fill="FFFFFF"/>
            <w:vAlign w:val="bottom"/>
          </w:tcPr>
          <w:p w14:paraId="287F3491">
            <w:pPr>
              <w:rPr>
                <w:b/>
                <w:bCs/>
              </w:rPr>
            </w:pPr>
            <w:r>
              <w:rPr>
                <w:b/>
                <w:bCs/>
              </w:rPr>
              <w:t>$</w:t>
            </w:r>
          </w:p>
        </w:tc>
        <w:tc>
          <w:tcPr>
            <w:tcW w:w="0" w:type="auto"/>
            <w:tcBorders>
              <w:bottom w:val="double" w:color="000000" w:sz="12" w:space="0"/>
            </w:tcBorders>
            <w:shd w:val="clear" w:color="auto" w:fill="FFFFFF"/>
            <w:vAlign w:val="bottom"/>
          </w:tcPr>
          <w:p w14:paraId="331061BD">
            <w:pPr>
              <w:jc w:val="right"/>
              <w:rPr>
                <w:b/>
                <w:bCs/>
              </w:rPr>
            </w:pPr>
            <w:r>
              <w:rPr>
                <w:b/>
                <w:bCs/>
              </w:rPr>
              <w:t>58,860,026</w:t>
            </w:r>
          </w:p>
        </w:tc>
        <w:tc>
          <w:tcPr>
            <w:tcW w:w="0" w:type="auto"/>
            <w:shd w:val="clear" w:color="auto" w:fill="FFFFFF"/>
            <w:tcMar>
              <w:top w:w="0" w:type="dxa"/>
              <w:left w:w="0" w:type="dxa"/>
              <w:bottom w:w="50" w:type="dxa"/>
              <w:right w:w="0" w:type="dxa"/>
            </w:tcMar>
            <w:vAlign w:val="bottom"/>
          </w:tcPr>
          <w:p w14:paraId="168258F1">
            <w:pPr>
              <w:rPr>
                <w:b/>
                <w:bCs/>
              </w:rPr>
            </w:pPr>
            <w:r>
              <w:rPr>
                <w:b/>
                <w:bCs/>
              </w:rPr>
              <w:t> </w:t>
            </w:r>
          </w:p>
        </w:tc>
      </w:tr>
    </w:tbl>
    <w:p w14:paraId="0745CE48">
      <w:pPr>
        <w:spacing w:after="200"/>
      </w:pPr>
    </w:p>
    <w:p w14:paraId="33402A57">
      <w:pPr>
        <w:pStyle w:val="32"/>
        <w:spacing w:before="0" w:beforeAutospacing="0" w:after="0" w:afterAutospacing="0"/>
        <w:rPr>
          <w:rStyle w:val="20"/>
          <w:sz w:val="20"/>
          <w:szCs w:val="20"/>
        </w:rPr>
      </w:pPr>
      <w:r>
        <w:rPr>
          <w:rStyle w:val="18"/>
          <w:sz w:val="20"/>
          <w:szCs w:val="20"/>
        </w:rPr>
        <w:t>Reconciliation of GAAP to Non-GAAP Measures</w:t>
      </w:r>
      <w:r>
        <w:rPr>
          <w:sz w:val="20"/>
          <w:szCs w:val="20"/>
        </w:rPr>
        <w:t xml:space="preserve">** </w:t>
      </w:r>
      <w:r>
        <w:rPr>
          <w:rStyle w:val="20"/>
          <w:sz w:val="20"/>
          <w:szCs w:val="20"/>
        </w:rPr>
        <w:t>(Stated in US dollars)</w:t>
      </w:r>
    </w:p>
    <w:p w14:paraId="4392117C">
      <w:pPr>
        <w:pStyle w:val="32"/>
        <w:spacing w:before="0" w:beforeAutospacing="0" w:after="0" w:afterAutospacing="0"/>
        <w:rPr>
          <w:sz w:val="20"/>
          <w:szCs w:val="20"/>
        </w:rPr>
      </w:pPr>
    </w:p>
    <w:tbl>
      <w:tblPr>
        <w:tblStyle w:val="16"/>
        <w:tblW w:w="5000" w:type="pct"/>
        <w:tblInd w:w="0" w:type="dxa"/>
        <w:tblLayout w:type="fixed"/>
        <w:tblCellMar>
          <w:top w:w="0" w:type="dxa"/>
          <w:left w:w="108" w:type="dxa"/>
          <w:bottom w:w="0" w:type="dxa"/>
          <w:right w:w="108" w:type="dxa"/>
        </w:tblCellMar>
      </w:tblPr>
      <w:tblGrid>
        <w:gridCol w:w="6448"/>
        <w:gridCol w:w="1925"/>
        <w:gridCol w:w="1923"/>
      </w:tblGrid>
      <w:tr w14:paraId="0E00E8CF">
        <w:trPr>
          <w:trHeight w:val="20" w:hRule="atLeast"/>
        </w:trPr>
        <w:tc>
          <w:tcPr>
            <w:tcW w:w="3131" w:type="pct"/>
            <w:tcBorders>
              <w:top w:val="nil"/>
              <w:left w:val="nil"/>
              <w:bottom w:val="nil"/>
              <w:right w:val="nil"/>
            </w:tcBorders>
            <w:noWrap/>
          </w:tcPr>
          <w:p w14:paraId="09701AFC">
            <w:pPr>
              <w:rPr>
                <w:lang w:val="en-US"/>
              </w:rPr>
            </w:pPr>
          </w:p>
        </w:tc>
        <w:tc>
          <w:tcPr>
            <w:tcW w:w="1869" w:type="pct"/>
            <w:gridSpan w:val="2"/>
            <w:tcBorders>
              <w:top w:val="nil"/>
              <w:left w:val="nil"/>
              <w:bottom w:val="nil"/>
              <w:right w:val="nil"/>
            </w:tcBorders>
            <w:noWrap/>
          </w:tcPr>
          <w:p w14:paraId="2CC7F4A3">
            <w:pPr>
              <w:jc w:val="center"/>
              <w:rPr>
                <w:b/>
                <w:bCs/>
                <w:color w:val="000000"/>
              </w:rPr>
            </w:pPr>
            <w:r>
              <w:rPr>
                <w:b/>
                <w:bCs/>
                <w:color w:val="000000"/>
              </w:rPr>
              <w:t xml:space="preserve"> For the six months ended </w:t>
            </w:r>
          </w:p>
        </w:tc>
      </w:tr>
      <w:tr w14:paraId="5F8D9A0E">
        <w:trPr>
          <w:trHeight w:val="20" w:hRule="atLeast"/>
        </w:trPr>
        <w:tc>
          <w:tcPr>
            <w:tcW w:w="3131" w:type="pct"/>
            <w:tcBorders>
              <w:top w:val="nil"/>
              <w:left w:val="nil"/>
              <w:bottom w:val="nil"/>
              <w:right w:val="nil"/>
            </w:tcBorders>
            <w:noWrap/>
          </w:tcPr>
          <w:p w14:paraId="53F00DA3">
            <w:pPr>
              <w:jc w:val="center"/>
              <w:rPr>
                <w:b/>
                <w:bCs/>
                <w:color w:val="000000"/>
              </w:rPr>
            </w:pPr>
          </w:p>
        </w:tc>
        <w:tc>
          <w:tcPr>
            <w:tcW w:w="935" w:type="pct"/>
            <w:tcBorders>
              <w:top w:val="nil"/>
              <w:left w:val="nil"/>
              <w:bottom w:val="nil"/>
              <w:right w:val="nil"/>
            </w:tcBorders>
            <w:noWrap/>
          </w:tcPr>
          <w:p w14:paraId="3B480826">
            <w:pPr>
              <w:jc w:val="center"/>
              <w:rPr>
                <w:b/>
                <w:bCs/>
              </w:rPr>
            </w:pPr>
            <w:r>
              <w:rPr>
                <w:rFonts w:eastAsiaTheme="minorEastAsia"/>
                <w:b/>
                <w:bCs/>
              </w:rPr>
              <w:t>June 30, 2026</w:t>
            </w:r>
          </w:p>
        </w:tc>
        <w:tc>
          <w:tcPr>
            <w:tcW w:w="934" w:type="pct"/>
            <w:tcBorders>
              <w:top w:val="nil"/>
              <w:left w:val="nil"/>
              <w:bottom w:val="nil"/>
              <w:right w:val="nil"/>
            </w:tcBorders>
            <w:noWrap/>
          </w:tcPr>
          <w:p w14:paraId="556D5CCA">
            <w:pPr>
              <w:jc w:val="center"/>
              <w:rPr>
                <w:b/>
                <w:bCs/>
              </w:rPr>
            </w:pPr>
            <w:r>
              <w:rPr>
                <w:rFonts w:eastAsiaTheme="minorEastAsia"/>
                <w:b/>
                <w:bCs/>
              </w:rPr>
              <w:t>June 30, 202</w:t>
            </w:r>
            <w:r>
              <w:rPr>
                <w:rFonts w:hint="eastAsia" w:eastAsiaTheme="minorEastAsia"/>
                <w:b/>
                <w:bCs/>
              </w:rPr>
              <w:t>5</w:t>
            </w:r>
          </w:p>
        </w:tc>
      </w:tr>
      <w:tr w14:paraId="11ED7A4C">
        <w:trPr>
          <w:trHeight w:val="20" w:hRule="atLeast"/>
        </w:trPr>
        <w:tc>
          <w:tcPr>
            <w:tcW w:w="3131" w:type="pct"/>
            <w:tcBorders>
              <w:top w:val="nil"/>
              <w:left w:val="nil"/>
              <w:bottom w:val="nil"/>
              <w:right w:val="nil"/>
            </w:tcBorders>
            <w:noWrap/>
          </w:tcPr>
          <w:p w14:paraId="565C01C5">
            <w:pPr>
              <w:jc w:val="center"/>
              <w:rPr>
                <w:b/>
                <w:bCs/>
              </w:rPr>
            </w:pPr>
          </w:p>
        </w:tc>
        <w:tc>
          <w:tcPr>
            <w:tcW w:w="935" w:type="pct"/>
            <w:tcBorders>
              <w:top w:val="nil"/>
              <w:left w:val="nil"/>
              <w:bottom w:val="nil"/>
              <w:right w:val="nil"/>
            </w:tcBorders>
            <w:vAlign w:val="center"/>
          </w:tcPr>
          <w:p w14:paraId="22BCD7FB"/>
        </w:tc>
        <w:tc>
          <w:tcPr>
            <w:tcW w:w="934" w:type="pct"/>
            <w:tcBorders>
              <w:top w:val="nil"/>
              <w:left w:val="nil"/>
              <w:bottom w:val="nil"/>
              <w:right w:val="nil"/>
            </w:tcBorders>
            <w:vAlign w:val="center"/>
          </w:tcPr>
          <w:p w14:paraId="41B683DD">
            <w:pPr>
              <w:jc w:val="right"/>
            </w:pPr>
          </w:p>
        </w:tc>
      </w:tr>
      <w:tr w14:paraId="19322765">
        <w:trPr>
          <w:trHeight w:val="20" w:hRule="atLeast"/>
        </w:trPr>
        <w:tc>
          <w:tcPr>
            <w:tcW w:w="3131" w:type="pct"/>
            <w:tcBorders>
              <w:top w:val="nil"/>
              <w:left w:val="nil"/>
              <w:bottom w:val="nil"/>
              <w:right w:val="nil"/>
            </w:tcBorders>
            <w:shd w:val="clear" w:color="auto" w:fill="CCECFF"/>
            <w:noWrap/>
          </w:tcPr>
          <w:p w14:paraId="5E79743F">
            <w:pPr>
              <w:rPr>
                <w:b/>
                <w:bCs/>
                <w:color w:val="000000"/>
              </w:rPr>
            </w:pPr>
            <w:r>
              <w:rPr>
                <w:b/>
                <w:bCs/>
                <w:color w:val="000000"/>
              </w:rPr>
              <w:t>Reconciliation of Non-GAAP Measures</w:t>
            </w:r>
          </w:p>
        </w:tc>
        <w:tc>
          <w:tcPr>
            <w:tcW w:w="935" w:type="pct"/>
            <w:tcBorders>
              <w:top w:val="nil"/>
              <w:left w:val="nil"/>
              <w:bottom w:val="nil"/>
              <w:right w:val="nil"/>
            </w:tcBorders>
            <w:shd w:val="clear" w:color="auto" w:fill="CCECFF"/>
            <w:vAlign w:val="center"/>
          </w:tcPr>
          <w:p w14:paraId="746D8F64">
            <w:pPr>
              <w:rPr>
                <w:b/>
                <w:bCs/>
                <w:color w:val="000000"/>
              </w:rPr>
            </w:pPr>
          </w:p>
        </w:tc>
        <w:tc>
          <w:tcPr>
            <w:tcW w:w="934" w:type="pct"/>
            <w:tcBorders>
              <w:top w:val="nil"/>
              <w:left w:val="nil"/>
              <w:bottom w:val="nil"/>
              <w:right w:val="nil"/>
            </w:tcBorders>
            <w:shd w:val="clear" w:color="auto" w:fill="CCECFF"/>
            <w:vAlign w:val="center"/>
          </w:tcPr>
          <w:p w14:paraId="2A22EEDC">
            <w:pPr>
              <w:jc w:val="right"/>
            </w:pPr>
          </w:p>
        </w:tc>
      </w:tr>
      <w:tr w14:paraId="5FB4EA7D">
        <w:trPr>
          <w:trHeight w:val="20" w:hRule="atLeast"/>
        </w:trPr>
        <w:tc>
          <w:tcPr>
            <w:tcW w:w="3131" w:type="pct"/>
            <w:tcBorders>
              <w:top w:val="nil"/>
              <w:left w:val="nil"/>
              <w:bottom w:val="nil"/>
              <w:right w:val="nil"/>
            </w:tcBorders>
            <w:noWrap/>
          </w:tcPr>
          <w:p w14:paraId="341E0D62">
            <w:pPr>
              <w:rPr>
                <w:color w:val="000000"/>
              </w:rPr>
            </w:pPr>
            <w:r>
              <w:rPr>
                <w:color w:val="000000"/>
              </w:rPr>
              <w:t>Net income</w:t>
            </w:r>
          </w:p>
        </w:tc>
        <w:tc>
          <w:tcPr>
            <w:tcW w:w="935" w:type="pct"/>
            <w:tcBorders>
              <w:top w:val="nil"/>
              <w:left w:val="nil"/>
              <w:bottom w:val="nil"/>
              <w:right w:val="nil"/>
            </w:tcBorders>
            <w:noWrap/>
          </w:tcPr>
          <w:p w14:paraId="7FF42B36">
            <w:pPr>
              <w:jc w:val="center"/>
              <w:rPr>
                <w:color w:val="000000"/>
              </w:rPr>
            </w:pPr>
            <w:r>
              <w:rPr>
                <w:rFonts w:hint="eastAsia"/>
                <w:color w:val="000000"/>
              </w:rPr>
              <w:t>$</w:t>
            </w:r>
            <w:r>
              <w:rPr>
                <w:color w:val="000000"/>
              </w:rPr>
              <w:t>45,820,768</w:t>
            </w:r>
          </w:p>
        </w:tc>
        <w:tc>
          <w:tcPr>
            <w:tcW w:w="934" w:type="pct"/>
            <w:tcBorders>
              <w:top w:val="nil"/>
              <w:left w:val="nil"/>
              <w:bottom w:val="nil"/>
              <w:right w:val="nil"/>
            </w:tcBorders>
            <w:noWrap/>
          </w:tcPr>
          <w:p w14:paraId="552AA2D0">
            <w:pPr>
              <w:jc w:val="center"/>
              <w:rPr>
                <w:color w:val="000000"/>
              </w:rPr>
            </w:pPr>
            <w:r>
              <w:rPr>
                <w:rFonts w:hint="eastAsia"/>
                <w:color w:val="000000"/>
              </w:rPr>
              <w:t>$</w:t>
            </w:r>
            <w:r>
              <w:rPr>
                <w:color w:val="000000"/>
              </w:rPr>
              <w:t>2,501,736</w:t>
            </w:r>
          </w:p>
        </w:tc>
      </w:tr>
      <w:tr w14:paraId="263DA567">
        <w:trPr>
          <w:trHeight w:val="20" w:hRule="atLeast"/>
        </w:trPr>
        <w:tc>
          <w:tcPr>
            <w:tcW w:w="3131" w:type="pct"/>
            <w:tcBorders>
              <w:top w:val="nil"/>
              <w:left w:val="nil"/>
              <w:bottom w:val="nil"/>
              <w:right w:val="nil"/>
            </w:tcBorders>
            <w:noWrap/>
          </w:tcPr>
          <w:p w14:paraId="3A94B0F3">
            <w:pPr>
              <w:rPr>
                <w:color w:val="000000"/>
              </w:rPr>
            </w:pPr>
          </w:p>
        </w:tc>
        <w:tc>
          <w:tcPr>
            <w:tcW w:w="935" w:type="pct"/>
            <w:tcBorders>
              <w:top w:val="nil"/>
              <w:left w:val="nil"/>
              <w:bottom w:val="nil"/>
              <w:right w:val="nil"/>
            </w:tcBorders>
            <w:noWrap/>
          </w:tcPr>
          <w:p w14:paraId="7555378F">
            <w:pPr>
              <w:jc w:val="center"/>
            </w:pPr>
          </w:p>
        </w:tc>
        <w:tc>
          <w:tcPr>
            <w:tcW w:w="934" w:type="pct"/>
            <w:tcBorders>
              <w:top w:val="nil"/>
              <w:left w:val="nil"/>
              <w:bottom w:val="nil"/>
              <w:right w:val="nil"/>
            </w:tcBorders>
            <w:noWrap/>
          </w:tcPr>
          <w:p w14:paraId="61416E9F">
            <w:pPr>
              <w:jc w:val="center"/>
            </w:pPr>
          </w:p>
        </w:tc>
      </w:tr>
      <w:tr w14:paraId="7A9013BD">
        <w:trPr>
          <w:trHeight w:val="20" w:hRule="atLeast"/>
        </w:trPr>
        <w:tc>
          <w:tcPr>
            <w:tcW w:w="3131" w:type="pct"/>
            <w:tcBorders>
              <w:top w:val="nil"/>
              <w:left w:val="nil"/>
              <w:bottom w:val="nil"/>
              <w:right w:val="nil"/>
            </w:tcBorders>
            <w:noWrap/>
          </w:tcPr>
          <w:p w14:paraId="30EBD0FA"/>
        </w:tc>
        <w:tc>
          <w:tcPr>
            <w:tcW w:w="935" w:type="pct"/>
            <w:tcBorders>
              <w:top w:val="nil"/>
              <w:left w:val="nil"/>
              <w:bottom w:val="nil"/>
              <w:right w:val="nil"/>
            </w:tcBorders>
            <w:noWrap/>
          </w:tcPr>
          <w:p w14:paraId="61BCC72F">
            <w:pPr>
              <w:jc w:val="center"/>
            </w:pPr>
          </w:p>
        </w:tc>
        <w:tc>
          <w:tcPr>
            <w:tcW w:w="934" w:type="pct"/>
            <w:tcBorders>
              <w:top w:val="nil"/>
              <w:left w:val="nil"/>
              <w:bottom w:val="nil"/>
              <w:right w:val="nil"/>
            </w:tcBorders>
            <w:noWrap/>
          </w:tcPr>
          <w:p w14:paraId="2232310A">
            <w:pPr>
              <w:jc w:val="center"/>
            </w:pPr>
          </w:p>
        </w:tc>
      </w:tr>
      <w:tr w14:paraId="1A0C143D">
        <w:trPr>
          <w:trHeight w:val="20" w:hRule="atLeast"/>
        </w:trPr>
        <w:tc>
          <w:tcPr>
            <w:tcW w:w="3131" w:type="pct"/>
            <w:tcBorders>
              <w:top w:val="nil"/>
              <w:left w:val="nil"/>
              <w:bottom w:val="nil"/>
              <w:right w:val="nil"/>
            </w:tcBorders>
            <w:shd w:val="clear" w:color="auto" w:fill="CCECFF"/>
            <w:noWrap/>
          </w:tcPr>
          <w:p w14:paraId="045221F7">
            <w:pPr>
              <w:rPr>
                <w:color w:val="000000"/>
              </w:rPr>
            </w:pPr>
            <w:r>
              <w:rPr>
                <w:color w:val="000000"/>
              </w:rPr>
              <w:t>Income tax</w:t>
            </w:r>
          </w:p>
        </w:tc>
        <w:tc>
          <w:tcPr>
            <w:tcW w:w="935" w:type="pct"/>
            <w:tcBorders>
              <w:top w:val="nil"/>
              <w:left w:val="nil"/>
              <w:bottom w:val="nil"/>
              <w:right w:val="nil"/>
            </w:tcBorders>
            <w:shd w:val="clear" w:color="auto" w:fill="CCECFF"/>
            <w:noWrap/>
          </w:tcPr>
          <w:p w14:paraId="5DEDAE36">
            <w:pPr>
              <w:jc w:val="center"/>
              <w:rPr>
                <w:color w:val="000000"/>
              </w:rPr>
            </w:pPr>
            <w:r>
              <w:rPr>
                <w:rFonts w:hint="eastAsia"/>
                <w:color w:val="000000"/>
              </w:rPr>
              <w:t>$</w:t>
            </w:r>
            <w:r>
              <w:rPr>
                <w:color w:val="000000"/>
              </w:rPr>
              <w:t>9,565,248</w:t>
            </w:r>
          </w:p>
        </w:tc>
        <w:tc>
          <w:tcPr>
            <w:tcW w:w="934" w:type="pct"/>
            <w:tcBorders>
              <w:top w:val="nil"/>
              <w:left w:val="nil"/>
              <w:bottom w:val="nil"/>
              <w:right w:val="nil"/>
            </w:tcBorders>
            <w:shd w:val="clear" w:color="auto" w:fill="CCECFF"/>
            <w:noWrap/>
          </w:tcPr>
          <w:p w14:paraId="02413147">
            <w:pPr>
              <w:jc w:val="center"/>
              <w:rPr>
                <w:color w:val="000000"/>
              </w:rPr>
            </w:pPr>
            <w:r>
              <w:rPr>
                <w:rFonts w:hint="eastAsia"/>
                <w:color w:val="000000"/>
              </w:rPr>
              <w:t>$</w:t>
            </w:r>
            <w:r>
              <w:rPr>
                <w:color w:val="000000"/>
              </w:rPr>
              <w:t>3,296,448</w:t>
            </w:r>
          </w:p>
        </w:tc>
      </w:tr>
      <w:tr w14:paraId="1DF2A193">
        <w:trPr>
          <w:trHeight w:val="20" w:hRule="atLeast"/>
        </w:trPr>
        <w:tc>
          <w:tcPr>
            <w:tcW w:w="3131" w:type="pct"/>
            <w:tcBorders>
              <w:top w:val="nil"/>
              <w:left w:val="nil"/>
              <w:bottom w:val="nil"/>
              <w:right w:val="nil"/>
            </w:tcBorders>
            <w:noWrap/>
          </w:tcPr>
          <w:p w14:paraId="5C71186A">
            <w:pPr>
              <w:rPr>
                <w:color w:val="000000"/>
              </w:rPr>
            </w:pPr>
            <w:r>
              <w:rPr>
                <w:color w:val="000000"/>
              </w:rPr>
              <w:t>Interest expenses</w:t>
            </w:r>
          </w:p>
        </w:tc>
        <w:tc>
          <w:tcPr>
            <w:tcW w:w="935" w:type="pct"/>
            <w:tcBorders>
              <w:top w:val="nil"/>
              <w:left w:val="nil"/>
              <w:bottom w:val="nil"/>
              <w:right w:val="nil"/>
            </w:tcBorders>
            <w:noWrap/>
          </w:tcPr>
          <w:p w14:paraId="79C28A73">
            <w:pPr>
              <w:jc w:val="center"/>
              <w:rPr>
                <w:color w:val="000000"/>
              </w:rPr>
            </w:pPr>
            <w:r>
              <w:rPr>
                <w:rFonts w:hint="eastAsia"/>
                <w:color w:val="000000"/>
              </w:rPr>
              <w:t>$</w:t>
            </w:r>
            <w:r>
              <w:rPr>
                <w:color w:val="000000"/>
              </w:rPr>
              <w:t>507,158</w:t>
            </w:r>
          </w:p>
        </w:tc>
        <w:tc>
          <w:tcPr>
            <w:tcW w:w="934" w:type="pct"/>
            <w:tcBorders>
              <w:top w:val="nil"/>
              <w:left w:val="nil"/>
              <w:bottom w:val="nil"/>
              <w:right w:val="nil"/>
            </w:tcBorders>
            <w:noWrap/>
          </w:tcPr>
          <w:p w14:paraId="374645DB">
            <w:pPr>
              <w:jc w:val="center"/>
              <w:rPr>
                <w:color w:val="000000"/>
              </w:rPr>
            </w:pPr>
            <w:r>
              <w:rPr>
                <w:rFonts w:hint="eastAsia"/>
                <w:color w:val="000000"/>
              </w:rPr>
              <w:t>$</w:t>
            </w:r>
            <w:r>
              <w:rPr>
                <w:color w:val="000000"/>
              </w:rPr>
              <w:t>1,777,036</w:t>
            </w:r>
          </w:p>
        </w:tc>
      </w:tr>
      <w:tr w14:paraId="48200842">
        <w:trPr>
          <w:trHeight w:val="20" w:hRule="atLeast"/>
        </w:trPr>
        <w:tc>
          <w:tcPr>
            <w:tcW w:w="3131" w:type="pct"/>
            <w:tcBorders>
              <w:top w:val="nil"/>
              <w:left w:val="nil"/>
              <w:bottom w:val="nil"/>
              <w:right w:val="nil"/>
            </w:tcBorders>
            <w:shd w:val="clear" w:color="auto" w:fill="CCECFF"/>
            <w:noWrap/>
          </w:tcPr>
          <w:p w14:paraId="002D5508">
            <w:pPr>
              <w:rPr>
                <w:color w:val="000000"/>
              </w:rPr>
            </w:pPr>
            <w:r>
              <w:rPr>
                <w:color w:val="000000"/>
              </w:rPr>
              <w:t>Depreciation and amortization</w:t>
            </w:r>
          </w:p>
        </w:tc>
        <w:tc>
          <w:tcPr>
            <w:tcW w:w="935" w:type="pct"/>
            <w:tcBorders>
              <w:top w:val="nil"/>
              <w:left w:val="nil"/>
              <w:bottom w:val="nil"/>
              <w:right w:val="nil"/>
            </w:tcBorders>
            <w:shd w:val="clear" w:color="auto" w:fill="CCECFF"/>
            <w:noWrap/>
          </w:tcPr>
          <w:p w14:paraId="6623B21A">
            <w:pPr>
              <w:jc w:val="center"/>
              <w:rPr>
                <w:color w:val="000000"/>
              </w:rPr>
            </w:pPr>
            <w:r>
              <w:rPr>
                <w:rFonts w:hint="eastAsia"/>
                <w:color w:val="000000"/>
              </w:rPr>
              <w:t>$</w:t>
            </w:r>
            <w:r>
              <w:rPr>
                <w:color w:val="000000"/>
              </w:rPr>
              <w:t>24,523,769</w:t>
            </w:r>
          </w:p>
        </w:tc>
        <w:tc>
          <w:tcPr>
            <w:tcW w:w="934" w:type="pct"/>
            <w:tcBorders>
              <w:top w:val="nil"/>
              <w:left w:val="nil"/>
              <w:bottom w:val="nil"/>
              <w:right w:val="nil"/>
            </w:tcBorders>
            <w:shd w:val="clear" w:color="auto" w:fill="CCECFF"/>
            <w:noWrap/>
          </w:tcPr>
          <w:p w14:paraId="02747102">
            <w:pPr>
              <w:jc w:val="center"/>
              <w:rPr>
                <w:color w:val="000000"/>
              </w:rPr>
            </w:pPr>
            <w:r>
              <w:rPr>
                <w:rFonts w:hint="eastAsia"/>
                <w:color w:val="000000"/>
              </w:rPr>
              <w:t>$</w:t>
            </w:r>
            <w:r>
              <w:rPr>
                <w:color w:val="000000"/>
              </w:rPr>
              <w:t>12,310,919</w:t>
            </w:r>
          </w:p>
        </w:tc>
      </w:tr>
      <w:tr w14:paraId="1148783C">
        <w:trPr>
          <w:trHeight w:val="20" w:hRule="atLeast"/>
        </w:trPr>
        <w:tc>
          <w:tcPr>
            <w:tcW w:w="3131" w:type="pct"/>
            <w:tcBorders>
              <w:top w:val="nil"/>
              <w:left w:val="nil"/>
              <w:bottom w:val="nil"/>
              <w:right w:val="nil"/>
            </w:tcBorders>
            <w:noWrap/>
          </w:tcPr>
          <w:p w14:paraId="0FE99E1B">
            <w:pPr>
              <w:rPr>
                <w:color w:val="000000"/>
              </w:rPr>
            </w:pPr>
            <w:r>
              <w:rPr>
                <w:color w:val="000000"/>
              </w:rPr>
              <w:t>Amortization of right-of-use assets</w:t>
            </w:r>
          </w:p>
        </w:tc>
        <w:tc>
          <w:tcPr>
            <w:tcW w:w="935" w:type="pct"/>
            <w:tcBorders>
              <w:top w:val="nil"/>
              <w:left w:val="nil"/>
              <w:bottom w:val="nil"/>
              <w:right w:val="nil"/>
            </w:tcBorders>
            <w:noWrap/>
          </w:tcPr>
          <w:p w14:paraId="106318ED">
            <w:pPr>
              <w:jc w:val="center"/>
              <w:rPr>
                <w:color w:val="000000"/>
              </w:rPr>
            </w:pPr>
            <w:r>
              <w:rPr>
                <w:rFonts w:hint="eastAsia"/>
                <w:color w:val="000000"/>
              </w:rPr>
              <w:t>$</w:t>
            </w:r>
            <w:r>
              <w:rPr>
                <w:color w:val="000000"/>
              </w:rPr>
              <w:t>1,638,620</w:t>
            </w:r>
          </w:p>
        </w:tc>
        <w:tc>
          <w:tcPr>
            <w:tcW w:w="934" w:type="pct"/>
            <w:tcBorders>
              <w:top w:val="nil"/>
              <w:left w:val="nil"/>
              <w:bottom w:val="nil"/>
              <w:right w:val="nil"/>
            </w:tcBorders>
            <w:noWrap/>
          </w:tcPr>
          <w:p w14:paraId="44BFE888">
            <w:pPr>
              <w:jc w:val="center"/>
              <w:rPr>
                <w:color w:val="000000"/>
              </w:rPr>
            </w:pPr>
            <w:r>
              <w:rPr>
                <w:rFonts w:hint="eastAsia"/>
                <w:color w:val="000000"/>
              </w:rPr>
              <w:t>$</w:t>
            </w:r>
            <w:r>
              <w:rPr>
                <w:color w:val="000000"/>
              </w:rPr>
              <w:t>1,514,384</w:t>
            </w:r>
          </w:p>
        </w:tc>
      </w:tr>
      <w:tr w14:paraId="0A5A22E5">
        <w:trPr>
          <w:trHeight w:val="20" w:hRule="atLeast"/>
        </w:trPr>
        <w:tc>
          <w:tcPr>
            <w:tcW w:w="3131" w:type="pct"/>
            <w:tcBorders>
              <w:top w:val="nil"/>
              <w:left w:val="nil"/>
              <w:bottom w:val="nil"/>
              <w:right w:val="nil"/>
            </w:tcBorders>
            <w:shd w:val="clear" w:color="auto" w:fill="CCECFF"/>
            <w:noWrap/>
          </w:tcPr>
          <w:p w14:paraId="24394C92">
            <w:pPr>
              <w:rPr>
                <w:color w:val="000000"/>
              </w:rPr>
            </w:pPr>
            <w:r>
              <w:rPr>
                <w:color w:val="000000"/>
              </w:rPr>
              <w:t>Amortization of long-term prepaid expenses</w:t>
            </w:r>
          </w:p>
        </w:tc>
        <w:tc>
          <w:tcPr>
            <w:tcW w:w="935" w:type="pct"/>
            <w:tcBorders>
              <w:top w:val="nil"/>
              <w:left w:val="nil"/>
              <w:bottom w:val="nil"/>
              <w:right w:val="nil"/>
            </w:tcBorders>
            <w:shd w:val="clear" w:color="auto" w:fill="CCECFF"/>
            <w:noWrap/>
          </w:tcPr>
          <w:p w14:paraId="453B4E69">
            <w:pPr>
              <w:jc w:val="center"/>
              <w:rPr>
                <w:color w:val="000000"/>
              </w:rPr>
            </w:pPr>
            <w:r>
              <w:rPr>
                <w:rFonts w:hint="eastAsia"/>
                <w:color w:val="000000"/>
              </w:rPr>
              <w:t>$</w:t>
            </w:r>
            <w:r>
              <w:rPr>
                <w:color w:val="000000"/>
              </w:rPr>
              <w:t>81,811</w:t>
            </w:r>
          </w:p>
        </w:tc>
        <w:tc>
          <w:tcPr>
            <w:tcW w:w="934" w:type="pct"/>
            <w:tcBorders>
              <w:top w:val="nil"/>
              <w:left w:val="nil"/>
              <w:bottom w:val="nil"/>
              <w:right w:val="nil"/>
            </w:tcBorders>
            <w:shd w:val="clear" w:color="auto" w:fill="CCECFF"/>
            <w:noWrap/>
          </w:tcPr>
          <w:p w14:paraId="0F3BF607">
            <w:pPr>
              <w:jc w:val="center"/>
              <w:rPr>
                <w:color w:val="000000"/>
              </w:rPr>
            </w:pPr>
            <w:r>
              <w:rPr>
                <w:rFonts w:hint="eastAsia"/>
                <w:color w:val="000000"/>
              </w:rPr>
              <w:t>$</w:t>
            </w:r>
            <w:r>
              <w:rPr>
                <w:color w:val="000000"/>
              </w:rPr>
              <w:t>83,575</w:t>
            </w:r>
          </w:p>
        </w:tc>
      </w:tr>
      <w:tr w14:paraId="3FF182D7">
        <w:trPr>
          <w:trHeight w:val="20" w:hRule="atLeast"/>
        </w:trPr>
        <w:tc>
          <w:tcPr>
            <w:tcW w:w="3131" w:type="pct"/>
            <w:tcBorders>
              <w:top w:val="nil"/>
              <w:left w:val="nil"/>
              <w:bottom w:val="nil"/>
              <w:right w:val="nil"/>
            </w:tcBorders>
            <w:noWrap/>
          </w:tcPr>
          <w:p w14:paraId="3EF94F15">
            <w:pPr>
              <w:rPr>
                <w:color w:val="000000"/>
              </w:rPr>
            </w:pPr>
          </w:p>
        </w:tc>
        <w:tc>
          <w:tcPr>
            <w:tcW w:w="935" w:type="pct"/>
            <w:tcBorders>
              <w:top w:val="nil"/>
              <w:left w:val="nil"/>
              <w:bottom w:val="nil"/>
              <w:right w:val="nil"/>
            </w:tcBorders>
            <w:vAlign w:val="center"/>
          </w:tcPr>
          <w:p w14:paraId="7D5BB2B0">
            <w:pPr>
              <w:jc w:val="center"/>
            </w:pPr>
          </w:p>
        </w:tc>
        <w:tc>
          <w:tcPr>
            <w:tcW w:w="934" w:type="pct"/>
            <w:tcBorders>
              <w:top w:val="nil"/>
              <w:left w:val="nil"/>
              <w:bottom w:val="nil"/>
              <w:right w:val="nil"/>
            </w:tcBorders>
            <w:vAlign w:val="center"/>
          </w:tcPr>
          <w:p w14:paraId="41E316E1">
            <w:pPr>
              <w:jc w:val="center"/>
            </w:pPr>
          </w:p>
        </w:tc>
      </w:tr>
      <w:tr w14:paraId="3B000DCC">
        <w:trPr>
          <w:trHeight w:val="20" w:hRule="atLeast"/>
        </w:trPr>
        <w:tc>
          <w:tcPr>
            <w:tcW w:w="3131" w:type="pct"/>
            <w:tcBorders>
              <w:top w:val="nil"/>
              <w:left w:val="nil"/>
              <w:bottom w:val="nil"/>
              <w:right w:val="nil"/>
            </w:tcBorders>
            <w:noWrap/>
          </w:tcPr>
          <w:p w14:paraId="2F35486D">
            <w:pPr>
              <w:rPr>
                <w:b/>
                <w:bCs/>
                <w:color w:val="000000"/>
              </w:rPr>
            </w:pPr>
            <w:r>
              <w:rPr>
                <w:b/>
                <w:bCs/>
                <w:color w:val="000000"/>
              </w:rPr>
              <w:t>EBITDA (Non-GAAP)</w:t>
            </w:r>
          </w:p>
        </w:tc>
        <w:tc>
          <w:tcPr>
            <w:tcW w:w="935" w:type="pct"/>
            <w:tcBorders>
              <w:top w:val="single" w:color="auto" w:sz="4" w:space="0"/>
              <w:left w:val="nil"/>
              <w:bottom w:val="double" w:color="auto" w:sz="6" w:space="0"/>
              <w:right w:val="nil"/>
            </w:tcBorders>
            <w:noWrap/>
          </w:tcPr>
          <w:p w14:paraId="2A283AAA">
            <w:pPr>
              <w:jc w:val="center"/>
              <w:rPr>
                <w:color w:val="000000"/>
              </w:rPr>
            </w:pPr>
            <w:r>
              <w:rPr>
                <w:rFonts w:hint="eastAsia"/>
                <w:color w:val="000000"/>
              </w:rPr>
              <w:t>$</w:t>
            </w:r>
            <w:r>
              <w:rPr>
                <w:color w:val="000000"/>
              </w:rPr>
              <w:t>82,137,374</w:t>
            </w:r>
          </w:p>
        </w:tc>
        <w:tc>
          <w:tcPr>
            <w:tcW w:w="934" w:type="pct"/>
            <w:tcBorders>
              <w:top w:val="single" w:color="auto" w:sz="4" w:space="0"/>
              <w:left w:val="nil"/>
              <w:bottom w:val="double" w:color="auto" w:sz="6" w:space="0"/>
              <w:right w:val="nil"/>
            </w:tcBorders>
            <w:noWrap/>
          </w:tcPr>
          <w:p w14:paraId="645F6705">
            <w:pPr>
              <w:jc w:val="center"/>
              <w:rPr>
                <w:color w:val="000000"/>
              </w:rPr>
            </w:pPr>
            <w:r>
              <w:rPr>
                <w:rFonts w:hint="eastAsia"/>
                <w:color w:val="000000"/>
              </w:rPr>
              <w:t>$</w:t>
            </w:r>
            <w:r>
              <w:rPr>
                <w:color w:val="000000"/>
              </w:rPr>
              <w:t>21,484,098</w:t>
            </w:r>
          </w:p>
        </w:tc>
      </w:tr>
      <w:tr w14:paraId="1EDE5706">
        <w:trPr>
          <w:trHeight w:val="20" w:hRule="atLeast"/>
        </w:trPr>
        <w:tc>
          <w:tcPr>
            <w:tcW w:w="3131" w:type="pct"/>
            <w:tcBorders>
              <w:top w:val="nil"/>
              <w:left w:val="nil"/>
              <w:bottom w:val="nil"/>
              <w:right w:val="nil"/>
            </w:tcBorders>
            <w:noWrap/>
          </w:tcPr>
          <w:p w14:paraId="0C1E22EE">
            <w:pPr>
              <w:rPr>
                <w:color w:val="000000"/>
              </w:rPr>
            </w:pPr>
          </w:p>
        </w:tc>
        <w:tc>
          <w:tcPr>
            <w:tcW w:w="935" w:type="pct"/>
            <w:tcBorders>
              <w:top w:val="nil"/>
              <w:left w:val="nil"/>
              <w:bottom w:val="nil"/>
              <w:right w:val="nil"/>
            </w:tcBorders>
            <w:vAlign w:val="center"/>
          </w:tcPr>
          <w:p w14:paraId="7B2EB370">
            <w:pPr>
              <w:jc w:val="center"/>
            </w:pPr>
          </w:p>
        </w:tc>
        <w:tc>
          <w:tcPr>
            <w:tcW w:w="934" w:type="pct"/>
            <w:tcBorders>
              <w:top w:val="nil"/>
              <w:left w:val="nil"/>
              <w:bottom w:val="nil"/>
              <w:right w:val="nil"/>
            </w:tcBorders>
            <w:vAlign w:val="center"/>
          </w:tcPr>
          <w:p w14:paraId="49A6CB9E">
            <w:pPr>
              <w:jc w:val="center"/>
            </w:pPr>
          </w:p>
        </w:tc>
      </w:tr>
      <w:tr w14:paraId="2CEAA428">
        <w:trPr>
          <w:trHeight w:val="20" w:hRule="atLeast"/>
        </w:trPr>
        <w:tc>
          <w:tcPr>
            <w:tcW w:w="3131" w:type="pct"/>
            <w:tcBorders>
              <w:top w:val="nil"/>
              <w:left w:val="nil"/>
              <w:bottom w:val="nil"/>
              <w:right w:val="nil"/>
            </w:tcBorders>
            <w:noWrap/>
          </w:tcPr>
          <w:p w14:paraId="52BD46DD">
            <w:pPr>
              <w:jc w:val="right"/>
            </w:pPr>
          </w:p>
        </w:tc>
        <w:tc>
          <w:tcPr>
            <w:tcW w:w="935" w:type="pct"/>
            <w:tcBorders>
              <w:top w:val="nil"/>
              <w:left w:val="nil"/>
              <w:bottom w:val="nil"/>
              <w:right w:val="nil"/>
            </w:tcBorders>
            <w:vAlign w:val="center"/>
          </w:tcPr>
          <w:p w14:paraId="42546347">
            <w:pPr>
              <w:jc w:val="center"/>
            </w:pPr>
          </w:p>
        </w:tc>
        <w:tc>
          <w:tcPr>
            <w:tcW w:w="934" w:type="pct"/>
            <w:tcBorders>
              <w:top w:val="nil"/>
              <w:left w:val="nil"/>
              <w:bottom w:val="nil"/>
              <w:right w:val="nil"/>
            </w:tcBorders>
            <w:vAlign w:val="center"/>
          </w:tcPr>
          <w:p w14:paraId="3A717036">
            <w:pPr>
              <w:jc w:val="center"/>
            </w:pPr>
          </w:p>
        </w:tc>
      </w:tr>
      <w:tr w14:paraId="02967B81">
        <w:trPr>
          <w:trHeight w:val="20" w:hRule="atLeast"/>
        </w:trPr>
        <w:tc>
          <w:tcPr>
            <w:tcW w:w="3131" w:type="pct"/>
            <w:tcBorders>
              <w:top w:val="nil"/>
              <w:left w:val="nil"/>
              <w:bottom w:val="nil"/>
              <w:right w:val="nil"/>
            </w:tcBorders>
            <w:shd w:val="clear" w:color="auto" w:fill="CCECFF"/>
            <w:noWrap/>
          </w:tcPr>
          <w:p w14:paraId="40A85285">
            <w:pPr>
              <w:rPr>
                <w:b/>
                <w:bCs/>
                <w:color w:val="000000"/>
              </w:rPr>
            </w:pPr>
          </w:p>
        </w:tc>
        <w:tc>
          <w:tcPr>
            <w:tcW w:w="935" w:type="pct"/>
            <w:tcBorders>
              <w:top w:val="nil"/>
              <w:left w:val="nil"/>
              <w:bottom w:val="nil"/>
              <w:right w:val="nil"/>
            </w:tcBorders>
            <w:shd w:val="clear" w:color="auto" w:fill="CCECFF"/>
            <w:vAlign w:val="center"/>
          </w:tcPr>
          <w:p w14:paraId="147296CE">
            <w:pPr>
              <w:jc w:val="center"/>
              <w:rPr>
                <w:b/>
                <w:bCs/>
                <w:color w:val="000000"/>
              </w:rPr>
            </w:pPr>
          </w:p>
        </w:tc>
        <w:tc>
          <w:tcPr>
            <w:tcW w:w="934" w:type="pct"/>
            <w:tcBorders>
              <w:top w:val="nil"/>
              <w:left w:val="nil"/>
              <w:bottom w:val="nil"/>
              <w:right w:val="nil"/>
            </w:tcBorders>
            <w:shd w:val="clear" w:color="auto" w:fill="CCECFF"/>
            <w:vAlign w:val="center"/>
          </w:tcPr>
          <w:p w14:paraId="0B101230">
            <w:pPr>
              <w:jc w:val="center"/>
            </w:pPr>
          </w:p>
        </w:tc>
      </w:tr>
      <w:tr w14:paraId="6304D006">
        <w:trPr>
          <w:trHeight w:val="20" w:hRule="atLeast"/>
        </w:trPr>
        <w:tc>
          <w:tcPr>
            <w:tcW w:w="3131" w:type="pct"/>
            <w:tcBorders>
              <w:top w:val="nil"/>
              <w:left w:val="nil"/>
              <w:bottom w:val="nil"/>
              <w:right w:val="nil"/>
            </w:tcBorders>
            <w:noWrap/>
          </w:tcPr>
          <w:p w14:paraId="620CC2F3">
            <w:pPr>
              <w:jc w:val="right"/>
            </w:pPr>
          </w:p>
        </w:tc>
        <w:tc>
          <w:tcPr>
            <w:tcW w:w="935" w:type="pct"/>
            <w:tcBorders>
              <w:top w:val="nil"/>
              <w:left w:val="nil"/>
              <w:bottom w:val="nil"/>
              <w:right w:val="nil"/>
            </w:tcBorders>
            <w:vAlign w:val="center"/>
          </w:tcPr>
          <w:p w14:paraId="1E9FE23D">
            <w:pPr>
              <w:jc w:val="center"/>
            </w:pPr>
          </w:p>
        </w:tc>
        <w:tc>
          <w:tcPr>
            <w:tcW w:w="934" w:type="pct"/>
            <w:tcBorders>
              <w:top w:val="nil"/>
              <w:left w:val="nil"/>
              <w:bottom w:val="nil"/>
              <w:right w:val="nil"/>
            </w:tcBorders>
            <w:vAlign w:val="center"/>
          </w:tcPr>
          <w:p w14:paraId="76B6EF3C">
            <w:pPr>
              <w:jc w:val="center"/>
            </w:pPr>
          </w:p>
        </w:tc>
      </w:tr>
      <w:tr w14:paraId="37C7A062">
        <w:trPr>
          <w:trHeight w:val="20" w:hRule="atLeast"/>
        </w:trPr>
        <w:tc>
          <w:tcPr>
            <w:tcW w:w="3131" w:type="pct"/>
            <w:tcBorders>
              <w:top w:val="nil"/>
              <w:left w:val="nil"/>
              <w:bottom w:val="nil"/>
              <w:right w:val="nil"/>
            </w:tcBorders>
            <w:noWrap/>
          </w:tcPr>
          <w:p w14:paraId="4AAD6081">
            <w:pPr>
              <w:rPr>
                <w:b/>
                <w:bCs/>
                <w:color w:val="000000"/>
              </w:rPr>
            </w:pPr>
            <w:r>
              <w:rPr>
                <w:b/>
                <w:bCs/>
                <w:color w:val="000000"/>
              </w:rPr>
              <w:t>Adjustments</w:t>
            </w:r>
          </w:p>
        </w:tc>
        <w:tc>
          <w:tcPr>
            <w:tcW w:w="935" w:type="pct"/>
            <w:tcBorders>
              <w:top w:val="nil"/>
              <w:left w:val="nil"/>
              <w:bottom w:val="nil"/>
              <w:right w:val="nil"/>
            </w:tcBorders>
            <w:noWrap/>
          </w:tcPr>
          <w:p w14:paraId="785C0509">
            <w:pPr>
              <w:jc w:val="center"/>
              <w:rPr>
                <w:color w:val="000000"/>
              </w:rPr>
            </w:pPr>
          </w:p>
        </w:tc>
        <w:tc>
          <w:tcPr>
            <w:tcW w:w="934" w:type="pct"/>
            <w:tcBorders>
              <w:top w:val="nil"/>
              <w:left w:val="nil"/>
              <w:bottom w:val="nil"/>
              <w:right w:val="nil"/>
            </w:tcBorders>
            <w:noWrap/>
          </w:tcPr>
          <w:p w14:paraId="7D3A11BE">
            <w:pPr>
              <w:jc w:val="center"/>
              <w:rPr>
                <w:color w:val="000000"/>
              </w:rPr>
            </w:pPr>
          </w:p>
        </w:tc>
      </w:tr>
      <w:tr w14:paraId="50BF19D6">
        <w:trPr>
          <w:trHeight w:val="20" w:hRule="atLeast"/>
        </w:trPr>
        <w:tc>
          <w:tcPr>
            <w:tcW w:w="3131" w:type="pct"/>
            <w:tcBorders>
              <w:top w:val="nil"/>
              <w:left w:val="nil"/>
              <w:bottom w:val="nil"/>
              <w:right w:val="nil"/>
            </w:tcBorders>
            <w:shd w:val="clear" w:color="auto" w:fill="CCECFF"/>
            <w:noWrap/>
          </w:tcPr>
          <w:p w14:paraId="00609AE9">
            <w:pPr>
              <w:rPr>
                <w:color w:val="000000"/>
              </w:rPr>
            </w:pPr>
            <w:r>
              <w:rPr>
                <w:color w:val="000000"/>
              </w:rPr>
              <w:t>Share-based compensation</w:t>
            </w:r>
          </w:p>
        </w:tc>
        <w:tc>
          <w:tcPr>
            <w:tcW w:w="935" w:type="pct"/>
            <w:tcBorders>
              <w:top w:val="nil"/>
              <w:left w:val="nil"/>
              <w:bottom w:val="nil"/>
              <w:right w:val="nil"/>
            </w:tcBorders>
            <w:shd w:val="clear" w:color="auto" w:fill="CCECFF"/>
            <w:noWrap/>
          </w:tcPr>
          <w:p w14:paraId="15237ED1">
            <w:pPr>
              <w:jc w:val="center"/>
              <w:rPr>
                <w:color w:val="000000"/>
              </w:rPr>
            </w:pPr>
            <w:r>
              <w:rPr>
                <w:rFonts w:hint="eastAsia"/>
                <w:color w:val="000000"/>
              </w:rPr>
              <w:t>$</w:t>
            </w:r>
            <w:r>
              <w:rPr>
                <w:color w:val="000000"/>
              </w:rPr>
              <w:t>154,900</w:t>
            </w:r>
          </w:p>
        </w:tc>
        <w:tc>
          <w:tcPr>
            <w:tcW w:w="934" w:type="pct"/>
            <w:tcBorders>
              <w:top w:val="nil"/>
              <w:left w:val="nil"/>
              <w:bottom w:val="nil"/>
              <w:right w:val="nil"/>
            </w:tcBorders>
            <w:shd w:val="clear" w:color="auto" w:fill="CCECFF"/>
            <w:noWrap/>
          </w:tcPr>
          <w:p w14:paraId="0DC4C4D0">
            <w:pPr>
              <w:jc w:val="center"/>
              <w:rPr>
                <w:color w:val="000000"/>
              </w:rPr>
            </w:pPr>
            <w:r>
              <w:rPr>
                <w:rFonts w:hint="eastAsia"/>
                <w:color w:val="000000"/>
              </w:rPr>
              <w:t>$</w:t>
            </w:r>
            <w:r>
              <w:rPr>
                <w:color w:val="000000"/>
              </w:rPr>
              <w:t>18,000</w:t>
            </w:r>
          </w:p>
        </w:tc>
      </w:tr>
      <w:tr w14:paraId="7851D311">
        <w:trPr>
          <w:trHeight w:val="20" w:hRule="atLeast"/>
        </w:trPr>
        <w:tc>
          <w:tcPr>
            <w:tcW w:w="3131" w:type="pct"/>
            <w:tcBorders>
              <w:top w:val="nil"/>
              <w:left w:val="nil"/>
              <w:bottom w:val="nil"/>
              <w:right w:val="nil"/>
            </w:tcBorders>
            <w:noWrap/>
          </w:tcPr>
          <w:p w14:paraId="4E4F1491">
            <w:pPr>
              <w:rPr>
                <w:color w:val="000000"/>
              </w:rPr>
            </w:pPr>
            <w:r>
              <w:rPr>
                <w:color w:val="000000"/>
              </w:rPr>
              <w:t>Changes in fair value of contingent consideration</w:t>
            </w:r>
          </w:p>
        </w:tc>
        <w:tc>
          <w:tcPr>
            <w:tcW w:w="935" w:type="pct"/>
            <w:tcBorders>
              <w:top w:val="nil"/>
              <w:left w:val="nil"/>
              <w:bottom w:val="nil"/>
              <w:right w:val="nil"/>
            </w:tcBorders>
            <w:noWrap/>
          </w:tcPr>
          <w:p w14:paraId="4AD4EB52">
            <w:pPr>
              <w:jc w:val="center"/>
              <w:rPr>
                <w:color w:val="000000"/>
              </w:rPr>
            </w:pPr>
            <w:r>
              <w:rPr>
                <w:color w:val="000000"/>
              </w:rPr>
              <w:t>-</w:t>
            </w:r>
          </w:p>
        </w:tc>
        <w:tc>
          <w:tcPr>
            <w:tcW w:w="934" w:type="pct"/>
            <w:tcBorders>
              <w:top w:val="nil"/>
              <w:left w:val="nil"/>
              <w:bottom w:val="nil"/>
              <w:right w:val="nil"/>
            </w:tcBorders>
            <w:noWrap/>
          </w:tcPr>
          <w:p w14:paraId="6554912A">
            <w:pPr>
              <w:jc w:val="center"/>
              <w:rPr>
                <w:color w:val="000000"/>
              </w:rPr>
            </w:pPr>
            <w:r>
              <w:rPr>
                <w:rFonts w:hint="eastAsia"/>
                <w:color w:val="000000"/>
              </w:rPr>
              <w:t>$</w:t>
            </w:r>
            <w:r>
              <w:rPr>
                <w:color w:val="000000"/>
              </w:rPr>
              <w:t>1,341,794</w:t>
            </w:r>
          </w:p>
        </w:tc>
      </w:tr>
      <w:tr w14:paraId="32BD1DAB">
        <w:trPr>
          <w:trHeight w:val="20" w:hRule="atLeast"/>
        </w:trPr>
        <w:tc>
          <w:tcPr>
            <w:tcW w:w="3131" w:type="pct"/>
            <w:tcBorders>
              <w:top w:val="nil"/>
              <w:left w:val="nil"/>
              <w:bottom w:val="nil"/>
              <w:right w:val="nil"/>
            </w:tcBorders>
            <w:noWrap/>
          </w:tcPr>
          <w:p w14:paraId="761B3912">
            <w:pPr>
              <w:rPr>
                <w:color w:val="000000"/>
              </w:rPr>
            </w:pPr>
          </w:p>
        </w:tc>
        <w:tc>
          <w:tcPr>
            <w:tcW w:w="935" w:type="pct"/>
            <w:tcBorders>
              <w:top w:val="nil"/>
              <w:left w:val="nil"/>
              <w:bottom w:val="nil"/>
              <w:right w:val="nil"/>
            </w:tcBorders>
            <w:vAlign w:val="center"/>
          </w:tcPr>
          <w:p w14:paraId="0D695829">
            <w:pPr>
              <w:jc w:val="center"/>
            </w:pPr>
          </w:p>
        </w:tc>
        <w:tc>
          <w:tcPr>
            <w:tcW w:w="934" w:type="pct"/>
            <w:tcBorders>
              <w:top w:val="nil"/>
              <w:left w:val="nil"/>
              <w:bottom w:val="nil"/>
              <w:right w:val="nil"/>
            </w:tcBorders>
            <w:vAlign w:val="center"/>
          </w:tcPr>
          <w:p w14:paraId="1D67D0AC">
            <w:pPr>
              <w:jc w:val="center"/>
            </w:pPr>
          </w:p>
        </w:tc>
      </w:tr>
      <w:tr w14:paraId="34A8AC95">
        <w:trPr>
          <w:trHeight w:val="20" w:hRule="atLeast"/>
        </w:trPr>
        <w:tc>
          <w:tcPr>
            <w:tcW w:w="3131" w:type="pct"/>
            <w:tcBorders>
              <w:top w:val="nil"/>
              <w:left w:val="nil"/>
              <w:bottom w:val="nil"/>
              <w:right w:val="nil"/>
            </w:tcBorders>
            <w:shd w:val="clear" w:color="auto" w:fill="CCECFF"/>
            <w:noWrap/>
          </w:tcPr>
          <w:p w14:paraId="1C27F207">
            <w:pPr>
              <w:rPr>
                <w:b/>
                <w:bCs/>
                <w:color w:val="000000"/>
              </w:rPr>
            </w:pPr>
            <w:commentRangeStart w:id="4"/>
            <w:r>
              <w:rPr>
                <w:rFonts w:hint="eastAsia"/>
                <w:b/>
                <w:bCs/>
                <w:color w:val="000000"/>
              </w:rPr>
              <w:t>Adjusted EBITDA</w:t>
            </w:r>
            <w:commentRangeEnd w:id="4"/>
            <w:r>
              <w:rPr>
                <w:rStyle w:val="22"/>
                <w:b/>
                <w:bCs/>
                <w:color w:val="000000"/>
                <w:sz w:val="20"/>
                <w:szCs w:val="20"/>
              </w:rPr>
              <w:commentReference w:id="4"/>
            </w:r>
            <w:r>
              <w:rPr>
                <w:b/>
                <w:bCs/>
                <w:color w:val="000000"/>
              </w:rPr>
              <w:t xml:space="preserve"> (Non-GAAP)</w:t>
            </w:r>
          </w:p>
        </w:tc>
        <w:tc>
          <w:tcPr>
            <w:tcW w:w="935" w:type="pct"/>
            <w:tcBorders>
              <w:top w:val="single" w:color="auto" w:sz="4" w:space="0"/>
              <w:left w:val="nil"/>
              <w:bottom w:val="single" w:color="auto" w:sz="4" w:space="0"/>
              <w:right w:val="nil"/>
            </w:tcBorders>
            <w:shd w:val="clear" w:color="auto" w:fill="CCECFF"/>
            <w:noWrap/>
          </w:tcPr>
          <w:p w14:paraId="437CC644">
            <w:pPr>
              <w:jc w:val="center"/>
              <w:rPr>
                <w:color w:val="000000"/>
              </w:rPr>
            </w:pPr>
            <w:r>
              <w:rPr>
                <w:rFonts w:hint="eastAsia"/>
                <w:color w:val="000000"/>
              </w:rPr>
              <w:t>$</w:t>
            </w:r>
            <w:r>
              <w:rPr>
                <w:color w:val="000000"/>
              </w:rPr>
              <w:t>82,292,274</w:t>
            </w:r>
          </w:p>
        </w:tc>
        <w:tc>
          <w:tcPr>
            <w:tcW w:w="934" w:type="pct"/>
            <w:tcBorders>
              <w:top w:val="single" w:color="auto" w:sz="4" w:space="0"/>
              <w:left w:val="nil"/>
              <w:bottom w:val="single" w:color="auto" w:sz="4" w:space="0"/>
              <w:right w:val="nil"/>
            </w:tcBorders>
            <w:shd w:val="clear" w:color="auto" w:fill="CCECFF"/>
            <w:noWrap/>
          </w:tcPr>
          <w:p w14:paraId="24CF02BC">
            <w:pPr>
              <w:jc w:val="center"/>
              <w:rPr>
                <w:color w:val="000000"/>
              </w:rPr>
            </w:pPr>
            <w:r>
              <w:rPr>
                <w:rFonts w:hint="eastAsia"/>
                <w:color w:val="000000"/>
              </w:rPr>
              <w:t>$</w:t>
            </w:r>
            <w:r>
              <w:rPr>
                <w:color w:val="000000"/>
              </w:rPr>
              <w:t>22,843,892</w:t>
            </w:r>
          </w:p>
        </w:tc>
      </w:tr>
      <w:tr w14:paraId="78615BD2">
        <w:trPr>
          <w:trHeight w:val="20" w:hRule="atLeast"/>
        </w:trPr>
        <w:tc>
          <w:tcPr>
            <w:tcW w:w="3131" w:type="pct"/>
            <w:tcBorders>
              <w:top w:val="nil"/>
              <w:left w:val="nil"/>
              <w:bottom w:val="nil"/>
              <w:right w:val="nil"/>
            </w:tcBorders>
            <w:shd w:val="clear" w:color="auto" w:fill="CCECFF"/>
            <w:noWrap/>
          </w:tcPr>
          <w:p w14:paraId="60C5EDB5">
            <w:pPr>
              <w:rPr>
                <w:b/>
                <w:bCs/>
                <w:color w:val="000000"/>
              </w:rPr>
            </w:pPr>
          </w:p>
        </w:tc>
        <w:tc>
          <w:tcPr>
            <w:tcW w:w="935" w:type="pct"/>
            <w:tcBorders>
              <w:top w:val="single" w:color="auto" w:sz="4" w:space="0"/>
              <w:left w:val="nil"/>
              <w:right w:val="nil"/>
            </w:tcBorders>
            <w:shd w:val="clear" w:color="auto" w:fill="CCECFF"/>
            <w:noWrap/>
          </w:tcPr>
          <w:p w14:paraId="243D276D">
            <w:pPr>
              <w:jc w:val="center"/>
              <w:rPr>
                <w:rFonts w:hint="eastAsia"/>
                <w:color w:val="000000"/>
              </w:rPr>
            </w:pPr>
          </w:p>
        </w:tc>
        <w:tc>
          <w:tcPr>
            <w:tcW w:w="934" w:type="pct"/>
            <w:tcBorders>
              <w:top w:val="single" w:color="auto" w:sz="4" w:space="0"/>
              <w:left w:val="nil"/>
              <w:right w:val="nil"/>
            </w:tcBorders>
            <w:shd w:val="clear" w:color="auto" w:fill="CCECFF"/>
            <w:noWrap/>
          </w:tcPr>
          <w:p w14:paraId="591E3EF0">
            <w:pPr>
              <w:jc w:val="center"/>
              <w:rPr>
                <w:rFonts w:hint="eastAsia"/>
                <w:color w:val="000000"/>
              </w:rPr>
            </w:pPr>
          </w:p>
        </w:tc>
      </w:tr>
      <w:tr w14:paraId="5329CDD1">
        <w:trPr>
          <w:trHeight w:val="20" w:hRule="atLeast"/>
        </w:trPr>
        <w:tc>
          <w:tcPr>
            <w:tcW w:w="3131" w:type="pct"/>
            <w:tcBorders>
              <w:top w:val="nil"/>
              <w:left w:val="nil"/>
              <w:bottom w:val="nil"/>
              <w:right w:val="nil"/>
            </w:tcBorders>
            <w:noWrap/>
          </w:tcPr>
          <w:p w14:paraId="185BFF9E">
            <w:pPr>
              <w:rPr>
                <w:b/>
                <w:bCs/>
                <w:color w:val="000000"/>
              </w:rPr>
            </w:pPr>
            <w:r>
              <w:rPr>
                <w:b/>
                <w:bCs/>
                <w:color w:val="000000"/>
              </w:rPr>
              <w:t xml:space="preserve">Reconciliation of </w:t>
            </w:r>
            <w:del w:id="96" w:author="Guo" w:date="2026-08-19T10:45:00Z">
              <w:r>
                <w:rPr>
                  <w:b/>
                  <w:bCs/>
                  <w:color w:val="000000"/>
                </w:rPr>
                <w:delText>non-GAAP net income operations</w:delText>
              </w:r>
            </w:del>
            <w:ins w:id="97" w:author="Guo" w:date="2026-08-19T10:45:00Z">
              <w:r>
                <w:rPr>
                  <w:b/>
                  <w:bCs/>
                  <w:color w:val="000000"/>
                </w:rPr>
                <w:t>Non-GAAP Net Income Operations</w:t>
              </w:r>
            </w:ins>
            <w:r>
              <w:rPr>
                <w:b/>
                <w:bCs/>
                <w:color w:val="000000"/>
              </w:rPr>
              <w:t xml:space="preserve"> </w:t>
            </w:r>
          </w:p>
        </w:tc>
        <w:tc>
          <w:tcPr>
            <w:tcW w:w="935" w:type="pct"/>
            <w:tcBorders>
              <w:left w:val="nil"/>
              <w:right w:val="nil"/>
            </w:tcBorders>
            <w:noWrap/>
          </w:tcPr>
          <w:p w14:paraId="1C6A102A">
            <w:pPr>
              <w:jc w:val="center"/>
              <w:rPr>
                <w:rFonts w:hint="eastAsia"/>
                <w:color w:val="000000"/>
              </w:rPr>
            </w:pPr>
          </w:p>
        </w:tc>
        <w:tc>
          <w:tcPr>
            <w:tcW w:w="934" w:type="pct"/>
            <w:tcBorders>
              <w:left w:val="nil"/>
              <w:right w:val="nil"/>
            </w:tcBorders>
            <w:noWrap/>
          </w:tcPr>
          <w:p w14:paraId="2BFAE4D7">
            <w:pPr>
              <w:jc w:val="center"/>
              <w:rPr>
                <w:rFonts w:hint="eastAsia"/>
                <w:color w:val="000000"/>
              </w:rPr>
            </w:pPr>
          </w:p>
        </w:tc>
      </w:tr>
      <w:tr w14:paraId="0CA55B84">
        <w:trPr>
          <w:trHeight w:val="20" w:hRule="atLeast"/>
        </w:trPr>
        <w:tc>
          <w:tcPr>
            <w:tcW w:w="3131" w:type="pct"/>
            <w:tcBorders>
              <w:top w:val="nil"/>
              <w:left w:val="nil"/>
              <w:bottom w:val="nil"/>
              <w:right w:val="nil"/>
            </w:tcBorders>
            <w:shd w:val="clear" w:color="auto" w:fill="CCECFF"/>
            <w:noWrap/>
          </w:tcPr>
          <w:p w14:paraId="07CAEE31">
            <w:pPr>
              <w:rPr>
                <w:color w:val="000000"/>
              </w:rPr>
            </w:pPr>
            <w:r>
              <w:rPr>
                <w:color w:val="000000"/>
              </w:rPr>
              <w:t>Net income</w:t>
            </w:r>
          </w:p>
        </w:tc>
        <w:tc>
          <w:tcPr>
            <w:tcW w:w="935" w:type="pct"/>
            <w:tcBorders>
              <w:left w:val="nil"/>
              <w:right w:val="nil"/>
            </w:tcBorders>
            <w:shd w:val="clear" w:color="auto" w:fill="CCECFF"/>
            <w:noWrap/>
          </w:tcPr>
          <w:p w14:paraId="0F208626">
            <w:pPr>
              <w:jc w:val="center"/>
              <w:rPr>
                <w:rFonts w:hint="eastAsia"/>
                <w:color w:val="000000"/>
              </w:rPr>
            </w:pPr>
            <w:r>
              <w:rPr>
                <w:rFonts w:hint="eastAsia"/>
                <w:color w:val="000000"/>
              </w:rPr>
              <w:t>$</w:t>
            </w:r>
            <w:r>
              <w:rPr>
                <w:color w:val="000000"/>
              </w:rPr>
              <w:t>45,820,768</w:t>
            </w:r>
          </w:p>
        </w:tc>
        <w:tc>
          <w:tcPr>
            <w:tcW w:w="934" w:type="pct"/>
            <w:tcBorders>
              <w:left w:val="nil"/>
              <w:right w:val="nil"/>
            </w:tcBorders>
            <w:shd w:val="clear" w:color="auto" w:fill="CCECFF"/>
            <w:noWrap/>
          </w:tcPr>
          <w:p w14:paraId="6DC72A0E">
            <w:pPr>
              <w:jc w:val="center"/>
              <w:rPr>
                <w:rFonts w:hint="eastAsia"/>
                <w:color w:val="000000"/>
              </w:rPr>
            </w:pPr>
            <w:r>
              <w:rPr>
                <w:rFonts w:hint="eastAsia"/>
                <w:color w:val="000000"/>
              </w:rPr>
              <w:t>$</w:t>
            </w:r>
            <w:r>
              <w:rPr>
                <w:color w:val="000000"/>
              </w:rPr>
              <w:t>2,501,736</w:t>
            </w:r>
          </w:p>
        </w:tc>
      </w:tr>
      <w:tr w14:paraId="03B1DABB">
        <w:trPr>
          <w:trHeight w:val="20" w:hRule="atLeast"/>
        </w:trPr>
        <w:tc>
          <w:tcPr>
            <w:tcW w:w="3131" w:type="pct"/>
            <w:tcBorders>
              <w:top w:val="nil"/>
              <w:left w:val="nil"/>
              <w:bottom w:val="nil"/>
              <w:right w:val="nil"/>
            </w:tcBorders>
            <w:noWrap/>
          </w:tcPr>
          <w:p w14:paraId="098344D0">
            <w:pPr>
              <w:rPr>
                <w:b/>
                <w:bCs/>
                <w:color w:val="000000"/>
              </w:rPr>
            </w:pPr>
            <w:r>
              <w:rPr>
                <w:color w:val="000000"/>
              </w:rPr>
              <w:t>Share-based compensation</w:t>
            </w:r>
          </w:p>
        </w:tc>
        <w:tc>
          <w:tcPr>
            <w:tcW w:w="935" w:type="pct"/>
            <w:tcBorders>
              <w:left w:val="nil"/>
              <w:right w:val="nil"/>
            </w:tcBorders>
            <w:noWrap/>
          </w:tcPr>
          <w:p w14:paraId="0BF397D6">
            <w:pPr>
              <w:jc w:val="center"/>
              <w:rPr>
                <w:rFonts w:hint="eastAsia"/>
                <w:color w:val="000000"/>
              </w:rPr>
            </w:pPr>
            <w:r>
              <w:rPr>
                <w:rFonts w:hint="eastAsia"/>
                <w:color w:val="000000"/>
              </w:rPr>
              <w:t>$</w:t>
            </w:r>
            <w:r>
              <w:rPr>
                <w:color w:val="000000"/>
              </w:rPr>
              <w:t>154,900</w:t>
            </w:r>
          </w:p>
        </w:tc>
        <w:tc>
          <w:tcPr>
            <w:tcW w:w="934" w:type="pct"/>
            <w:tcBorders>
              <w:left w:val="nil"/>
              <w:right w:val="nil"/>
            </w:tcBorders>
            <w:noWrap/>
          </w:tcPr>
          <w:p w14:paraId="1B14B008">
            <w:pPr>
              <w:jc w:val="center"/>
              <w:rPr>
                <w:rFonts w:hint="eastAsia"/>
                <w:color w:val="000000"/>
              </w:rPr>
            </w:pPr>
            <w:r>
              <w:rPr>
                <w:rFonts w:hint="eastAsia"/>
                <w:color w:val="000000"/>
              </w:rPr>
              <w:t>$</w:t>
            </w:r>
            <w:r>
              <w:rPr>
                <w:color w:val="000000"/>
              </w:rPr>
              <w:t>18,000</w:t>
            </w:r>
          </w:p>
        </w:tc>
      </w:tr>
      <w:tr w14:paraId="6D5AB5B9">
        <w:trPr>
          <w:trHeight w:val="20" w:hRule="atLeast"/>
        </w:trPr>
        <w:tc>
          <w:tcPr>
            <w:tcW w:w="3131" w:type="pct"/>
            <w:tcBorders>
              <w:top w:val="nil"/>
              <w:left w:val="nil"/>
              <w:bottom w:val="nil"/>
              <w:right w:val="nil"/>
            </w:tcBorders>
            <w:shd w:val="clear" w:color="auto" w:fill="CCECFF"/>
            <w:noWrap/>
          </w:tcPr>
          <w:p w14:paraId="77BE02C7">
            <w:pPr>
              <w:rPr>
                <w:b/>
                <w:bCs/>
                <w:color w:val="000000"/>
              </w:rPr>
            </w:pPr>
            <w:r>
              <w:rPr>
                <w:color w:val="000000"/>
              </w:rPr>
              <w:t>Changes in fair value of contingent consideration</w:t>
            </w:r>
          </w:p>
        </w:tc>
        <w:tc>
          <w:tcPr>
            <w:tcW w:w="935" w:type="pct"/>
            <w:tcBorders>
              <w:left w:val="nil"/>
              <w:right w:val="nil"/>
            </w:tcBorders>
            <w:shd w:val="clear" w:color="auto" w:fill="CCECFF"/>
            <w:noWrap/>
          </w:tcPr>
          <w:p w14:paraId="4F7D842D">
            <w:pPr>
              <w:jc w:val="center"/>
              <w:rPr>
                <w:rFonts w:hint="eastAsia"/>
                <w:color w:val="000000"/>
              </w:rPr>
            </w:pPr>
            <w:r>
              <w:rPr>
                <w:color w:val="000000"/>
              </w:rPr>
              <w:t>-</w:t>
            </w:r>
          </w:p>
        </w:tc>
        <w:tc>
          <w:tcPr>
            <w:tcW w:w="934" w:type="pct"/>
            <w:tcBorders>
              <w:left w:val="nil"/>
              <w:right w:val="nil"/>
            </w:tcBorders>
            <w:shd w:val="clear" w:color="auto" w:fill="CCECFF"/>
            <w:noWrap/>
          </w:tcPr>
          <w:p w14:paraId="1D44A42B">
            <w:pPr>
              <w:jc w:val="center"/>
              <w:rPr>
                <w:rFonts w:hint="eastAsia"/>
                <w:color w:val="000000"/>
              </w:rPr>
            </w:pPr>
            <w:r>
              <w:rPr>
                <w:rFonts w:hint="eastAsia"/>
                <w:color w:val="000000"/>
              </w:rPr>
              <w:t>$</w:t>
            </w:r>
            <w:r>
              <w:rPr>
                <w:color w:val="000000"/>
              </w:rPr>
              <w:t>1,341,794</w:t>
            </w:r>
          </w:p>
        </w:tc>
      </w:tr>
      <w:tr w14:paraId="32D6524B">
        <w:trPr>
          <w:trHeight w:val="20" w:hRule="atLeast"/>
        </w:trPr>
        <w:tc>
          <w:tcPr>
            <w:tcW w:w="3131" w:type="pct"/>
            <w:tcBorders>
              <w:top w:val="nil"/>
              <w:left w:val="nil"/>
              <w:bottom w:val="nil"/>
              <w:right w:val="nil"/>
            </w:tcBorders>
            <w:noWrap/>
          </w:tcPr>
          <w:p w14:paraId="02497230">
            <w:pPr>
              <w:rPr>
                <w:color w:val="000000"/>
              </w:rPr>
            </w:pPr>
          </w:p>
        </w:tc>
        <w:tc>
          <w:tcPr>
            <w:tcW w:w="935" w:type="pct"/>
            <w:tcBorders>
              <w:left w:val="nil"/>
              <w:right w:val="nil"/>
            </w:tcBorders>
            <w:noWrap/>
            <w:vAlign w:val="center"/>
          </w:tcPr>
          <w:p w14:paraId="56AE4FD0">
            <w:pPr>
              <w:jc w:val="center"/>
              <w:rPr>
                <w:color w:val="000000"/>
              </w:rPr>
            </w:pPr>
          </w:p>
        </w:tc>
        <w:tc>
          <w:tcPr>
            <w:tcW w:w="934" w:type="pct"/>
            <w:tcBorders>
              <w:left w:val="nil"/>
              <w:right w:val="nil"/>
            </w:tcBorders>
            <w:noWrap/>
            <w:vAlign w:val="center"/>
          </w:tcPr>
          <w:p w14:paraId="7838B721">
            <w:pPr>
              <w:jc w:val="center"/>
              <w:rPr>
                <w:rFonts w:hint="eastAsia"/>
                <w:color w:val="000000"/>
              </w:rPr>
            </w:pPr>
          </w:p>
        </w:tc>
      </w:tr>
      <w:tr w14:paraId="5FC0A1E6">
        <w:trPr>
          <w:trHeight w:val="20" w:hRule="atLeast"/>
        </w:trPr>
        <w:tc>
          <w:tcPr>
            <w:tcW w:w="3131" w:type="pct"/>
            <w:tcBorders>
              <w:top w:val="nil"/>
              <w:left w:val="nil"/>
              <w:bottom w:val="nil"/>
              <w:right w:val="nil"/>
            </w:tcBorders>
            <w:shd w:val="clear" w:color="auto" w:fill="CCECFF"/>
            <w:noWrap/>
          </w:tcPr>
          <w:p w14:paraId="7264253B">
            <w:pPr>
              <w:rPr>
                <w:color w:val="000000"/>
              </w:rPr>
            </w:pPr>
            <w:r>
              <w:rPr>
                <w:rFonts w:hint="eastAsia"/>
                <w:b/>
                <w:bCs/>
                <w:color w:val="000000"/>
              </w:rPr>
              <w:t xml:space="preserve">Adjusted </w:t>
            </w:r>
            <w:r>
              <w:rPr>
                <w:b/>
                <w:bCs/>
                <w:color w:val="000000"/>
              </w:rPr>
              <w:t>Net Income (Non-GAAP)</w:t>
            </w:r>
          </w:p>
        </w:tc>
        <w:tc>
          <w:tcPr>
            <w:tcW w:w="935" w:type="pct"/>
            <w:tcBorders>
              <w:left w:val="nil"/>
              <w:right w:val="nil"/>
            </w:tcBorders>
            <w:shd w:val="clear" w:color="auto" w:fill="CCECFF"/>
            <w:noWrap/>
          </w:tcPr>
          <w:p w14:paraId="06F533F6">
            <w:pPr>
              <w:jc w:val="center"/>
              <w:rPr>
                <w:color w:val="000000"/>
              </w:rPr>
            </w:pPr>
            <w:r>
              <w:rPr>
                <w:rFonts w:hint="eastAsia"/>
                <w:color w:val="000000"/>
              </w:rPr>
              <w:t>$</w:t>
            </w:r>
            <w:r>
              <w:rPr>
                <w:color w:val="000000"/>
              </w:rPr>
              <w:t>45,975,668</w:t>
            </w:r>
          </w:p>
        </w:tc>
        <w:tc>
          <w:tcPr>
            <w:tcW w:w="934" w:type="pct"/>
            <w:tcBorders>
              <w:left w:val="nil"/>
              <w:right w:val="nil"/>
            </w:tcBorders>
            <w:shd w:val="clear" w:color="auto" w:fill="CCECFF"/>
            <w:noWrap/>
          </w:tcPr>
          <w:p w14:paraId="07D70AA9">
            <w:pPr>
              <w:jc w:val="center"/>
              <w:rPr>
                <w:rFonts w:hint="eastAsia"/>
                <w:color w:val="000000"/>
              </w:rPr>
            </w:pPr>
            <w:r>
              <w:rPr>
                <w:rFonts w:hint="eastAsia"/>
                <w:color w:val="000000"/>
              </w:rPr>
              <w:t>$</w:t>
            </w:r>
            <w:r>
              <w:rPr>
                <w:color w:val="000000"/>
              </w:rPr>
              <w:t>3,861,530</w:t>
            </w:r>
          </w:p>
        </w:tc>
      </w:tr>
    </w:tbl>
    <w:p w14:paraId="052FE4D8"/>
    <w:p w14:paraId="32574ACF"/>
    <w:p w14:paraId="29DC1E79"/>
    <w:p w14:paraId="4D4CA773">
      <w:pPr>
        <w:spacing w:after="200"/>
      </w:pPr>
    </w:p>
    <w:p w14:paraId="4E4B37D4">
      <w:pPr>
        <w:spacing w:after="200"/>
      </w:pPr>
    </w:p>
    <w:p w14:paraId="2357FA0B">
      <w:pPr>
        <w:spacing w:after="200"/>
      </w:pPr>
    </w:p>
    <w:p w14:paraId="244D99A9">
      <w:pPr>
        <w:spacing w:after="200"/>
      </w:pPr>
    </w:p>
    <w:p w14:paraId="111A70C9">
      <w:pPr>
        <w:spacing w:after="200"/>
      </w:pPr>
    </w:p>
    <w:p w14:paraId="5B00A921">
      <w:pPr>
        <w:spacing w:after="200"/>
      </w:pPr>
    </w:p>
    <w:p w14:paraId="1F2862FF">
      <w:pPr>
        <w:spacing w:after="200"/>
      </w:pPr>
    </w:p>
    <w:p w14:paraId="724F47B4">
      <w:pPr>
        <w:spacing w:after="200"/>
      </w:pPr>
    </w:p>
    <w:p w14:paraId="243DFB86">
      <w:pPr>
        <w:spacing w:after="200"/>
      </w:pPr>
    </w:p>
    <w:p w14:paraId="547B7376">
      <w:pPr>
        <w:spacing w:after="200"/>
      </w:pPr>
    </w:p>
    <w:p w14:paraId="473D36A5">
      <w:pPr>
        <w:spacing w:after="200"/>
      </w:pPr>
    </w:p>
    <w:p w14:paraId="071429FB">
      <w:pPr>
        <w:spacing w:after="200"/>
      </w:pPr>
    </w:p>
    <w:sectPr>
      <w:pgSz w:w="12240" w:h="15840"/>
      <w:pgMar w:top="1080" w:right="1080" w:bottom="1080" w:left="108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iger, Ze'-ev D." w:date="2026-08-18T00:04:00Z" w:initials="EZeD">
    <w:p w14:paraId="09683751">
      <w:pPr>
        <w:pStyle w:val="8"/>
      </w:pPr>
      <w:r>
        <w:t>Does it make more sense to move this right after the financial highlights and then we don’t have two sets of bullets back to back? It would also read better.</w:t>
      </w:r>
    </w:p>
  </w:comment>
  <w:comment w:id="1" w:author="Eiger, Ze'-ev D." w:date="2026-08-17T23:59:00Z" w:initials="EZeD">
    <w:p w14:paraId="36E24F53">
      <w:pPr>
        <w:pStyle w:val="8"/>
      </w:pPr>
      <w:r>
        <w:t>Not provided for Q2 in section above. Any particular reason why?</w:t>
      </w:r>
    </w:p>
  </w:comment>
  <w:comment w:id="2" w:author="Eiger, Ze'-ev D." w:date="2026-08-17T23:59:00Z" w:initials="EZeD">
    <w:p w14:paraId="0281DF50">
      <w:pPr>
        <w:pStyle w:val="8"/>
      </w:pPr>
      <w:r>
        <w:t>Not provided for Q2 in section above. Any particular reason why?</w:t>
      </w:r>
    </w:p>
  </w:comment>
  <w:comment w:id="3" w:author="Eiger, Ze'-ev D." w:date="2026-08-18T00:00:00Z" w:initials="EZeD">
    <w:p w14:paraId="379393C9">
      <w:pPr>
        <w:pStyle w:val="8"/>
      </w:pPr>
      <w:r>
        <w:t>Not provided for Q2 in section above. Any particular reason why?</w:t>
      </w:r>
    </w:p>
  </w:comment>
  <w:comment w:id="4" w:author="Wang, Chenyi" w:date="2026-08-17T21:35:00Z" w:initials="CW">
    <w:p w14:paraId="1E0EE6E7">
      <w:pPr>
        <w:pStyle w:val="8"/>
      </w:pPr>
      <w:r>
        <w:t>Company to confirm.  This seems to be Non-GAAP Adjusted EBITDA, not Non-GAAP net income.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9683751" w15:done="1"/>
  <w15:commentEx w15:paraId="36E24F53" w15:done="1"/>
  <w15:commentEx w15:paraId="0281DF50" w15:done="1"/>
  <w15:commentEx w15:paraId="379393C9" w15:done="1"/>
  <w15:commentEx w15:paraId="1E0EE6E7"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Tahoma">
    <w:panose1 w:val="020B0604030504040204"/>
    <w:charset w:val="00"/>
    <w:family w:val="auto"/>
    <w:pitch w:val="default"/>
    <w:sig w:usb0="E1002AFF" w:usb1="C000605B" w:usb2="00000029" w:usb3="00000000" w:csb0="200101FF" w:csb1="2028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926B7"/>
    <w:multiLevelType w:val="multilevel"/>
    <w:tmpl w:val="00D926B7"/>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o">
    <w15:presenceInfo w15:providerId="None" w15:userId="Guo"/>
  </w15:person>
  <w15:person w15:author="Guo [2]">
    <w15:presenceInfo w15:providerId="WPS Office" w15:userId="2967662197"/>
  </w15:person>
  <w15:person w15:author="Eiger, Ze'-ev D.">
    <w15:presenceInfo w15:providerId="AD" w15:userId="S::zeiger@rc.com::3636ffd6-70f0-4511-a162-9b2922f50465"/>
  </w15:person>
  <w15:person w15:author="Wang, Chenyi">
    <w15:presenceInfo w15:providerId="AD" w15:userId="S::cwang@rc.com::7191e2a3-1165-4a12-9e43-c87c91b937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displayBackgroundShape w:val="1"/>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1EA"/>
    <w:rsid w:val="00044088"/>
    <w:rsid w:val="00131035"/>
    <w:rsid w:val="0014438E"/>
    <w:rsid w:val="001516F6"/>
    <w:rsid w:val="00166399"/>
    <w:rsid w:val="001B1C8E"/>
    <w:rsid w:val="001D4135"/>
    <w:rsid w:val="002155D0"/>
    <w:rsid w:val="00216BA8"/>
    <w:rsid w:val="002440BC"/>
    <w:rsid w:val="002544C7"/>
    <w:rsid w:val="002726E7"/>
    <w:rsid w:val="002B51CA"/>
    <w:rsid w:val="00360671"/>
    <w:rsid w:val="003647A1"/>
    <w:rsid w:val="003B2571"/>
    <w:rsid w:val="00420BE1"/>
    <w:rsid w:val="004719A5"/>
    <w:rsid w:val="00472D8B"/>
    <w:rsid w:val="004A11CB"/>
    <w:rsid w:val="005031EA"/>
    <w:rsid w:val="00516F7B"/>
    <w:rsid w:val="0055150B"/>
    <w:rsid w:val="005F5005"/>
    <w:rsid w:val="00600ECF"/>
    <w:rsid w:val="006158B0"/>
    <w:rsid w:val="006F2265"/>
    <w:rsid w:val="007144F6"/>
    <w:rsid w:val="00784B0A"/>
    <w:rsid w:val="007D7513"/>
    <w:rsid w:val="00846D03"/>
    <w:rsid w:val="008555A1"/>
    <w:rsid w:val="00934368"/>
    <w:rsid w:val="00996E56"/>
    <w:rsid w:val="009F4889"/>
    <w:rsid w:val="00A450DE"/>
    <w:rsid w:val="00AE2E0B"/>
    <w:rsid w:val="00B46193"/>
    <w:rsid w:val="00B730F3"/>
    <w:rsid w:val="00C86E29"/>
    <w:rsid w:val="00CA4508"/>
    <w:rsid w:val="00D52806"/>
    <w:rsid w:val="00DB716C"/>
    <w:rsid w:val="00E67B24"/>
    <w:rsid w:val="00EE6982"/>
    <w:rsid w:val="00EF2B7E"/>
    <w:rsid w:val="00F61037"/>
    <w:rsid w:val="00FE3841"/>
    <w:rsid w:val="00FF57EF"/>
    <w:rsid w:val="697B7B10"/>
    <w:rsid w:val="A7BBD806"/>
    <w:rsid w:val="F1D7B1A9"/>
  </w:rsids>
  <m:mathPr>
    <m:mathFont m:val="Cambria Math"/>
    <m:brkBin m:val="before"/>
    <m:brkBinSub m:val="--"/>
    <m:smallFrac m:val="0"/>
    <m:dispDef/>
    <m:lMargin m:val="0"/>
    <m:rMargin m:val="0"/>
    <m:defJc m:val="centerGroup"/>
    <m:wrapIndent m:val="1440"/>
    <m:intLim m:val="subSup"/>
    <m:naryLim m:val="undOvr"/>
  </m:mathPr>
  <w:themeFontLang w:val="zh-CN"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zh-CN" w:eastAsia="zh-CN" w:bidi="th-TH"/>
    </w:rPr>
  </w:style>
  <w:style w:type="paragraph" w:styleId="2">
    <w:name w:val="heading 1"/>
    <w:qFormat/>
    <w:uiPriority w:val="9"/>
    <w:pPr>
      <w:outlineLvl w:val="0"/>
    </w:pPr>
    <w:rPr>
      <w:rFonts w:ascii="Times New Roman" w:hAnsi="Times New Roman" w:eastAsia="宋体" w:cs="Times New Roman"/>
      <w:color w:val="2E74B5"/>
      <w:sz w:val="32"/>
      <w:szCs w:val="32"/>
      <w:lang w:val="zh-CN" w:eastAsia="zh-CN" w:bidi="th-TH"/>
    </w:rPr>
  </w:style>
  <w:style w:type="paragraph" w:styleId="3">
    <w:name w:val="heading 2"/>
    <w:semiHidden/>
    <w:unhideWhenUsed/>
    <w:qFormat/>
    <w:uiPriority w:val="9"/>
    <w:pPr>
      <w:outlineLvl w:val="1"/>
    </w:pPr>
    <w:rPr>
      <w:rFonts w:ascii="Times New Roman" w:hAnsi="Times New Roman" w:eastAsia="宋体" w:cs="Times New Roman"/>
      <w:color w:val="2E74B5"/>
      <w:sz w:val="26"/>
      <w:szCs w:val="26"/>
      <w:lang w:val="zh-CN" w:eastAsia="zh-CN" w:bidi="th-TH"/>
    </w:rPr>
  </w:style>
  <w:style w:type="paragraph" w:styleId="4">
    <w:name w:val="heading 3"/>
    <w:semiHidden/>
    <w:unhideWhenUsed/>
    <w:qFormat/>
    <w:uiPriority w:val="9"/>
    <w:pPr>
      <w:outlineLvl w:val="2"/>
    </w:pPr>
    <w:rPr>
      <w:rFonts w:ascii="Times New Roman" w:hAnsi="Times New Roman" w:eastAsia="宋体" w:cs="Times New Roman"/>
      <w:color w:val="1F4D78"/>
      <w:sz w:val="24"/>
      <w:szCs w:val="24"/>
      <w:lang w:val="zh-CN" w:eastAsia="zh-CN" w:bidi="th-TH"/>
    </w:rPr>
  </w:style>
  <w:style w:type="paragraph" w:styleId="5">
    <w:name w:val="heading 4"/>
    <w:semiHidden/>
    <w:unhideWhenUsed/>
    <w:qFormat/>
    <w:uiPriority w:val="9"/>
    <w:pPr>
      <w:outlineLvl w:val="3"/>
    </w:pPr>
    <w:rPr>
      <w:rFonts w:ascii="Times New Roman" w:hAnsi="Times New Roman" w:eastAsia="宋体" w:cs="Times New Roman"/>
      <w:i/>
      <w:iCs/>
      <w:color w:val="2E74B5"/>
      <w:lang w:val="zh-CN" w:eastAsia="zh-CN" w:bidi="th-TH"/>
    </w:rPr>
  </w:style>
  <w:style w:type="paragraph" w:styleId="6">
    <w:name w:val="heading 5"/>
    <w:semiHidden/>
    <w:unhideWhenUsed/>
    <w:qFormat/>
    <w:uiPriority w:val="9"/>
    <w:pPr>
      <w:outlineLvl w:val="4"/>
    </w:pPr>
    <w:rPr>
      <w:rFonts w:ascii="Times New Roman" w:hAnsi="Times New Roman" w:eastAsia="宋体" w:cs="Times New Roman"/>
      <w:color w:val="2E74B5"/>
      <w:lang w:val="zh-CN" w:eastAsia="zh-CN" w:bidi="th-TH"/>
    </w:rPr>
  </w:style>
  <w:style w:type="paragraph" w:styleId="7">
    <w:name w:val="heading 6"/>
    <w:semiHidden/>
    <w:unhideWhenUsed/>
    <w:qFormat/>
    <w:uiPriority w:val="9"/>
    <w:pPr>
      <w:outlineLvl w:val="5"/>
    </w:pPr>
    <w:rPr>
      <w:rFonts w:ascii="Times New Roman" w:hAnsi="Times New Roman" w:eastAsia="宋体" w:cs="Times New Roman"/>
      <w:color w:val="1F4D78"/>
      <w:lang w:val="zh-CN" w:eastAsia="zh-CN" w:bidi="th-TH"/>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33"/>
    <w:unhideWhenUsed/>
    <w:uiPriority w:val="99"/>
    <w:rPr>
      <w:rFonts w:cs="Angsana New"/>
      <w:szCs w:val="25"/>
    </w:rPr>
  </w:style>
  <w:style w:type="paragraph" w:styleId="9">
    <w:name w:val="endnote text"/>
    <w:link w:val="27"/>
    <w:semiHidden/>
    <w:unhideWhenUsed/>
    <w:uiPriority w:val="99"/>
    <w:rPr>
      <w:rFonts w:ascii="Times New Roman" w:hAnsi="Times New Roman" w:eastAsia="宋体" w:cs="Times New Roman"/>
      <w:lang w:val="zh-CN" w:eastAsia="zh-CN" w:bidi="th-TH"/>
    </w:rPr>
  </w:style>
  <w:style w:type="paragraph" w:styleId="10">
    <w:name w:val="Balloon Text"/>
    <w:basedOn w:val="1"/>
    <w:link w:val="35"/>
    <w:semiHidden/>
    <w:unhideWhenUsed/>
    <w:uiPriority w:val="99"/>
    <w:rPr>
      <w:rFonts w:ascii="Segoe UI" w:hAnsi="Segoe UI" w:cs="Angsana New"/>
      <w:sz w:val="18"/>
      <w:szCs w:val="22"/>
    </w:rPr>
  </w:style>
  <w:style w:type="paragraph" w:styleId="11">
    <w:name w:val="footer"/>
    <w:basedOn w:val="1"/>
    <w:link w:val="30"/>
    <w:unhideWhenUsed/>
    <w:uiPriority w:val="99"/>
    <w:pPr>
      <w:tabs>
        <w:tab w:val="center" w:pos="4513"/>
        <w:tab w:val="right" w:pos="9026"/>
      </w:tabs>
    </w:pPr>
    <w:rPr>
      <w:rFonts w:cs="Angsana New"/>
      <w:szCs w:val="25"/>
    </w:rPr>
  </w:style>
  <w:style w:type="paragraph" w:styleId="12">
    <w:name w:val="header"/>
    <w:basedOn w:val="1"/>
    <w:link w:val="29"/>
    <w:unhideWhenUsed/>
    <w:uiPriority w:val="99"/>
    <w:pPr>
      <w:tabs>
        <w:tab w:val="center" w:pos="4513"/>
        <w:tab w:val="right" w:pos="9026"/>
      </w:tabs>
    </w:pPr>
    <w:rPr>
      <w:rFonts w:cs="Angsana New"/>
      <w:szCs w:val="25"/>
    </w:rPr>
  </w:style>
  <w:style w:type="paragraph" w:styleId="13">
    <w:name w:val="footnote text"/>
    <w:link w:val="26"/>
    <w:semiHidden/>
    <w:unhideWhenUsed/>
    <w:uiPriority w:val="99"/>
    <w:rPr>
      <w:rFonts w:ascii="Times New Roman" w:hAnsi="Times New Roman" w:eastAsia="宋体" w:cs="Times New Roman"/>
      <w:lang w:val="zh-CN" w:eastAsia="zh-CN" w:bidi="th-TH"/>
    </w:rPr>
  </w:style>
  <w:style w:type="paragraph" w:styleId="14">
    <w:name w:val="Title"/>
    <w:qFormat/>
    <w:uiPriority w:val="10"/>
    <w:rPr>
      <w:rFonts w:ascii="Times New Roman" w:hAnsi="Times New Roman" w:eastAsia="宋体" w:cs="Times New Roman"/>
      <w:sz w:val="56"/>
      <w:szCs w:val="56"/>
      <w:lang w:val="zh-CN" w:eastAsia="zh-CN" w:bidi="th-TH"/>
    </w:rPr>
  </w:style>
  <w:style w:type="paragraph" w:styleId="15">
    <w:name w:val="annotation subject"/>
    <w:basedOn w:val="8"/>
    <w:next w:val="8"/>
    <w:link w:val="34"/>
    <w:semiHidden/>
    <w:unhideWhenUsed/>
    <w:uiPriority w:val="99"/>
    <w:rPr>
      <w:b/>
      <w:bCs/>
    </w:rPr>
  </w:style>
  <w:style w:type="character" w:styleId="18">
    <w:name w:val="Strong"/>
    <w:basedOn w:val="17"/>
    <w:qFormat/>
    <w:uiPriority w:val="22"/>
    <w:rPr>
      <w:b/>
      <w:bCs/>
    </w:rPr>
  </w:style>
  <w:style w:type="character" w:styleId="19">
    <w:name w:val="endnote reference"/>
    <w:semiHidden/>
    <w:unhideWhenUsed/>
    <w:uiPriority w:val="99"/>
    <w:rPr>
      <w:vertAlign w:val="superscript"/>
    </w:rPr>
  </w:style>
  <w:style w:type="character" w:styleId="20">
    <w:name w:val="Emphasis"/>
    <w:basedOn w:val="17"/>
    <w:qFormat/>
    <w:uiPriority w:val="20"/>
    <w:rPr>
      <w:i/>
      <w:iCs/>
    </w:rPr>
  </w:style>
  <w:style w:type="character" w:styleId="21">
    <w:name w:val="Hyperlink"/>
    <w:unhideWhenUsed/>
    <w:uiPriority w:val="99"/>
    <w:rPr>
      <w:color w:val="0563C1"/>
      <w:u w:val="single"/>
    </w:rPr>
  </w:style>
  <w:style w:type="character" w:styleId="22">
    <w:name w:val="annotation reference"/>
    <w:basedOn w:val="17"/>
    <w:semiHidden/>
    <w:unhideWhenUsed/>
    <w:uiPriority w:val="99"/>
    <w:rPr>
      <w:sz w:val="16"/>
      <w:szCs w:val="16"/>
    </w:rPr>
  </w:style>
  <w:style w:type="character" w:styleId="23">
    <w:name w:val="footnote reference"/>
    <w:semiHidden/>
    <w:unhideWhenUsed/>
    <w:uiPriority w:val="99"/>
    <w:rPr>
      <w:vertAlign w:val="superscript"/>
    </w:rPr>
  </w:style>
  <w:style w:type="paragraph" w:customStyle="1" w:styleId="24">
    <w:name w:val="Strong1"/>
    <w:qFormat/>
    <w:uiPriority w:val="0"/>
    <w:rPr>
      <w:rFonts w:ascii="Times New Roman" w:hAnsi="Times New Roman" w:eastAsia="宋体" w:cs="Times New Roman"/>
      <w:b/>
      <w:bCs/>
      <w:lang w:val="zh-CN" w:eastAsia="zh-CN" w:bidi="th-TH"/>
    </w:rPr>
  </w:style>
  <w:style w:type="paragraph" w:styleId="25">
    <w:name w:val="List Paragraph"/>
    <w:qFormat/>
    <w:uiPriority w:val="0"/>
    <w:rPr>
      <w:rFonts w:ascii="Times New Roman" w:hAnsi="Times New Roman" w:eastAsia="宋体" w:cs="Times New Roman"/>
      <w:lang w:val="zh-CN" w:eastAsia="zh-CN" w:bidi="th-TH"/>
    </w:rPr>
  </w:style>
  <w:style w:type="character" w:customStyle="1" w:styleId="26">
    <w:name w:val="Footnote Text Char"/>
    <w:link w:val="13"/>
    <w:semiHidden/>
    <w:unhideWhenUsed/>
    <w:uiPriority w:val="99"/>
    <w:rPr>
      <w:sz w:val="20"/>
      <w:szCs w:val="20"/>
    </w:rPr>
  </w:style>
  <w:style w:type="character" w:customStyle="1" w:styleId="27">
    <w:name w:val="Endnote Text Char"/>
    <w:link w:val="9"/>
    <w:semiHidden/>
    <w:unhideWhenUsed/>
    <w:uiPriority w:val="99"/>
    <w:rPr>
      <w:sz w:val="20"/>
      <w:szCs w:val="20"/>
    </w:rPr>
  </w:style>
  <w:style w:type="character" w:customStyle="1" w:styleId="28">
    <w:name w:val="Unresolved Mention"/>
    <w:basedOn w:val="17"/>
    <w:semiHidden/>
    <w:unhideWhenUsed/>
    <w:uiPriority w:val="99"/>
    <w:rPr>
      <w:color w:val="605E5C"/>
      <w:shd w:val="clear" w:color="auto" w:fill="E1DFDD"/>
    </w:rPr>
  </w:style>
  <w:style w:type="character" w:customStyle="1" w:styleId="29">
    <w:name w:val="Header Char"/>
    <w:basedOn w:val="17"/>
    <w:link w:val="12"/>
    <w:uiPriority w:val="99"/>
    <w:rPr>
      <w:rFonts w:cs="Angsana New"/>
      <w:szCs w:val="25"/>
    </w:rPr>
  </w:style>
  <w:style w:type="character" w:customStyle="1" w:styleId="30">
    <w:name w:val="Footer Char"/>
    <w:basedOn w:val="17"/>
    <w:link w:val="11"/>
    <w:uiPriority w:val="99"/>
    <w:rPr>
      <w:rFonts w:cs="Angsana New"/>
      <w:szCs w:val="25"/>
    </w:rPr>
  </w:style>
  <w:style w:type="paragraph" w:customStyle="1" w:styleId="31">
    <w:name w:val="Revision"/>
    <w:hidden/>
    <w:semiHidden/>
    <w:uiPriority w:val="99"/>
    <w:rPr>
      <w:rFonts w:ascii="Times New Roman" w:hAnsi="Times New Roman" w:eastAsia="宋体" w:cs="Angsana New"/>
      <w:szCs w:val="25"/>
      <w:lang w:val="zh-CN" w:eastAsia="zh-CN" w:bidi="th-TH"/>
    </w:rPr>
  </w:style>
  <w:style w:type="paragraph" w:customStyle="1" w:styleId="32">
    <w:name w:val="font-claude-response-body"/>
    <w:basedOn w:val="1"/>
    <w:uiPriority w:val="0"/>
    <w:pPr>
      <w:spacing w:before="100" w:beforeAutospacing="1" w:after="100" w:afterAutospacing="1"/>
    </w:pPr>
    <w:rPr>
      <w:sz w:val="24"/>
      <w:szCs w:val="24"/>
      <w:lang w:val="en-US" w:eastAsia="en-US" w:bidi="ar-SA"/>
    </w:rPr>
  </w:style>
  <w:style w:type="character" w:customStyle="1" w:styleId="33">
    <w:name w:val="Comment Text Char"/>
    <w:basedOn w:val="17"/>
    <w:link w:val="8"/>
    <w:uiPriority w:val="99"/>
    <w:rPr>
      <w:rFonts w:cs="Angsana New"/>
      <w:szCs w:val="25"/>
    </w:rPr>
  </w:style>
  <w:style w:type="character" w:customStyle="1" w:styleId="34">
    <w:name w:val="Comment Subject Char"/>
    <w:basedOn w:val="33"/>
    <w:link w:val="15"/>
    <w:semiHidden/>
    <w:uiPriority w:val="99"/>
    <w:rPr>
      <w:rFonts w:cs="Angsana New"/>
      <w:b/>
      <w:bCs/>
      <w:szCs w:val="25"/>
    </w:rPr>
  </w:style>
  <w:style w:type="character" w:customStyle="1" w:styleId="35">
    <w:name w:val="Balloon Text Char"/>
    <w:basedOn w:val="17"/>
    <w:link w:val="10"/>
    <w:semiHidden/>
    <w:uiPriority w:val="99"/>
    <w:rPr>
      <w:rFonts w:ascii="Segoe UI" w:hAnsi="Segoe UI" w:cs="Angsana New"/>
      <w:sz w:val="18"/>
      <w:szCs w:val="22"/>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4123</Words>
  <Characters>23505</Characters>
  <Lines>195</Lines>
  <Paragraphs>55</Paragraphs>
  <TotalTime>973</TotalTime>
  <ScaleCrop>false</ScaleCrop>
  <LinksUpToDate>false</LinksUpToDate>
  <CharactersWithSpaces>27573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2026-08-19T07:49:00Z</dcterms:created>
  <dc:creator>Mellissak</dc:creator>
  <cp:lastModifiedBy>Guo</cp:lastModifiedBy>
  <dcterms:modified xsi:type="dcterms:W3CDTF">2026-08-25T04:05:19Z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2B9D2202452952599F15856A4B80A4A4_43</vt:lpwstr>
  </property>
</Properties>
</file>